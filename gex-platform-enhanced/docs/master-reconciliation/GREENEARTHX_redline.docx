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76B4C4" w14:textId="77777777" w:rsidR="00900422" w:rsidRDefault="00900422" w:rsidP="00900422">
      <w:pPr>
        <w:spacing w:after="120"/>
        <w:jc w:val="center"/>
      </w:pPr>
      <w:r>
        <w:rPr>
          <w:b/>
          <w:bCs/>
          <w:color w:val="1A6B3C"/>
          <w:sz w:val="56"/>
          <w:szCs w:val="56"/>
        </w:rPr>
        <w:t>GREENEARTHX</w:t>
      </w:r>
    </w:p>
    <w:p w14:paraId="1C018C43" w14:textId="77777777" w:rsidR="00900422" w:rsidRDefault="00900422">
      <w:pPr>
        <w:pStyle w:val="ListParagraph"/>
        <w:numPr>
          <w:ilvl w:val="0"/>
          <w:numId w:val="1"/>
        </w:numPr>
        <w:spacing w:after="240"/>
        <w:jc w:val="center"/>
      </w:pPr>
      <w:r>
        <w:rPr>
          <w:color w:val="5A5A5A"/>
        </w:rPr>
        <w:t>INTERNAL —</w:t>
      </w:r>
    </w:p>
    <w:p w14:paraId="026E9DA4" w14:textId="1FBE81DC" w:rsidR="0070014C" w:rsidRPr="00900422" w:rsidRDefault="003B6AA0" w:rsidP="00900422">
      <w:pPr>
        <w:pBdr>
          <w:top w:val="single" w:sz="4" w:space="1" w:color="auto"/>
          <w:bottom w:val="single" w:sz="4" w:space="1" w:color="00B050"/>
        </w:pBdr>
        <w:spacing w:after="80"/>
        <w:jc w:val="center"/>
        <w:rPr>
          <w:rFonts w:ascii="HELVETICA NEUE CONDENSED" w:hAnsi="HELVETICA NEUE CONDENSED"/>
          <w:b/>
          <w:bCs/>
          <w:color w:val="3B3838" w:themeColor="background2" w:themeShade="40"/>
          <w:sz w:val="21"/>
          <w:szCs w:val="21"/>
        </w:rPr>
      </w:pPr>
      <w:r>
        <w:rPr>
          <w:rFonts w:ascii="HELVETICA NEUE CONDENSED" w:hAnsi="HELVETICA NEUE CONDENSED"/>
          <w:b/>
          <w:bCs/>
          <w:color w:val="3B3838" w:themeColor="background2" w:themeShade="40"/>
          <w:sz w:val="48"/>
          <w:szCs w:val="48"/>
        </w:rPr>
        <w:t>Architecture</w:t>
      </w:r>
    </w:p>
    <w:p w14:paraId="68A25200" w14:textId="77777777" w:rsidR="00900422" w:rsidRDefault="00900422" w:rsidP="00900422">
      <w:pPr>
        <w:spacing w:after="240"/>
        <w:rPr>
          <w:color w:val="64748B"/>
          <w:sz w:val="20"/>
          <w:szCs w:val="20"/>
        </w:rPr>
      </w:pPr>
    </w:p>
    <w:p w14:paraId="3630B766" w14:textId="6B129DE4" w:rsidR="00900422" w:rsidRDefault="00900422" w:rsidP="00900422">
      <w:pPr>
        <w:jc w:val="center"/>
        <w:rPr>
          <w:color w:val="64748B"/>
          <w:sz w:val="20"/>
          <w:szCs w:val="20"/>
        </w:rPr>
      </w:pPr>
      <w:r>
        <w:rPr>
          <w:color w:val="64748B"/>
          <w:sz w:val="20"/>
          <w:szCs w:val="20"/>
        </w:rPr>
        <w:t>WORKING DOCUMENT ·</w:t>
      </w:r>
    </w:p>
    <w:p w14:paraId="05F89608" w14:textId="67143E95" w:rsidR="00900422" w:rsidRDefault="00900422" w:rsidP="00900422">
      <w:pPr>
        <w:jc w:val="center"/>
      </w:pPr>
      <w:r>
        <w:rPr>
          <w:color w:val="64748B"/>
          <w:sz w:val="20"/>
          <w:szCs w:val="20"/>
        </w:rPr>
        <w:t>v4.5· Sep 30 2026 · Internal: Product / Finance / Engineering</w:t>
      </w:r>
    </w:p>
    <w:p w14:paraId="2CA05972" w14:textId="2BF6C8C8" w:rsidR="0070014C" w:rsidRDefault="000B049D" w:rsidP="000B049D">
      <w:pPr>
        <w:spacing w:after="400"/>
        <w:jc w:val="center"/>
      </w:pPr>
      <w:r>
        <w:rPr>
          <w:color w:val="0EA5A0"/>
          <w:sz w:val="32"/>
          <w:szCs w:val="32"/>
        </w:rPr>
        <w:br/>
        <w:t>Bridge to Cap. · Tokenisation · Trading· TEA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014C" w14:paraId="3D2EDCD5" w14:textId="77777777">
        <w:tc>
          <w:tcPr>
            <w:tcW w:w="0" w:type="auto"/>
            <w:tcBorders>
              <w:top w:val="none" w:sz="0" w:space="0" w:color="FFFFFF"/>
              <w:left w:val="none" w:sz="0" w:space="0" w:color="FFFFFF"/>
              <w:bottom w:val="none" w:sz="0" w:space="0" w:color="FFFFFF"/>
              <w:right w:val="none" w:sz="0" w:space="0" w:color="FFFFFF"/>
            </w:tcBorders>
            <w:shd w:val="clear" w:color="auto" w:fill="E8F4F4"/>
            <w:tcMar>
              <w:top w:w="120" w:type="dxa"/>
              <w:left w:w="200" w:type="dxa"/>
              <w:bottom w:w="120" w:type="dxa"/>
              <w:right w:w="200" w:type="dxa"/>
            </w:tcMar>
          </w:tcPr>
          <w:p w14:paraId="1E942828" w14:textId="77777777" w:rsidR="000B049D" w:rsidRDefault="000B049D" w:rsidP="000B049D">
            <w:pPr>
              <w:shd w:val="clear" w:color="auto" w:fill="FFFFFF" w:themeFill="background1"/>
              <w:spacing w:after="80"/>
              <w:jc w:val="center"/>
            </w:pPr>
            <w:r>
              <w:rPr>
                <w:b/>
                <w:bCs/>
                <w:color w:val="1A6B3C"/>
                <w:sz w:val="24"/>
                <w:szCs w:val="24"/>
              </w:rPr>
              <w:t>Governing Doctrine</w:t>
            </w:r>
          </w:p>
          <w:p w14:paraId="34D553C9" w14:textId="77777777" w:rsidR="000B049D" w:rsidRDefault="000B049D">
            <w:pPr>
              <w:rPr>
                <w:b/>
                <w:bCs/>
                <w:color w:val="1A2332"/>
                <w:sz w:val="20"/>
                <w:szCs w:val="20"/>
              </w:rPr>
            </w:pPr>
          </w:p>
          <w:p w14:paraId="76FC03E8" w14:textId="77777777" w:rsidR="0070014C" w:rsidRDefault="003B6AA0">
            <w:r>
              <w:rPr>
                <w:color w:val="1A2332"/>
                <w:sz w:val="20"/>
                <w:szCs w:val="20"/>
              </w:rPr>
              <w:t>A green fuel project is an evidence chain that travels from package to capital, then from production to token, then from token to trade — one identity, one provenance, three layers.</w:t>
            </w:r>
          </w:p>
        </w:tc>
      </w:tr>
    </w:tbl>
    <w:p w14:paraId="49DAB377" w14:textId="77777777" w:rsidR="0070014C" w:rsidRDefault="0070014C">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014C" w14:paraId="04687291" w14:textId="77777777">
        <w:tc>
          <w:tcPr>
            <w:tcW w:w="0" w:type="auto"/>
            <w:tcBorders>
              <w:top w:val="none" w:sz="0" w:space="0" w:color="FFFFFF"/>
              <w:left w:val="none" w:sz="0" w:space="0" w:color="FFFFFF"/>
              <w:bottom w:val="none" w:sz="0" w:space="0" w:color="FFFFFF"/>
              <w:right w:val="none" w:sz="0" w:space="0" w:color="FFFFFF"/>
            </w:tcBorders>
            <w:shd w:val="clear" w:color="auto" w:fill="FEF3C7"/>
            <w:tcMar>
              <w:top w:w="120" w:type="dxa"/>
              <w:left w:w="200" w:type="dxa"/>
              <w:bottom w:w="120" w:type="dxa"/>
              <w:right w:w="200" w:type="dxa"/>
            </w:tcMar>
          </w:tcPr>
          <w:p w14:paraId="6623BF22" w14:textId="62073C6B" w:rsidR="0070014C" w:rsidRDefault="003B6AA0">
            <w:commentRangeStart w:id="0"/>
            <w:del w:id="1" w:author="Claude" w:date="2026-09-30T15:00:00Z">
              <w:r>
                <w:rPr>
                  <w:b/>
                  <w:bCs/>
                  <w:color w:val="B45309"/>
                  <w:sz w:val="18"/>
                  <w:szCs w:val="18"/>
                </w:rPr>
                <w:delText xml:space="preserve">Reading note (v4.4).  </w:delText>
              </w:r>
              <w:r>
                <w:rPr>
                  <w:color w:val="1A2332"/>
                  <w:sz w:val="18"/>
                  <w:szCs w:val="18"/>
                </w:rPr>
                <w:delText>This document supersedes GEX Operating Architecture v4.1 (May 12 2026). v4.2 updated the implementation status audit to reflect the May 2026 build sprint. Key changes: (1) 9 previously missing backend entities are now implemented (mass_balance, settlement_events, lineage, evidence_ledger, dfi_criteria, drawdown_schedule, spend_wave, carbon_attribution, sovereign_instruments). (2) Adjacency Doctrine (§3.5) now has a full backend: nightly proximity computation, adjacency_cache table, and GET /benchmark endpoint. (3) Lineage (§7) now has 8-source real DB fan-out replacing mock data. (4) ABAC expanded to 15 actor types including ECA and DFI_CONCESSIONAL. (5) Token, marketplace, and matching schemas upgraded to full v4.0 specification. All prior v4.1 spec content is preserved unchanged; only the status appendix is updated.</w:delText>
              </w:r>
            </w:del>
            <w:ins w:id="2" w:author="Claude" w:date="2026-09-30T15:00:00Z">
              <w:r>
                <w:rPr>
                  <w:b/>
                  <w:bCs/>
                  <w:color w:val="B45309"/>
                  <w:sz w:val="18"/>
                  <w:szCs w:val="18"/>
                </w:rPr>
                <w:t>Reading note (v4.5, 30 Sep 2026).</w:t>
              </w:r>
              <w:r>
                <w:rPr>
                  <w:color w:val="1A2332"/>
                  <w:sz w:val="18"/>
                  <w:szCs w:val="18"/>
                </w:rPr>
                <w:t xml:space="preserve">  This document supersedes GEX Operating Architecture v4.1 (May 12 2026). v4.5 aligns its gate, state, capital, verification and persona vocabulary with GEX evidence rules 4.1.0 and points to the client master (GEX-Gates-Master v2, docs/master-reconciliation) for every definition. It no longer carries build status: the implementation audit moved to docs/CLAUDE_HANDOFF.md §8 item 39, re-verified on 30 Sep 2026. Illustrative numbers are labelled as such.</w:t>
              </w:r>
            </w:ins>
            <w:commentRangeEnd w:id="0"/>
            <w:r>
              <w:rPr>
                <w:rStyle w:val="CommentReference"/>
                <w:sz w:val="22"/>
                <w:szCs w:val="22"/>
              </w:rPr>
              <w:commentReference w:id="0"/>
            </w:r>
          </w:p>
        </w:tc>
      </w:tr>
    </w:tbl>
    <w:p w14:paraId="35FFD7C7" w14:textId="77777777" w:rsidR="0070014C" w:rsidRDefault="003B6AA0">
      <w:r>
        <w:br w:type="page"/>
      </w:r>
    </w:p>
    <w:bookmarkStart w:id="3" w:name="sec1"/>
    <w:p w14:paraId="707191DC" w14:textId="10E3FA68" w:rsidR="001E1C99" w:rsidRDefault="00523F4E">
      <w:pPr>
        <w:pStyle w:val="TOC1"/>
        <w:tabs>
          <w:tab w:val="right" w:leader="dot" w:pos="9736"/>
        </w:tabs>
        <w:rPr>
          <w:rFonts w:asciiTheme="minorHAnsi" w:eastAsiaTheme="minorEastAsia" w:hAnsiTheme="minorHAnsi" w:cstheme="minorBidi"/>
          <w:noProof/>
          <w:kern w:val="2"/>
          <w:sz w:val="24"/>
          <w:szCs w:val="24"/>
          <w14:ligatures w14:val="standardContextual"/>
        </w:rPr>
      </w:pPr>
      <w:r>
        <w:lastRenderedPageBreak/>
        <w:fldChar w:fldCharType="begin"/>
      </w:r>
      <w:r>
        <w:instrText xml:space="preserve"> TOC \o "1-4" \h \z \u </w:instrText>
      </w:r>
      <w:r>
        <w:fldChar w:fldCharType="separate"/>
      </w:r>
      <w:hyperlink w:anchor="_Toc241592171" w:history="1">
        <w:r>
          <w:rPr>
            <w:rStyle w:val="Hyperlink"/>
            <w:noProof/>
          </w:rPr>
          <w:t>Governing Frame: Hidalgo + Sung</w:t>
        </w:r>
        <w:r>
          <w:rPr>
            <w:noProof/>
            <w:webHidden/>
          </w:rPr>
          <w:tab/>
        </w:r>
        <w:r>
          <w:rPr>
            <w:noProof/>
            <w:webHidden/>
          </w:rPr>
          <w:fldChar w:fldCharType="begin"/>
        </w:r>
        <w:r>
          <w:rPr>
            <w:noProof/>
            <w:webHidden/>
          </w:rPr>
          <w:instrText xml:space="preserve"> PAGEREF _Toc241592171 \h </w:instrText>
        </w:r>
        <w:r>
          <w:rPr>
            <w:noProof/>
            <w:webHidden/>
          </w:rPr>
        </w:r>
        <w:r>
          <w:rPr>
            <w:noProof/>
            <w:webHidden/>
          </w:rPr>
          <w:fldChar w:fldCharType="separate"/>
        </w:r>
        <w:r>
          <w:rPr>
            <w:noProof/>
            <w:webHidden/>
          </w:rPr>
          <w:t>4</w:t>
        </w:r>
        <w:r>
          <w:rPr>
            <w:noProof/>
            <w:webHidden/>
          </w:rPr>
          <w:fldChar w:fldCharType="end"/>
        </w:r>
      </w:hyperlink>
    </w:p>
    <w:p w14:paraId="4FF59A7C" w14:textId="3F62C90C"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172" w:history="1">
        <w:r>
          <w:rPr>
            <w:rStyle w:val="Hyperlink"/>
            <w:noProof/>
          </w:rPr>
          <w:t>César Hidalgo — Entropy Reduction as Capital Logic</w:t>
        </w:r>
        <w:r>
          <w:rPr>
            <w:noProof/>
            <w:webHidden/>
          </w:rPr>
          <w:tab/>
        </w:r>
        <w:r>
          <w:rPr>
            <w:noProof/>
            <w:webHidden/>
          </w:rPr>
          <w:fldChar w:fldCharType="begin"/>
        </w:r>
        <w:r>
          <w:rPr>
            <w:noProof/>
            <w:webHidden/>
          </w:rPr>
          <w:instrText xml:space="preserve"> PAGEREF _Toc241592172 \h </w:instrText>
        </w:r>
        <w:r>
          <w:rPr>
            <w:noProof/>
            <w:webHidden/>
          </w:rPr>
        </w:r>
        <w:r>
          <w:rPr>
            <w:noProof/>
            <w:webHidden/>
          </w:rPr>
          <w:fldChar w:fldCharType="separate"/>
        </w:r>
        <w:r>
          <w:rPr>
            <w:noProof/>
            <w:webHidden/>
          </w:rPr>
          <w:t>4</w:t>
        </w:r>
        <w:r>
          <w:rPr>
            <w:noProof/>
            <w:webHidden/>
          </w:rPr>
          <w:fldChar w:fldCharType="end"/>
        </w:r>
      </w:hyperlink>
    </w:p>
    <w:p w14:paraId="1C3460BD" w14:textId="43EEACFF"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173" w:history="1">
        <w:r>
          <w:rPr>
            <w:rStyle w:val="Hyperlink"/>
            <w:noProof/>
          </w:rPr>
          <w:t>Justin Sung — Compression and Causal Adjacency</w:t>
        </w:r>
        <w:r>
          <w:rPr>
            <w:noProof/>
            <w:webHidden/>
          </w:rPr>
          <w:tab/>
        </w:r>
        <w:r>
          <w:rPr>
            <w:noProof/>
            <w:webHidden/>
          </w:rPr>
          <w:fldChar w:fldCharType="begin"/>
        </w:r>
        <w:r>
          <w:rPr>
            <w:noProof/>
            <w:webHidden/>
          </w:rPr>
          <w:instrText xml:space="preserve"> PAGEREF _Toc241592173 \h </w:instrText>
        </w:r>
        <w:r>
          <w:rPr>
            <w:noProof/>
            <w:webHidden/>
          </w:rPr>
        </w:r>
        <w:r>
          <w:rPr>
            <w:noProof/>
            <w:webHidden/>
          </w:rPr>
          <w:fldChar w:fldCharType="separate"/>
        </w:r>
        <w:r>
          <w:rPr>
            <w:noProof/>
            <w:webHidden/>
          </w:rPr>
          <w:t>4</w:t>
        </w:r>
        <w:r>
          <w:rPr>
            <w:noProof/>
            <w:webHidden/>
          </w:rPr>
          <w:fldChar w:fldCharType="end"/>
        </w:r>
      </w:hyperlink>
    </w:p>
    <w:p w14:paraId="206FF666" w14:textId="6F02C649"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174" w:history="1">
        <w:r>
          <w:rPr>
            <w:rStyle w:val="Hyperlink"/>
            <w:noProof/>
          </w:rPr>
          <w:t>Key words</w:t>
        </w:r>
        <w:r>
          <w:rPr>
            <w:noProof/>
            <w:webHidden/>
          </w:rPr>
          <w:tab/>
        </w:r>
        <w:r>
          <w:rPr>
            <w:noProof/>
            <w:webHidden/>
          </w:rPr>
          <w:fldChar w:fldCharType="begin"/>
        </w:r>
        <w:r>
          <w:rPr>
            <w:noProof/>
            <w:webHidden/>
          </w:rPr>
          <w:instrText xml:space="preserve"> PAGEREF _Toc241592174 \h </w:instrText>
        </w:r>
        <w:r>
          <w:rPr>
            <w:noProof/>
            <w:webHidden/>
          </w:rPr>
        </w:r>
        <w:r>
          <w:rPr>
            <w:noProof/>
            <w:webHidden/>
          </w:rPr>
          <w:fldChar w:fldCharType="separate"/>
        </w:r>
        <w:r>
          <w:rPr>
            <w:noProof/>
            <w:webHidden/>
          </w:rPr>
          <w:t>5</w:t>
        </w:r>
        <w:r>
          <w:rPr>
            <w:noProof/>
            <w:webHidden/>
          </w:rPr>
          <w:fldChar w:fldCharType="end"/>
        </w:r>
      </w:hyperlink>
    </w:p>
    <w:p w14:paraId="024C6254" w14:textId="6D18D082" w:rsidR="001E1C99" w:rsidRDefault="001E1C9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1592175" w:history="1">
        <w:r>
          <w:rPr>
            <w:rStyle w:val="Hyperlink"/>
            <w:noProof/>
          </w:rPr>
          <w:t>GEX Open Questions – unanswered for now</w:t>
        </w:r>
        <w:r>
          <w:rPr>
            <w:noProof/>
            <w:webHidden/>
          </w:rPr>
          <w:tab/>
        </w:r>
        <w:r>
          <w:rPr>
            <w:noProof/>
            <w:webHidden/>
          </w:rPr>
          <w:fldChar w:fldCharType="begin"/>
        </w:r>
        <w:r>
          <w:rPr>
            <w:noProof/>
            <w:webHidden/>
          </w:rPr>
          <w:instrText xml:space="preserve"> PAGEREF _Toc241592175 \h </w:instrText>
        </w:r>
        <w:r>
          <w:rPr>
            <w:noProof/>
            <w:webHidden/>
          </w:rPr>
        </w:r>
        <w:r>
          <w:rPr>
            <w:noProof/>
            <w:webHidden/>
          </w:rPr>
          <w:fldChar w:fldCharType="separate"/>
        </w:r>
        <w:r>
          <w:rPr>
            <w:noProof/>
            <w:webHidden/>
          </w:rPr>
          <w:t>5</w:t>
        </w:r>
        <w:r>
          <w:rPr>
            <w:noProof/>
            <w:webHidden/>
          </w:rPr>
          <w:fldChar w:fldCharType="end"/>
        </w:r>
      </w:hyperlink>
    </w:p>
    <w:p w14:paraId="4764D7A1" w14:textId="6EA815C7"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176" w:history="1">
        <w:r>
          <w:rPr>
            <w:rStyle w:val="Hyperlink"/>
            <w:noProof/>
          </w:rPr>
          <w:t>GEX's thought process</w:t>
        </w:r>
        <w:r>
          <w:rPr>
            <w:noProof/>
            <w:webHidden/>
          </w:rPr>
          <w:tab/>
        </w:r>
        <w:r>
          <w:rPr>
            <w:noProof/>
            <w:webHidden/>
          </w:rPr>
          <w:fldChar w:fldCharType="begin"/>
        </w:r>
        <w:r>
          <w:rPr>
            <w:noProof/>
            <w:webHidden/>
          </w:rPr>
          <w:instrText xml:space="preserve"> PAGEREF _Toc241592176 \h </w:instrText>
        </w:r>
        <w:r>
          <w:rPr>
            <w:noProof/>
            <w:webHidden/>
          </w:rPr>
        </w:r>
        <w:r>
          <w:rPr>
            <w:noProof/>
            <w:webHidden/>
          </w:rPr>
          <w:fldChar w:fldCharType="separate"/>
        </w:r>
        <w:r>
          <w:rPr>
            <w:noProof/>
            <w:webHidden/>
          </w:rPr>
          <w:t>5</w:t>
        </w:r>
        <w:r>
          <w:rPr>
            <w:noProof/>
            <w:webHidden/>
          </w:rPr>
          <w:fldChar w:fldCharType="end"/>
        </w:r>
      </w:hyperlink>
    </w:p>
    <w:p w14:paraId="02B10E4A" w14:textId="75E9C832" w:rsidR="001E1C99" w:rsidRDefault="001E1C9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1592177" w:history="1">
        <w:r>
          <w:rPr>
            <w:rStyle w:val="Hyperlink"/>
            <w:noProof/>
          </w:rPr>
          <w:t>GEX’s SCOPE, INTENT, PURPOSE &amp; SCOPE</w:t>
        </w:r>
        <w:r>
          <w:rPr>
            <w:noProof/>
            <w:webHidden/>
          </w:rPr>
          <w:tab/>
        </w:r>
        <w:r>
          <w:rPr>
            <w:noProof/>
            <w:webHidden/>
          </w:rPr>
          <w:fldChar w:fldCharType="begin"/>
        </w:r>
        <w:r>
          <w:rPr>
            <w:noProof/>
            <w:webHidden/>
          </w:rPr>
          <w:instrText xml:space="preserve"> PAGEREF _Toc241592177 \h </w:instrText>
        </w:r>
        <w:r>
          <w:rPr>
            <w:noProof/>
            <w:webHidden/>
          </w:rPr>
        </w:r>
        <w:r>
          <w:rPr>
            <w:noProof/>
            <w:webHidden/>
          </w:rPr>
          <w:fldChar w:fldCharType="separate"/>
        </w:r>
        <w:r>
          <w:rPr>
            <w:noProof/>
            <w:webHidden/>
          </w:rPr>
          <w:t>6</w:t>
        </w:r>
        <w:r>
          <w:rPr>
            <w:noProof/>
            <w:webHidden/>
          </w:rPr>
          <w:fldChar w:fldCharType="end"/>
        </w:r>
      </w:hyperlink>
    </w:p>
    <w:p w14:paraId="5D7DEC58" w14:textId="6076E17A"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178" w:history="1">
        <w:r>
          <w:rPr>
            <w:rStyle w:val="Hyperlink"/>
            <w:noProof/>
          </w:rPr>
          <w:t>One platform</w:t>
        </w:r>
        <w:r>
          <w:rPr>
            <w:noProof/>
            <w:webHidden/>
          </w:rPr>
          <w:tab/>
        </w:r>
        <w:r>
          <w:rPr>
            <w:noProof/>
            <w:webHidden/>
          </w:rPr>
          <w:fldChar w:fldCharType="begin"/>
        </w:r>
        <w:r>
          <w:rPr>
            <w:noProof/>
            <w:webHidden/>
          </w:rPr>
          <w:instrText xml:space="preserve"> PAGEREF _Toc241592178 \h </w:instrText>
        </w:r>
        <w:r>
          <w:rPr>
            <w:noProof/>
            <w:webHidden/>
          </w:rPr>
        </w:r>
        <w:r>
          <w:rPr>
            <w:noProof/>
            <w:webHidden/>
          </w:rPr>
          <w:fldChar w:fldCharType="separate"/>
        </w:r>
        <w:r>
          <w:rPr>
            <w:noProof/>
            <w:webHidden/>
          </w:rPr>
          <w:t>6</w:t>
        </w:r>
        <w:r>
          <w:rPr>
            <w:noProof/>
            <w:webHidden/>
          </w:rPr>
          <w:fldChar w:fldCharType="end"/>
        </w:r>
      </w:hyperlink>
    </w:p>
    <w:p w14:paraId="42E0E667" w14:textId="7A205D2B"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179" w:history="1">
        <w:r>
          <w:rPr>
            <w:rStyle w:val="Hyperlink"/>
            <w:noProof/>
          </w:rPr>
          <w:t>Scope</w:t>
        </w:r>
        <w:r>
          <w:rPr>
            <w:noProof/>
            <w:webHidden/>
          </w:rPr>
          <w:tab/>
        </w:r>
        <w:r>
          <w:rPr>
            <w:noProof/>
            <w:webHidden/>
          </w:rPr>
          <w:fldChar w:fldCharType="begin"/>
        </w:r>
        <w:r>
          <w:rPr>
            <w:noProof/>
            <w:webHidden/>
          </w:rPr>
          <w:instrText xml:space="preserve"> PAGEREF _Toc241592179 \h </w:instrText>
        </w:r>
        <w:r>
          <w:rPr>
            <w:noProof/>
            <w:webHidden/>
          </w:rPr>
        </w:r>
        <w:r>
          <w:rPr>
            <w:noProof/>
            <w:webHidden/>
          </w:rPr>
          <w:fldChar w:fldCharType="separate"/>
        </w:r>
        <w:r>
          <w:rPr>
            <w:noProof/>
            <w:webHidden/>
          </w:rPr>
          <w:t>6</w:t>
        </w:r>
        <w:r>
          <w:rPr>
            <w:noProof/>
            <w:webHidden/>
          </w:rPr>
          <w:fldChar w:fldCharType="end"/>
        </w:r>
      </w:hyperlink>
    </w:p>
    <w:p w14:paraId="48F3E69E" w14:textId="7E0EEE17" w:rsidR="001E1C99" w:rsidRDefault="001E1C9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1592180" w:history="1">
        <w:r>
          <w:rPr>
            <w:rStyle w:val="Hyperlink"/>
            <w:noProof/>
          </w:rPr>
          <w:t xml:space="preserve">1. </w:t>
        </w:r>
        <w:r>
          <w:rPr>
            <w:rStyle w:val="Hyperlink"/>
            <w:noProof/>
            <w:lang w:val="en-US"/>
          </w:rPr>
          <w:t>GEX Key Components</w:t>
        </w:r>
        <w:r>
          <w:rPr>
            <w:rStyle w:val="Hyperlink"/>
            <w:noProof/>
          </w:rPr>
          <w:t> layer</w:t>
        </w:r>
        <w:r>
          <w:rPr>
            <w:noProof/>
            <w:webHidden/>
          </w:rPr>
          <w:tab/>
        </w:r>
        <w:r>
          <w:rPr>
            <w:noProof/>
            <w:webHidden/>
          </w:rPr>
          <w:fldChar w:fldCharType="begin"/>
        </w:r>
        <w:r>
          <w:rPr>
            <w:noProof/>
            <w:webHidden/>
          </w:rPr>
          <w:instrText xml:space="preserve"> PAGEREF _Toc241592180 \h </w:instrText>
        </w:r>
        <w:r>
          <w:rPr>
            <w:noProof/>
            <w:webHidden/>
          </w:rPr>
        </w:r>
        <w:r>
          <w:rPr>
            <w:noProof/>
            <w:webHidden/>
          </w:rPr>
          <w:fldChar w:fldCharType="separate"/>
        </w:r>
        <w:r>
          <w:rPr>
            <w:noProof/>
            <w:webHidden/>
          </w:rPr>
          <w:t>7</w:t>
        </w:r>
        <w:r>
          <w:rPr>
            <w:noProof/>
            <w:webHidden/>
          </w:rPr>
          <w:fldChar w:fldCharType="end"/>
        </w:r>
      </w:hyperlink>
    </w:p>
    <w:p w14:paraId="4FE31623" w14:textId="711AB76B" w:rsidR="001E1C99" w:rsidRDefault="001E1C99">
      <w:pPr>
        <w:pStyle w:val="TOC4"/>
        <w:tabs>
          <w:tab w:val="right" w:leader="dot" w:pos="9736"/>
        </w:tabs>
        <w:rPr>
          <w:rFonts w:asciiTheme="minorHAnsi" w:eastAsiaTheme="minorEastAsia" w:hAnsiTheme="minorHAnsi" w:cstheme="minorBidi"/>
          <w:noProof/>
          <w:kern w:val="2"/>
          <w:sz w:val="24"/>
          <w:szCs w:val="24"/>
          <w14:ligatures w14:val="standardContextual"/>
        </w:rPr>
      </w:pPr>
      <w:hyperlink w:anchor="_Toc241592181" w:history="1">
        <w:r>
          <w:rPr>
            <w:rStyle w:val="Hyperlink"/>
            <w:noProof/>
            <w:shd w:val="clear" w:color="auto" w:fill="FFFFFF"/>
          </w:rPr>
          <w:t>1.1 Certification,</w:t>
        </w:r>
        <w:r>
          <w:rPr>
            <w:rStyle w:val="Hyperlink"/>
            <w:noProof/>
            <w:color w:val="0563C1" w:themeColor="hyperlink"/>
            <w:shd w:val="clear" w:color="auto" w:fill="FFFFFF"/>
            <w14:textFill>
              <w14:solidFill>
                <w14:schemeClr w14:val="hlink">
                  <w14:alpha w14:val="15293"/>
                </w14:schemeClr>
              </w14:solidFill>
            </w14:textFill>
          </w:rPr>
          <w:t xml:space="preserve"> </w:t>
        </w:r>
        <w:r>
          <w:rPr>
            <w:rStyle w:val="Hyperlink"/>
            <w:rFonts w:ascii="Helvetica Neue Light" w:hAnsi="Helvetica Neue Light"/>
            <w:noProof/>
            <w:lang w:val="en-US"/>
          </w:rPr>
          <w:t>Compliance,</w:t>
        </w:r>
        <w:r>
          <w:rPr>
            <w:rStyle w:val="Hyperlink"/>
            <w:noProof/>
            <w:lang w:val="en-US"/>
          </w:rPr>
          <w:t xml:space="preserve"> and </w:t>
        </w:r>
        <w:r>
          <w:rPr>
            <w:rStyle w:val="Hyperlink"/>
            <w:noProof/>
          </w:rPr>
          <w:t xml:space="preserve">Risk </w:t>
        </w:r>
        <w:r>
          <w:rPr>
            <w:rStyle w:val="Hyperlink"/>
            <w:noProof/>
            <w:color w:val="0563C1" w:themeColor="hyperlink"/>
            <w:shd w:val="clear" w:color="auto" w:fill="FFFFFF"/>
            <w14:textFill>
              <w14:solidFill>
                <w14:schemeClr w14:val="hlink">
                  <w14:alpha w14:val="15293"/>
                </w14:schemeClr>
              </w14:solidFill>
            </w14:textFill>
          </w:rPr>
          <w:t>Management</w:t>
        </w:r>
        <w:r>
          <w:rPr>
            <w:noProof/>
            <w:webHidden/>
          </w:rPr>
          <w:tab/>
        </w:r>
        <w:r>
          <w:rPr>
            <w:noProof/>
            <w:webHidden/>
          </w:rPr>
          <w:fldChar w:fldCharType="begin"/>
        </w:r>
        <w:r>
          <w:rPr>
            <w:noProof/>
            <w:webHidden/>
          </w:rPr>
          <w:instrText xml:space="preserve"> PAGEREF _Toc241592181 \h </w:instrText>
        </w:r>
        <w:r>
          <w:rPr>
            <w:noProof/>
            <w:webHidden/>
          </w:rPr>
        </w:r>
        <w:r>
          <w:rPr>
            <w:noProof/>
            <w:webHidden/>
          </w:rPr>
          <w:fldChar w:fldCharType="separate"/>
        </w:r>
        <w:r>
          <w:rPr>
            <w:noProof/>
            <w:webHidden/>
          </w:rPr>
          <w:t>7</w:t>
        </w:r>
        <w:r>
          <w:rPr>
            <w:noProof/>
            <w:webHidden/>
          </w:rPr>
          <w:fldChar w:fldCharType="end"/>
        </w:r>
      </w:hyperlink>
    </w:p>
    <w:p w14:paraId="55D51547" w14:textId="504969CA" w:rsidR="001E1C99" w:rsidRDefault="001E1C99">
      <w:pPr>
        <w:pStyle w:val="TOC4"/>
        <w:tabs>
          <w:tab w:val="right" w:leader="dot" w:pos="9736"/>
        </w:tabs>
        <w:rPr>
          <w:rFonts w:asciiTheme="minorHAnsi" w:eastAsiaTheme="minorEastAsia" w:hAnsiTheme="minorHAnsi" w:cstheme="minorBidi"/>
          <w:noProof/>
          <w:kern w:val="2"/>
          <w:sz w:val="24"/>
          <w:szCs w:val="24"/>
          <w14:ligatures w14:val="standardContextual"/>
        </w:rPr>
      </w:pPr>
      <w:hyperlink w:anchor="_Toc241592182" w:history="1">
        <w:r>
          <w:rPr>
            <w:rStyle w:val="Hyperlink"/>
            <w:rFonts w:ascii="Helvetica Neue Light" w:hAnsi="Helvetica Neue Light"/>
            <w:noProof/>
            <w:lang w:val="en-US"/>
          </w:rPr>
          <w:t>1.2 Define three layers</w:t>
        </w:r>
        <w:r>
          <w:rPr>
            <w:rStyle w:val="Hyperlink"/>
            <w:rFonts w:ascii="Helvetica Neue Light" w:hAnsi="Helvetica Neue Light"/>
            <w:noProof/>
            <w:lang w:val="fr-FR"/>
          </w:rPr>
          <w:t>:</w:t>
        </w:r>
        <w:r>
          <w:rPr>
            <w:noProof/>
            <w:webHidden/>
          </w:rPr>
          <w:tab/>
        </w:r>
        <w:r>
          <w:rPr>
            <w:noProof/>
            <w:webHidden/>
          </w:rPr>
          <w:fldChar w:fldCharType="begin"/>
        </w:r>
        <w:r>
          <w:rPr>
            <w:noProof/>
            <w:webHidden/>
          </w:rPr>
          <w:instrText xml:space="preserve"> PAGEREF _Toc241592182 \h </w:instrText>
        </w:r>
        <w:r>
          <w:rPr>
            <w:noProof/>
            <w:webHidden/>
          </w:rPr>
        </w:r>
        <w:r>
          <w:rPr>
            <w:noProof/>
            <w:webHidden/>
          </w:rPr>
          <w:fldChar w:fldCharType="separate"/>
        </w:r>
        <w:r>
          <w:rPr>
            <w:noProof/>
            <w:webHidden/>
          </w:rPr>
          <w:t>8</w:t>
        </w:r>
        <w:r>
          <w:rPr>
            <w:noProof/>
            <w:webHidden/>
          </w:rPr>
          <w:fldChar w:fldCharType="end"/>
        </w:r>
      </w:hyperlink>
    </w:p>
    <w:p w14:paraId="6A9E3974" w14:textId="7437283A" w:rsidR="001E1C99" w:rsidRDefault="001E1C99">
      <w:pPr>
        <w:pStyle w:val="TOC4"/>
        <w:tabs>
          <w:tab w:val="right" w:leader="dot" w:pos="9736"/>
        </w:tabs>
        <w:rPr>
          <w:rFonts w:asciiTheme="minorHAnsi" w:eastAsiaTheme="minorEastAsia" w:hAnsiTheme="minorHAnsi" w:cstheme="minorBidi"/>
          <w:noProof/>
          <w:kern w:val="2"/>
          <w:sz w:val="24"/>
          <w:szCs w:val="24"/>
          <w14:ligatures w14:val="standardContextual"/>
        </w:rPr>
      </w:pPr>
      <w:hyperlink w:anchor="_Toc241592183" w:history="1">
        <w:r>
          <w:rPr>
            <w:rStyle w:val="Hyperlink"/>
            <w:noProof/>
            <w:color w:val="0563C1" w:themeColor="hyperlink"/>
            <w:shd w:val="clear" w:color="auto" w:fill="FFFFFF"/>
            <w14:textFill>
              <w14:solidFill>
                <w14:schemeClr w14:val="hlink">
                  <w14:alpha w14:val="15293"/>
                </w14:schemeClr>
              </w14:solidFill>
            </w14:textFill>
          </w:rPr>
          <w:t xml:space="preserve">1.3 </w:t>
        </w:r>
        <w:r>
          <w:rPr>
            <w:rStyle w:val="Hyperlink"/>
            <w:noProof/>
            <w:shd w:val="clear" w:color="auto" w:fill="FFFFFF"/>
            <w:lang w:val="en-US"/>
          </w:rPr>
          <w:t>Integration</w:t>
        </w:r>
        <w:r>
          <w:rPr>
            <w:rStyle w:val="Hyperlink"/>
            <w:noProof/>
            <w:color w:val="0563C1" w:themeColor="hyperlink"/>
            <w:shd w:val="clear" w:color="auto" w:fill="FFFFFF"/>
            <w:lang w:val="en-US"/>
            <w14:textFill>
              <w14:solidFill>
                <w14:schemeClr w14:val="hlink">
                  <w14:alpha w14:val="15293"/>
                </w14:schemeClr>
              </w14:solidFill>
            </w14:textFill>
          </w:rPr>
          <w:t xml:space="preserve"> with </w:t>
        </w:r>
        <w:r>
          <w:rPr>
            <w:rStyle w:val="Hyperlink"/>
            <w:noProof/>
            <w:shd w:val="clear" w:color="auto" w:fill="FFFFFF"/>
          </w:rPr>
          <w:t>Certification</w:t>
        </w:r>
        <w:r>
          <w:rPr>
            <w:rStyle w:val="Hyperlink"/>
            <w:noProof/>
            <w:color w:val="0563C1" w:themeColor="hyperlink"/>
            <w:shd w:val="clear" w:color="auto" w:fill="FFFFFF"/>
            <w:lang w:val="da-DK"/>
            <w14:textFill>
              <w14:solidFill>
                <w14:schemeClr w14:val="hlink">
                  <w14:alpha w14:val="15293"/>
                </w14:schemeClr>
              </w14:solidFill>
            </w14:textFill>
          </w:rPr>
          <w:t xml:space="preserve"> Bodies</w:t>
        </w:r>
        <w:r>
          <w:rPr>
            <w:noProof/>
            <w:webHidden/>
          </w:rPr>
          <w:tab/>
        </w:r>
        <w:r>
          <w:rPr>
            <w:noProof/>
            <w:webHidden/>
          </w:rPr>
          <w:fldChar w:fldCharType="begin"/>
        </w:r>
        <w:r>
          <w:rPr>
            <w:noProof/>
            <w:webHidden/>
          </w:rPr>
          <w:instrText xml:space="preserve"> PAGEREF _Toc241592183 \h </w:instrText>
        </w:r>
        <w:r>
          <w:rPr>
            <w:noProof/>
            <w:webHidden/>
          </w:rPr>
        </w:r>
        <w:r>
          <w:rPr>
            <w:noProof/>
            <w:webHidden/>
          </w:rPr>
          <w:fldChar w:fldCharType="separate"/>
        </w:r>
        <w:r>
          <w:rPr>
            <w:noProof/>
            <w:webHidden/>
          </w:rPr>
          <w:t>8</w:t>
        </w:r>
        <w:r>
          <w:rPr>
            <w:noProof/>
            <w:webHidden/>
          </w:rPr>
          <w:fldChar w:fldCharType="end"/>
        </w:r>
      </w:hyperlink>
    </w:p>
    <w:p w14:paraId="530F1039" w14:textId="7B59D57C" w:rsidR="001E1C99" w:rsidRDefault="001E1C99">
      <w:pPr>
        <w:pStyle w:val="TOC4"/>
        <w:tabs>
          <w:tab w:val="right" w:leader="dot" w:pos="9736"/>
        </w:tabs>
        <w:rPr>
          <w:rFonts w:asciiTheme="minorHAnsi" w:eastAsiaTheme="minorEastAsia" w:hAnsiTheme="minorHAnsi" w:cstheme="minorBidi"/>
          <w:noProof/>
          <w:kern w:val="2"/>
          <w:sz w:val="24"/>
          <w:szCs w:val="24"/>
          <w14:ligatures w14:val="standardContextual"/>
        </w:rPr>
      </w:pPr>
      <w:hyperlink w:anchor="_Toc241592184" w:history="1">
        <w:r>
          <w:rPr>
            <w:rStyle w:val="Hyperlink"/>
            <w:noProof/>
            <w:shd w:val="clear" w:color="auto" w:fill="FFFFFF"/>
            <w:lang w:val="en-US"/>
          </w:rPr>
          <w:t>1.4 User Roles and Access</w:t>
        </w:r>
        <w:r>
          <w:rPr>
            <w:rStyle w:val="Hyperlink"/>
            <w:noProof/>
            <w:shd w:val="clear" w:color="auto" w:fill="FFFFFF"/>
          </w:rPr>
          <w:t xml:space="preserve"> </w:t>
        </w:r>
        <w:r>
          <w:rPr>
            <w:rStyle w:val="Hyperlink"/>
            <w:rFonts w:ascii="Helvetica Neue Bold Condensed" w:hAnsi="Helvetica Neue Bold Condensed"/>
            <w:noProof/>
            <w:shd w:val="clear" w:color="auto" w:fill="FFFFFF"/>
          </w:rPr>
          <w:t>Facilitation</w:t>
        </w:r>
        <w:r>
          <w:rPr>
            <w:noProof/>
            <w:webHidden/>
          </w:rPr>
          <w:tab/>
        </w:r>
        <w:r>
          <w:rPr>
            <w:noProof/>
            <w:webHidden/>
          </w:rPr>
          <w:fldChar w:fldCharType="begin"/>
        </w:r>
        <w:r>
          <w:rPr>
            <w:noProof/>
            <w:webHidden/>
          </w:rPr>
          <w:instrText xml:space="preserve"> PAGEREF _Toc241592184 \h </w:instrText>
        </w:r>
        <w:r>
          <w:rPr>
            <w:noProof/>
            <w:webHidden/>
          </w:rPr>
        </w:r>
        <w:r>
          <w:rPr>
            <w:noProof/>
            <w:webHidden/>
          </w:rPr>
          <w:fldChar w:fldCharType="separate"/>
        </w:r>
        <w:r>
          <w:rPr>
            <w:noProof/>
            <w:webHidden/>
          </w:rPr>
          <w:t>8</w:t>
        </w:r>
        <w:r>
          <w:rPr>
            <w:noProof/>
            <w:webHidden/>
          </w:rPr>
          <w:fldChar w:fldCharType="end"/>
        </w:r>
      </w:hyperlink>
    </w:p>
    <w:p w14:paraId="03EE48EE" w14:textId="3B9987F5" w:rsidR="001E1C99" w:rsidRDefault="001E1C99">
      <w:pPr>
        <w:pStyle w:val="TOC4"/>
        <w:tabs>
          <w:tab w:val="right" w:leader="dot" w:pos="9736"/>
        </w:tabs>
        <w:rPr>
          <w:rFonts w:asciiTheme="minorHAnsi" w:eastAsiaTheme="minorEastAsia" w:hAnsiTheme="minorHAnsi" w:cstheme="minorBidi"/>
          <w:noProof/>
          <w:kern w:val="2"/>
          <w:sz w:val="24"/>
          <w:szCs w:val="24"/>
          <w14:ligatures w14:val="standardContextual"/>
        </w:rPr>
      </w:pPr>
      <w:hyperlink w:anchor="_Toc241592185" w:history="1">
        <w:r>
          <w:rPr>
            <w:rStyle w:val="Hyperlink"/>
            <w:noProof/>
            <w:lang w:val="en-US"/>
          </w:rPr>
          <w:t>1.5. Process Flow</w:t>
        </w:r>
        <w:r>
          <w:rPr>
            <w:noProof/>
            <w:webHidden/>
          </w:rPr>
          <w:tab/>
        </w:r>
        <w:r>
          <w:rPr>
            <w:noProof/>
            <w:webHidden/>
          </w:rPr>
          <w:fldChar w:fldCharType="begin"/>
        </w:r>
        <w:r>
          <w:rPr>
            <w:noProof/>
            <w:webHidden/>
          </w:rPr>
          <w:instrText xml:space="preserve"> PAGEREF _Toc241592185 \h </w:instrText>
        </w:r>
        <w:r>
          <w:rPr>
            <w:noProof/>
            <w:webHidden/>
          </w:rPr>
        </w:r>
        <w:r>
          <w:rPr>
            <w:noProof/>
            <w:webHidden/>
          </w:rPr>
          <w:fldChar w:fldCharType="separate"/>
        </w:r>
        <w:r>
          <w:rPr>
            <w:noProof/>
            <w:webHidden/>
          </w:rPr>
          <w:t>8</w:t>
        </w:r>
        <w:r>
          <w:rPr>
            <w:noProof/>
            <w:webHidden/>
          </w:rPr>
          <w:fldChar w:fldCharType="end"/>
        </w:r>
      </w:hyperlink>
    </w:p>
    <w:p w14:paraId="67708D5A" w14:textId="35F25190" w:rsidR="001E1C99" w:rsidRDefault="001E1C99">
      <w:pPr>
        <w:pStyle w:val="TOC4"/>
        <w:tabs>
          <w:tab w:val="right" w:leader="dot" w:pos="9736"/>
        </w:tabs>
        <w:rPr>
          <w:rFonts w:asciiTheme="minorHAnsi" w:eastAsiaTheme="minorEastAsia" w:hAnsiTheme="minorHAnsi" w:cstheme="minorBidi"/>
          <w:noProof/>
          <w:kern w:val="2"/>
          <w:sz w:val="24"/>
          <w:szCs w:val="24"/>
          <w14:ligatures w14:val="standardContextual"/>
        </w:rPr>
      </w:pPr>
      <w:hyperlink w:anchor="_Toc241592186" w:history="1">
        <w:r>
          <w:rPr>
            <w:rStyle w:val="Hyperlink"/>
            <w:noProof/>
            <w:shd w:val="clear" w:color="auto" w:fill="FFFFFF"/>
            <w:lang w:val="en-US"/>
          </w:rPr>
          <w:t>1.6. Geographic Prioritization</w:t>
        </w:r>
        <w:r>
          <w:rPr>
            <w:noProof/>
            <w:webHidden/>
          </w:rPr>
          <w:tab/>
        </w:r>
        <w:r>
          <w:rPr>
            <w:noProof/>
            <w:webHidden/>
          </w:rPr>
          <w:fldChar w:fldCharType="begin"/>
        </w:r>
        <w:r>
          <w:rPr>
            <w:noProof/>
            <w:webHidden/>
          </w:rPr>
          <w:instrText xml:space="preserve"> PAGEREF _Toc241592186 \h </w:instrText>
        </w:r>
        <w:r>
          <w:rPr>
            <w:noProof/>
            <w:webHidden/>
          </w:rPr>
        </w:r>
        <w:r>
          <w:rPr>
            <w:noProof/>
            <w:webHidden/>
          </w:rPr>
          <w:fldChar w:fldCharType="separate"/>
        </w:r>
        <w:r>
          <w:rPr>
            <w:noProof/>
            <w:webHidden/>
          </w:rPr>
          <w:t>8</w:t>
        </w:r>
        <w:r>
          <w:rPr>
            <w:noProof/>
            <w:webHidden/>
          </w:rPr>
          <w:fldChar w:fldCharType="end"/>
        </w:r>
      </w:hyperlink>
    </w:p>
    <w:p w14:paraId="63EBAD0E" w14:textId="414AEC1C" w:rsidR="001E1C99" w:rsidRDefault="001E1C99">
      <w:pPr>
        <w:pStyle w:val="TOC4"/>
        <w:tabs>
          <w:tab w:val="right" w:leader="dot" w:pos="9736"/>
        </w:tabs>
        <w:rPr>
          <w:rFonts w:asciiTheme="minorHAnsi" w:eastAsiaTheme="minorEastAsia" w:hAnsiTheme="minorHAnsi" w:cstheme="minorBidi"/>
          <w:noProof/>
          <w:kern w:val="2"/>
          <w:sz w:val="24"/>
          <w:szCs w:val="24"/>
          <w14:ligatures w14:val="standardContextual"/>
        </w:rPr>
      </w:pPr>
      <w:hyperlink w:anchor="_Toc241592187" w:history="1">
        <w:r>
          <w:rPr>
            <w:rStyle w:val="Hyperlink"/>
            <w:noProof/>
            <w:shd w:val="clear" w:color="auto" w:fill="FFFFFF"/>
            <w:lang w:val="en-US"/>
          </w:rPr>
          <w:t>1.7. Technology Considerations</w:t>
        </w:r>
        <w:r>
          <w:rPr>
            <w:noProof/>
            <w:webHidden/>
          </w:rPr>
          <w:tab/>
        </w:r>
        <w:r>
          <w:rPr>
            <w:noProof/>
            <w:webHidden/>
          </w:rPr>
          <w:fldChar w:fldCharType="begin"/>
        </w:r>
        <w:r>
          <w:rPr>
            <w:noProof/>
            <w:webHidden/>
          </w:rPr>
          <w:instrText xml:space="preserve"> PAGEREF _Toc241592187 \h </w:instrText>
        </w:r>
        <w:r>
          <w:rPr>
            <w:noProof/>
            <w:webHidden/>
          </w:rPr>
        </w:r>
        <w:r>
          <w:rPr>
            <w:noProof/>
            <w:webHidden/>
          </w:rPr>
          <w:fldChar w:fldCharType="separate"/>
        </w:r>
        <w:r>
          <w:rPr>
            <w:noProof/>
            <w:webHidden/>
          </w:rPr>
          <w:t>8</w:t>
        </w:r>
        <w:r>
          <w:rPr>
            <w:noProof/>
            <w:webHidden/>
          </w:rPr>
          <w:fldChar w:fldCharType="end"/>
        </w:r>
      </w:hyperlink>
    </w:p>
    <w:p w14:paraId="635AD97C" w14:textId="200D4D27" w:rsidR="001E1C99" w:rsidRDefault="001E1C9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1592188" w:history="1">
        <w:r>
          <w:rPr>
            <w:rStyle w:val="Hyperlink"/>
            <w:noProof/>
          </w:rPr>
          <w:t>2 Structure</w:t>
        </w:r>
        <w:r>
          <w:rPr>
            <w:noProof/>
            <w:webHidden/>
          </w:rPr>
          <w:tab/>
        </w:r>
        <w:r>
          <w:rPr>
            <w:noProof/>
            <w:webHidden/>
          </w:rPr>
          <w:fldChar w:fldCharType="begin"/>
        </w:r>
        <w:r>
          <w:rPr>
            <w:noProof/>
            <w:webHidden/>
          </w:rPr>
          <w:instrText xml:space="preserve"> PAGEREF _Toc241592188 \h </w:instrText>
        </w:r>
        <w:r>
          <w:rPr>
            <w:noProof/>
            <w:webHidden/>
          </w:rPr>
        </w:r>
        <w:r>
          <w:rPr>
            <w:noProof/>
            <w:webHidden/>
          </w:rPr>
          <w:fldChar w:fldCharType="separate"/>
        </w:r>
        <w:r>
          <w:rPr>
            <w:noProof/>
            <w:webHidden/>
          </w:rPr>
          <w:t>8</w:t>
        </w:r>
        <w:r>
          <w:rPr>
            <w:noProof/>
            <w:webHidden/>
          </w:rPr>
          <w:fldChar w:fldCharType="end"/>
        </w:r>
      </w:hyperlink>
    </w:p>
    <w:p w14:paraId="2F565D5D" w14:textId="229A6AEC"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189" w:history="1">
        <w:r>
          <w:rPr>
            <w:rStyle w:val="Hyperlink"/>
            <w:noProof/>
          </w:rPr>
          <w:t>2.1   The 3 Bridge layers</w:t>
        </w:r>
        <w:r>
          <w:rPr>
            <w:noProof/>
            <w:webHidden/>
          </w:rPr>
          <w:tab/>
        </w:r>
        <w:r>
          <w:rPr>
            <w:noProof/>
            <w:webHidden/>
          </w:rPr>
          <w:fldChar w:fldCharType="begin"/>
        </w:r>
        <w:r>
          <w:rPr>
            <w:noProof/>
            <w:webHidden/>
          </w:rPr>
          <w:instrText xml:space="preserve"> PAGEREF _Toc241592189 \h </w:instrText>
        </w:r>
        <w:r>
          <w:rPr>
            <w:noProof/>
            <w:webHidden/>
          </w:rPr>
        </w:r>
        <w:r>
          <w:rPr>
            <w:noProof/>
            <w:webHidden/>
          </w:rPr>
          <w:fldChar w:fldCharType="separate"/>
        </w:r>
        <w:r>
          <w:rPr>
            <w:noProof/>
            <w:webHidden/>
          </w:rPr>
          <w:t>9</w:t>
        </w:r>
        <w:r>
          <w:rPr>
            <w:noProof/>
            <w:webHidden/>
          </w:rPr>
          <w:fldChar w:fldCharType="end"/>
        </w:r>
      </w:hyperlink>
    </w:p>
    <w:p w14:paraId="1F48812B" w14:textId="642ADB43"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190" w:history="1">
        <w:r>
          <w:rPr>
            <w:rStyle w:val="Hyperlink"/>
            <w:noProof/>
          </w:rPr>
          <w:t>2.3   Participants and access surface</w:t>
        </w:r>
        <w:r>
          <w:rPr>
            <w:noProof/>
            <w:webHidden/>
          </w:rPr>
          <w:tab/>
        </w:r>
        <w:r>
          <w:rPr>
            <w:noProof/>
            <w:webHidden/>
          </w:rPr>
          <w:fldChar w:fldCharType="begin"/>
        </w:r>
        <w:r>
          <w:rPr>
            <w:noProof/>
            <w:webHidden/>
          </w:rPr>
          <w:instrText xml:space="preserve"> PAGEREF _Toc241592190 \h </w:instrText>
        </w:r>
        <w:r>
          <w:rPr>
            <w:noProof/>
            <w:webHidden/>
          </w:rPr>
        </w:r>
        <w:r>
          <w:rPr>
            <w:noProof/>
            <w:webHidden/>
          </w:rPr>
          <w:fldChar w:fldCharType="separate"/>
        </w:r>
        <w:r>
          <w:rPr>
            <w:noProof/>
            <w:webHidden/>
          </w:rPr>
          <w:t>9</w:t>
        </w:r>
        <w:r>
          <w:rPr>
            <w:noProof/>
            <w:webHidden/>
          </w:rPr>
          <w:fldChar w:fldCharType="end"/>
        </w:r>
      </w:hyperlink>
    </w:p>
    <w:p w14:paraId="3B9013EE" w14:textId="0C00BECB"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191" w:history="1">
        <w:r>
          <w:rPr>
            <w:rStyle w:val="Hyperlink"/>
            <w:noProof/>
          </w:rPr>
          <w:t>2.4   Operative principle</w:t>
        </w:r>
        <w:r>
          <w:rPr>
            <w:noProof/>
            <w:webHidden/>
          </w:rPr>
          <w:tab/>
        </w:r>
        <w:r>
          <w:rPr>
            <w:noProof/>
            <w:webHidden/>
          </w:rPr>
          <w:fldChar w:fldCharType="begin"/>
        </w:r>
        <w:r>
          <w:rPr>
            <w:noProof/>
            <w:webHidden/>
          </w:rPr>
          <w:instrText xml:space="preserve"> PAGEREF _Toc241592191 \h </w:instrText>
        </w:r>
        <w:r>
          <w:rPr>
            <w:noProof/>
            <w:webHidden/>
          </w:rPr>
        </w:r>
        <w:r>
          <w:rPr>
            <w:noProof/>
            <w:webHidden/>
          </w:rPr>
          <w:fldChar w:fldCharType="separate"/>
        </w:r>
        <w:r>
          <w:rPr>
            <w:noProof/>
            <w:webHidden/>
          </w:rPr>
          <w:t>10</w:t>
        </w:r>
        <w:r>
          <w:rPr>
            <w:noProof/>
            <w:webHidden/>
          </w:rPr>
          <w:fldChar w:fldCharType="end"/>
        </w:r>
      </w:hyperlink>
    </w:p>
    <w:p w14:paraId="21596BFA" w14:textId="1B2F0DA4" w:rsidR="001E1C99" w:rsidRDefault="001E1C9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1592192" w:history="1">
        <w:r>
          <w:rPr>
            <w:rStyle w:val="Hyperlink"/>
            <w:noProof/>
          </w:rPr>
          <w:t>3   Naming Project Phases – linked Capital eligibility</w:t>
        </w:r>
        <w:r>
          <w:rPr>
            <w:noProof/>
            <w:webHidden/>
          </w:rPr>
          <w:tab/>
        </w:r>
        <w:r>
          <w:rPr>
            <w:noProof/>
            <w:webHidden/>
          </w:rPr>
          <w:fldChar w:fldCharType="begin"/>
        </w:r>
        <w:r>
          <w:rPr>
            <w:noProof/>
            <w:webHidden/>
          </w:rPr>
          <w:instrText xml:space="preserve"> PAGEREF _Toc241592192 \h </w:instrText>
        </w:r>
        <w:r>
          <w:rPr>
            <w:noProof/>
            <w:webHidden/>
          </w:rPr>
        </w:r>
        <w:r>
          <w:rPr>
            <w:noProof/>
            <w:webHidden/>
          </w:rPr>
          <w:fldChar w:fldCharType="separate"/>
        </w:r>
        <w:r>
          <w:rPr>
            <w:noProof/>
            <w:webHidden/>
          </w:rPr>
          <w:t>11</w:t>
        </w:r>
        <w:r>
          <w:rPr>
            <w:noProof/>
            <w:webHidden/>
          </w:rPr>
          <w:fldChar w:fldCharType="end"/>
        </w:r>
      </w:hyperlink>
    </w:p>
    <w:p w14:paraId="7E90197A" w14:textId="48D8DD4F"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193" w:history="1">
        <w:r>
          <w:rPr>
            <w:rStyle w:val="Hyperlink"/>
            <w:noProof/>
          </w:rPr>
          <w:t>3.1   The Adjacency Doctrine &amp; mechanism</w:t>
        </w:r>
        <w:r>
          <w:rPr>
            <w:noProof/>
            <w:webHidden/>
          </w:rPr>
          <w:tab/>
        </w:r>
        <w:r>
          <w:rPr>
            <w:noProof/>
            <w:webHidden/>
          </w:rPr>
          <w:fldChar w:fldCharType="begin"/>
        </w:r>
        <w:r>
          <w:rPr>
            <w:noProof/>
            <w:webHidden/>
          </w:rPr>
          <w:instrText xml:space="preserve"> PAGEREF _Toc241592193 \h </w:instrText>
        </w:r>
        <w:r>
          <w:rPr>
            <w:noProof/>
            <w:webHidden/>
          </w:rPr>
        </w:r>
        <w:r>
          <w:rPr>
            <w:noProof/>
            <w:webHidden/>
          </w:rPr>
          <w:fldChar w:fldCharType="separate"/>
        </w:r>
        <w:r>
          <w:rPr>
            <w:noProof/>
            <w:webHidden/>
          </w:rPr>
          <w:t>11</w:t>
        </w:r>
        <w:r>
          <w:rPr>
            <w:noProof/>
            <w:webHidden/>
          </w:rPr>
          <w:fldChar w:fldCharType="end"/>
        </w:r>
      </w:hyperlink>
    </w:p>
    <w:p w14:paraId="792E5E58" w14:textId="4C9F80B4" w:rsidR="001E1C99" w:rsidRDefault="001E1C99">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41592194" w:history="1">
        <w:r>
          <w:rPr>
            <w:rStyle w:val="Hyperlink"/>
            <w:noProof/>
          </w:rPr>
          <w:t>3.1.1 The mechanism</w:t>
        </w:r>
        <w:r>
          <w:rPr>
            <w:noProof/>
            <w:webHidden/>
          </w:rPr>
          <w:tab/>
        </w:r>
        <w:r>
          <w:rPr>
            <w:noProof/>
            <w:webHidden/>
          </w:rPr>
          <w:fldChar w:fldCharType="begin"/>
        </w:r>
        <w:r>
          <w:rPr>
            <w:noProof/>
            <w:webHidden/>
          </w:rPr>
          <w:instrText xml:space="preserve"> PAGEREF _Toc241592194 \h </w:instrText>
        </w:r>
        <w:r>
          <w:rPr>
            <w:noProof/>
            <w:webHidden/>
          </w:rPr>
        </w:r>
        <w:r>
          <w:rPr>
            <w:noProof/>
            <w:webHidden/>
          </w:rPr>
          <w:fldChar w:fldCharType="separate"/>
        </w:r>
        <w:r>
          <w:rPr>
            <w:noProof/>
            <w:webHidden/>
          </w:rPr>
          <w:t>11</w:t>
        </w:r>
        <w:r>
          <w:rPr>
            <w:noProof/>
            <w:webHidden/>
          </w:rPr>
          <w:fldChar w:fldCharType="end"/>
        </w:r>
      </w:hyperlink>
    </w:p>
    <w:p w14:paraId="02E64E15" w14:textId="4BDD18A4" w:rsidR="001E1C99" w:rsidRDefault="001E1C99">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41592195" w:history="1">
        <w:r>
          <w:rPr>
            <w:rStyle w:val="Hyperlink"/>
            <w:noProof/>
          </w:rPr>
          <w:t>3.1.2 Value proposition &amp; Impact for users</w:t>
        </w:r>
        <w:r>
          <w:rPr>
            <w:noProof/>
            <w:webHidden/>
          </w:rPr>
          <w:tab/>
        </w:r>
        <w:r>
          <w:rPr>
            <w:noProof/>
            <w:webHidden/>
          </w:rPr>
          <w:fldChar w:fldCharType="begin"/>
        </w:r>
        <w:r>
          <w:rPr>
            <w:noProof/>
            <w:webHidden/>
          </w:rPr>
          <w:instrText xml:space="preserve"> PAGEREF _Toc241592195 \h </w:instrText>
        </w:r>
        <w:r>
          <w:rPr>
            <w:noProof/>
            <w:webHidden/>
          </w:rPr>
        </w:r>
        <w:r>
          <w:rPr>
            <w:noProof/>
            <w:webHidden/>
          </w:rPr>
          <w:fldChar w:fldCharType="separate"/>
        </w:r>
        <w:r>
          <w:rPr>
            <w:noProof/>
            <w:webHidden/>
          </w:rPr>
          <w:t>12</w:t>
        </w:r>
        <w:r>
          <w:rPr>
            <w:noProof/>
            <w:webHidden/>
          </w:rPr>
          <w:fldChar w:fldCharType="end"/>
        </w:r>
      </w:hyperlink>
    </w:p>
    <w:p w14:paraId="584E35B2" w14:textId="39A6465F" w:rsidR="001E1C99" w:rsidRDefault="001E1C99">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41592196" w:history="1">
        <w:r>
          <w:rPr>
            <w:rStyle w:val="Hyperlink"/>
            <w:noProof/>
          </w:rPr>
          <w:t>3.1.3 The cohort-credit translation</w:t>
        </w:r>
        <w:r>
          <w:rPr>
            <w:noProof/>
            <w:webHidden/>
          </w:rPr>
          <w:tab/>
        </w:r>
        <w:r>
          <w:rPr>
            <w:noProof/>
            <w:webHidden/>
          </w:rPr>
          <w:fldChar w:fldCharType="begin"/>
        </w:r>
        <w:r>
          <w:rPr>
            <w:noProof/>
            <w:webHidden/>
          </w:rPr>
          <w:instrText xml:space="preserve"> PAGEREF _Toc241592196 \h </w:instrText>
        </w:r>
        <w:r>
          <w:rPr>
            <w:noProof/>
            <w:webHidden/>
          </w:rPr>
        </w:r>
        <w:r>
          <w:rPr>
            <w:noProof/>
            <w:webHidden/>
          </w:rPr>
          <w:fldChar w:fldCharType="separate"/>
        </w:r>
        <w:r>
          <w:rPr>
            <w:noProof/>
            <w:webHidden/>
          </w:rPr>
          <w:t>12</w:t>
        </w:r>
        <w:r>
          <w:rPr>
            <w:noProof/>
            <w:webHidden/>
          </w:rPr>
          <w:fldChar w:fldCharType="end"/>
        </w:r>
      </w:hyperlink>
    </w:p>
    <w:p w14:paraId="4B6EE51A" w14:textId="36AFD68B" w:rsidR="001E1C99" w:rsidRDefault="001E1C99">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41592197" w:history="1">
        <w:r>
          <w:rPr>
            <w:rStyle w:val="Hyperlink"/>
            <w:noProof/>
          </w:rPr>
          <w:t>3.1.4 Schema anchor</w:t>
        </w:r>
        <w:r>
          <w:rPr>
            <w:noProof/>
            <w:webHidden/>
          </w:rPr>
          <w:tab/>
        </w:r>
        <w:r>
          <w:rPr>
            <w:noProof/>
            <w:webHidden/>
          </w:rPr>
          <w:fldChar w:fldCharType="begin"/>
        </w:r>
        <w:r>
          <w:rPr>
            <w:noProof/>
            <w:webHidden/>
          </w:rPr>
          <w:instrText xml:space="preserve"> PAGEREF _Toc241592197 \h </w:instrText>
        </w:r>
        <w:r>
          <w:rPr>
            <w:noProof/>
            <w:webHidden/>
          </w:rPr>
        </w:r>
        <w:r>
          <w:rPr>
            <w:noProof/>
            <w:webHidden/>
          </w:rPr>
          <w:fldChar w:fldCharType="separate"/>
        </w:r>
        <w:r>
          <w:rPr>
            <w:noProof/>
            <w:webHidden/>
          </w:rPr>
          <w:t>12</w:t>
        </w:r>
        <w:r>
          <w:rPr>
            <w:noProof/>
            <w:webHidden/>
          </w:rPr>
          <w:fldChar w:fldCharType="end"/>
        </w:r>
      </w:hyperlink>
    </w:p>
    <w:p w14:paraId="7857F574" w14:textId="5FC141BA" w:rsidR="001E1C99" w:rsidRDefault="001E1C9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1592198" w:history="1">
        <w:r>
          <w:rPr>
            <w:rStyle w:val="Hyperlink"/>
            <w:noProof/>
          </w:rPr>
          <w:t>4   Bridge to Capital Module</w:t>
        </w:r>
        <w:r>
          <w:rPr>
            <w:noProof/>
            <w:webHidden/>
          </w:rPr>
          <w:tab/>
        </w:r>
        <w:r>
          <w:rPr>
            <w:noProof/>
            <w:webHidden/>
          </w:rPr>
          <w:fldChar w:fldCharType="begin"/>
        </w:r>
        <w:r>
          <w:rPr>
            <w:noProof/>
            <w:webHidden/>
          </w:rPr>
          <w:instrText xml:space="preserve"> PAGEREF _Toc241592198 \h </w:instrText>
        </w:r>
        <w:r>
          <w:rPr>
            <w:noProof/>
            <w:webHidden/>
          </w:rPr>
        </w:r>
        <w:r>
          <w:rPr>
            <w:noProof/>
            <w:webHidden/>
          </w:rPr>
          <w:fldChar w:fldCharType="separate"/>
        </w:r>
        <w:r>
          <w:rPr>
            <w:noProof/>
            <w:webHidden/>
          </w:rPr>
          <w:t>13</w:t>
        </w:r>
        <w:r>
          <w:rPr>
            <w:noProof/>
            <w:webHidden/>
          </w:rPr>
          <w:fldChar w:fldCharType="end"/>
        </w:r>
      </w:hyperlink>
    </w:p>
    <w:p w14:paraId="61704944" w14:textId="5ED1CEEB"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199" w:history="1">
        <w:r>
          <w:rPr>
            <w:rStyle w:val="Hyperlink"/>
            <w:noProof/>
          </w:rPr>
          <w:t>The chain of investment promises</w:t>
        </w:r>
        <w:r>
          <w:rPr>
            <w:noProof/>
            <w:webHidden/>
          </w:rPr>
          <w:tab/>
        </w:r>
        <w:r>
          <w:rPr>
            <w:noProof/>
            <w:webHidden/>
          </w:rPr>
          <w:fldChar w:fldCharType="begin"/>
        </w:r>
        <w:r>
          <w:rPr>
            <w:noProof/>
            <w:webHidden/>
          </w:rPr>
          <w:instrText xml:space="preserve"> PAGEREF _Toc241592199 \h </w:instrText>
        </w:r>
        <w:r>
          <w:rPr>
            <w:noProof/>
            <w:webHidden/>
          </w:rPr>
        </w:r>
        <w:r>
          <w:rPr>
            <w:noProof/>
            <w:webHidden/>
          </w:rPr>
          <w:fldChar w:fldCharType="separate"/>
        </w:r>
        <w:r>
          <w:rPr>
            <w:noProof/>
            <w:webHidden/>
          </w:rPr>
          <w:t>13</w:t>
        </w:r>
        <w:r>
          <w:rPr>
            <w:noProof/>
            <w:webHidden/>
          </w:rPr>
          <w:fldChar w:fldCharType="end"/>
        </w:r>
      </w:hyperlink>
    </w:p>
    <w:p w14:paraId="2BB7A5B9" w14:textId="2B236EC9" w:rsidR="001E1C99" w:rsidRDefault="001E1C99">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41592200" w:history="1">
        <w:r>
          <w:rPr>
            <w:rStyle w:val="Hyperlink"/>
            <w:noProof/>
          </w:rPr>
          <w:t>4.0 The CFO Constraints</w:t>
        </w:r>
        <w:r>
          <w:rPr>
            <w:noProof/>
            <w:webHidden/>
          </w:rPr>
          <w:tab/>
        </w:r>
        <w:r>
          <w:rPr>
            <w:noProof/>
            <w:webHidden/>
          </w:rPr>
          <w:fldChar w:fldCharType="begin"/>
        </w:r>
        <w:r>
          <w:rPr>
            <w:noProof/>
            <w:webHidden/>
          </w:rPr>
          <w:instrText xml:space="preserve"> PAGEREF _Toc241592200 \h </w:instrText>
        </w:r>
        <w:r>
          <w:rPr>
            <w:noProof/>
            <w:webHidden/>
          </w:rPr>
        </w:r>
        <w:r>
          <w:rPr>
            <w:noProof/>
            <w:webHidden/>
          </w:rPr>
          <w:fldChar w:fldCharType="separate"/>
        </w:r>
        <w:r>
          <w:rPr>
            <w:noProof/>
            <w:webHidden/>
          </w:rPr>
          <w:t>13</w:t>
        </w:r>
        <w:r>
          <w:rPr>
            <w:noProof/>
            <w:webHidden/>
          </w:rPr>
          <w:fldChar w:fldCharType="end"/>
        </w:r>
      </w:hyperlink>
    </w:p>
    <w:p w14:paraId="3F5D72E3" w14:textId="72AFCA74" w:rsidR="001E1C99" w:rsidRDefault="001E1C99">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41592201" w:history="1">
        <w:r>
          <w:rPr>
            <w:rStyle w:val="Hyperlink"/>
            <w:noProof/>
          </w:rPr>
          <w:t>4.1 Capital Management &amp; Control system</w:t>
        </w:r>
        <w:r>
          <w:rPr>
            <w:noProof/>
            <w:webHidden/>
          </w:rPr>
          <w:tab/>
        </w:r>
        <w:r>
          <w:rPr>
            <w:noProof/>
            <w:webHidden/>
          </w:rPr>
          <w:fldChar w:fldCharType="begin"/>
        </w:r>
        <w:r>
          <w:rPr>
            <w:noProof/>
            <w:webHidden/>
          </w:rPr>
          <w:instrText xml:space="preserve"> PAGEREF _Toc241592201 \h </w:instrText>
        </w:r>
        <w:r>
          <w:rPr>
            <w:noProof/>
            <w:webHidden/>
          </w:rPr>
        </w:r>
        <w:r>
          <w:rPr>
            <w:noProof/>
            <w:webHidden/>
          </w:rPr>
          <w:fldChar w:fldCharType="separate"/>
        </w:r>
        <w:r>
          <w:rPr>
            <w:noProof/>
            <w:webHidden/>
          </w:rPr>
          <w:t>13</w:t>
        </w:r>
        <w:r>
          <w:rPr>
            <w:noProof/>
            <w:webHidden/>
          </w:rPr>
          <w:fldChar w:fldCharType="end"/>
        </w:r>
      </w:hyperlink>
    </w:p>
    <w:p w14:paraId="7F0D4FA5" w14:textId="01E874F2" w:rsidR="001E1C99" w:rsidRDefault="001E1C99">
      <w:pPr>
        <w:pStyle w:val="TOC4"/>
        <w:tabs>
          <w:tab w:val="right" w:leader="dot" w:pos="9736"/>
        </w:tabs>
        <w:rPr>
          <w:rFonts w:asciiTheme="minorHAnsi" w:eastAsiaTheme="minorEastAsia" w:hAnsiTheme="minorHAnsi" w:cstheme="minorBidi"/>
          <w:noProof/>
          <w:kern w:val="2"/>
          <w:sz w:val="24"/>
          <w:szCs w:val="24"/>
          <w14:ligatures w14:val="standardContextual"/>
        </w:rPr>
      </w:pPr>
      <w:hyperlink w:anchor="_Toc241592202" w:history="1">
        <w:r>
          <w:rPr>
            <w:rStyle w:val="Hyperlink"/>
            <w:noProof/>
          </w:rPr>
          <w:t xml:space="preserve">4.1.1 Disbursements relationship </w:t>
        </w:r>
        <w:r>
          <w:rPr>
            <w:rStyle w:val="Hyperlink"/>
            <w:rFonts w:ascii="Helvetica Neue UltraLight" w:hAnsi="Helvetica Neue UltraLight"/>
            <w:noProof/>
          </w:rPr>
          <w:t>t(to AACE Classes / FEL / FEED / EPC / FID)</w:t>
        </w:r>
        <w:r>
          <w:rPr>
            <w:noProof/>
            <w:webHidden/>
          </w:rPr>
          <w:tab/>
        </w:r>
        <w:r>
          <w:rPr>
            <w:noProof/>
            <w:webHidden/>
          </w:rPr>
          <w:fldChar w:fldCharType="begin"/>
        </w:r>
        <w:r>
          <w:rPr>
            <w:noProof/>
            <w:webHidden/>
          </w:rPr>
          <w:instrText xml:space="preserve"> PAGEREF _Toc241592202 \h </w:instrText>
        </w:r>
        <w:r>
          <w:rPr>
            <w:noProof/>
            <w:webHidden/>
          </w:rPr>
        </w:r>
        <w:r>
          <w:rPr>
            <w:noProof/>
            <w:webHidden/>
          </w:rPr>
          <w:fldChar w:fldCharType="separate"/>
        </w:r>
        <w:r>
          <w:rPr>
            <w:noProof/>
            <w:webHidden/>
          </w:rPr>
          <w:t>14</w:t>
        </w:r>
        <w:r>
          <w:rPr>
            <w:noProof/>
            <w:webHidden/>
          </w:rPr>
          <w:fldChar w:fldCharType="end"/>
        </w:r>
      </w:hyperlink>
    </w:p>
    <w:p w14:paraId="3CB55D56" w14:textId="66FC1C6D" w:rsidR="001E1C99" w:rsidRDefault="001E1C99">
      <w:pPr>
        <w:pStyle w:val="TOC4"/>
        <w:tabs>
          <w:tab w:val="right" w:leader="dot" w:pos="9736"/>
        </w:tabs>
        <w:rPr>
          <w:rFonts w:asciiTheme="minorHAnsi" w:eastAsiaTheme="minorEastAsia" w:hAnsiTheme="minorHAnsi" w:cstheme="minorBidi"/>
          <w:noProof/>
          <w:kern w:val="2"/>
          <w:sz w:val="24"/>
          <w:szCs w:val="24"/>
          <w14:ligatures w14:val="standardContextual"/>
        </w:rPr>
      </w:pPr>
      <w:hyperlink w:anchor="_Toc241592203" w:history="1">
        <w:r>
          <w:rPr>
            <w:rStyle w:val="Hyperlink"/>
            <w:noProof/>
          </w:rPr>
          <w:t>4.1.2 Construction disbursement triggers</w:t>
        </w:r>
        <w:r>
          <w:rPr>
            <w:noProof/>
            <w:webHidden/>
          </w:rPr>
          <w:tab/>
        </w:r>
        <w:r>
          <w:rPr>
            <w:noProof/>
            <w:webHidden/>
          </w:rPr>
          <w:fldChar w:fldCharType="begin"/>
        </w:r>
        <w:r>
          <w:rPr>
            <w:noProof/>
            <w:webHidden/>
          </w:rPr>
          <w:instrText xml:space="preserve"> PAGEREF _Toc241592203 \h </w:instrText>
        </w:r>
        <w:r>
          <w:rPr>
            <w:noProof/>
            <w:webHidden/>
          </w:rPr>
        </w:r>
        <w:r>
          <w:rPr>
            <w:noProof/>
            <w:webHidden/>
          </w:rPr>
          <w:fldChar w:fldCharType="separate"/>
        </w:r>
        <w:r>
          <w:rPr>
            <w:noProof/>
            <w:webHidden/>
          </w:rPr>
          <w:t>14</w:t>
        </w:r>
        <w:r>
          <w:rPr>
            <w:noProof/>
            <w:webHidden/>
          </w:rPr>
          <w:fldChar w:fldCharType="end"/>
        </w:r>
      </w:hyperlink>
    </w:p>
    <w:p w14:paraId="14CA7167" w14:textId="2E493B94" w:rsidR="001E1C99" w:rsidRDefault="001E1C99">
      <w:pPr>
        <w:pStyle w:val="TOC4"/>
        <w:tabs>
          <w:tab w:val="left" w:pos="1440"/>
          <w:tab w:val="right" w:leader="dot" w:pos="9736"/>
        </w:tabs>
        <w:rPr>
          <w:rFonts w:asciiTheme="minorHAnsi" w:eastAsiaTheme="minorEastAsia" w:hAnsiTheme="minorHAnsi" w:cstheme="minorBidi"/>
          <w:noProof/>
          <w:kern w:val="2"/>
          <w:sz w:val="24"/>
          <w:szCs w:val="24"/>
          <w14:ligatures w14:val="standardContextual"/>
        </w:rPr>
      </w:pPr>
      <w:hyperlink w:anchor="_Toc241592204" w:history="1">
        <w:r>
          <w:rPr>
            <w:rStyle w:val="Hyperlink"/>
            <w:noProof/>
          </w:rPr>
          <w:t>4.1.3</w:t>
        </w:r>
        <w:r>
          <w:rPr>
            <w:rFonts w:asciiTheme="minorHAnsi" w:eastAsiaTheme="minorEastAsia" w:hAnsiTheme="minorHAnsi" w:cstheme="minorBidi"/>
            <w:noProof/>
            <w:kern w:val="2"/>
            <w:sz w:val="24"/>
            <w:szCs w:val="24"/>
            <w14:ligatures w14:val="standardContextual"/>
          </w:rPr>
          <w:tab/>
        </w:r>
        <w:r>
          <w:rPr>
            <w:rStyle w:val="Hyperlink"/>
            <w:noProof/>
          </w:rPr>
          <w:t>Number of accounts - Typically</w:t>
        </w:r>
        <w:r>
          <w:rPr>
            <w:noProof/>
            <w:webHidden/>
          </w:rPr>
          <w:tab/>
        </w:r>
        <w:r>
          <w:rPr>
            <w:noProof/>
            <w:webHidden/>
          </w:rPr>
          <w:fldChar w:fldCharType="begin"/>
        </w:r>
        <w:r>
          <w:rPr>
            <w:noProof/>
            <w:webHidden/>
          </w:rPr>
          <w:instrText xml:space="preserve"> PAGEREF _Toc241592204 \h </w:instrText>
        </w:r>
        <w:r>
          <w:rPr>
            <w:noProof/>
            <w:webHidden/>
          </w:rPr>
        </w:r>
        <w:r>
          <w:rPr>
            <w:noProof/>
            <w:webHidden/>
          </w:rPr>
          <w:fldChar w:fldCharType="separate"/>
        </w:r>
        <w:r>
          <w:rPr>
            <w:noProof/>
            <w:webHidden/>
          </w:rPr>
          <w:t>15</w:t>
        </w:r>
        <w:r>
          <w:rPr>
            <w:noProof/>
            <w:webHidden/>
          </w:rPr>
          <w:fldChar w:fldCharType="end"/>
        </w:r>
      </w:hyperlink>
    </w:p>
    <w:p w14:paraId="356D48FF" w14:textId="16BC6C92" w:rsidR="001E1C99" w:rsidRDefault="001E1C99">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41592205" w:history="1">
        <w:r>
          <w:rPr>
            <w:rStyle w:val="Hyperlink"/>
            <w:noProof/>
          </w:rPr>
          <w:t>4.2 Different investors -  Different disbursement practices</w:t>
        </w:r>
        <w:r>
          <w:rPr>
            <w:noProof/>
            <w:webHidden/>
          </w:rPr>
          <w:tab/>
        </w:r>
        <w:r>
          <w:rPr>
            <w:noProof/>
            <w:webHidden/>
          </w:rPr>
          <w:fldChar w:fldCharType="begin"/>
        </w:r>
        <w:r>
          <w:rPr>
            <w:noProof/>
            <w:webHidden/>
          </w:rPr>
          <w:instrText xml:space="preserve"> PAGEREF _Toc241592205 \h </w:instrText>
        </w:r>
        <w:r>
          <w:rPr>
            <w:noProof/>
            <w:webHidden/>
          </w:rPr>
        </w:r>
        <w:r>
          <w:rPr>
            <w:noProof/>
            <w:webHidden/>
          </w:rPr>
          <w:fldChar w:fldCharType="separate"/>
        </w:r>
        <w:r>
          <w:rPr>
            <w:noProof/>
            <w:webHidden/>
          </w:rPr>
          <w:t>15</w:t>
        </w:r>
        <w:r>
          <w:rPr>
            <w:noProof/>
            <w:webHidden/>
          </w:rPr>
          <w:fldChar w:fldCharType="end"/>
        </w:r>
      </w:hyperlink>
    </w:p>
    <w:p w14:paraId="3C962A8A" w14:textId="231E6093" w:rsidR="001E1C99" w:rsidRDefault="001E1C99">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41592206" w:history="1">
        <w:r>
          <w:rPr>
            <w:rStyle w:val="Hyperlink"/>
            <w:noProof/>
          </w:rPr>
          <w:t>5. GEX’s  model - Categories ( code fields &amp; parameters)</w:t>
        </w:r>
        <w:r>
          <w:rPr>
            <w:noProof/>
            <w:webHidden/>
          </w:rPr>
          <w:tab/>
        </w:r>
        <w:r>
          <w:rPr>
            <w:noProof/>
            <w:webHidden/>
          </w:rPr>
          <w:fldChar w:fldCharType="begin"/>
        </w:r>
        <w:r>
          <w:rPr>
            <w:noProof/>
            <w:webHidden/>
          </w:rPr>
          <w:instrText xml:space="preserve"> PAGEREF _Toc241592206 \h </w:instrText>
        </w:r>
        <w:r>
          <w:rPr>
            <w:noProof/>
            <w:webHidden/>
          </w:rPr>
        </w:r>
        <w:r>
          <w:rPr>
            <w:noProof/>
            <w:webHidden/>
          </w:rPr>
          <w:fldChar w:fldCharType="separate"/>
        </w:r>
        <w:r>
          <w:rPr>
            <w:noProof/>
            <w:webHidden/>
          </w:rPr>
          <w:t>16</w:t>
        </w:r>
        <w:r>
          <w:rPr>
            <w:noProof/>
            <w:webHidden/>
          </w:rPr>
          <w:fldChar w:fldCharType="end"/>
        </w:r>
      </w:hyperlink>
    </w:p>
    <w:p w14:paraId="67EACA0B" w14:textId="40D35C5F" w:rsidR="001E1C99" w:rsidRDefault="001E1C99">
      <w:pPr>
        <w:pStyle w:val="TOC4"/>
        <w:tabs>
          <w:tab w:val="right" w:leader="dot" w:pos="9736"/>
        </w:tabs>
        <w:rPr>
          <w:rFonts w:asciiTheme="minorHAnsi" w:eastAsiaTheme="minorEastAsia" w:hAnsiTheme="minorHAnsi" w:cstheme="minorBidi"/>
          <w:noProof/>
          <w:kern w:val="2"/>
          <w:sz w:val="24"/>
          <w:szCs w:val="24"/>
          <w14:ligatures w14:val="standardContextual"/>
        </w:rPr>
      </w:pPr>
      <w:hyperlink w:anchor="_Toc241592207" w:history="1">
        <w:r>
          <w:rPr>
            <w:rStyle w:val="Hyperlink"/>
            <w:noProof/>
          </w:rPr>
          <w:t>5.1 Capital deployment - Gannt chart</w:t>
        </w:r>
        <w:r>
          <w:rPr>
            <w:noProof/>
            <w:webHidden/>
          </w:rPr>
          <w:tab/>
        </w:r>
        <w:r>
          <w:rPr>
            <w:noProof/>
            <w:webHidden/>
          </w:rPr>
          <w:fldChar w:fldCharType="begin"/>
        </w:r>
        <w:r>
          <w:rPr>
            <w:noProof/>
            <w:webHidden/>
          </w:rPr>
          <w:instrText xml:space="preserve"> PAGEREF _Toc241592207 \h </w:instrText>
        </w:r>
        <w:r>
          <w:rPr>
            <w:noProof/>
            <w:webHidden/>
          </w:rPr>
        </w:r>
        <w:r>
          <w:rPr>
            <w:noProof/>
            <w:webHidden/>
          </w:rPr>
          <w:fldChar w:fldCharType="separate"/>
        </w:r>
        <w:r>
          <w:rPr>
            <w:noProof/>
            <w:webHidden/>
          </w:rPr>
          <w:t>17</w:t>
        </w:r>
        <w:r>
          <w:rPr>
            <w:noProof/>
            <w:webHidden/>
          </w:rPr>
          <w:fldChar w:fldCharType="end"/>
        </w:r>
      </w:hyperlink>
    </w:p>
    <w:p w14:paraId="35560700" w14:textId="0F453AA9" w:rsidR="001E1C99" w:rsidRDefault="001E1C99">
      <w:pPr>
        <w:pStyle w:val="TOC4"/>
        <w:tabs>
          <w:tab w:val="right" w:leader="dot" w:pos="9736"/>
        </w:tabs>
        <w:rPr>
          <w:rFonts w:asciiTheme="minorHAnsi" w:eastAsiaTheme="minorEastAsia" w:hAnsiTheme="minorHAnsi" w:cstheme="minorBidi"/>
          <w:noProof/>
          <w:kern w:val="2"/>
          <w:sz w:val="24"/>
          <w:szCs w:val="24"/>
          <w14:ligatures w14:val="standardContextual"/>
        </w:rPr>
      </w:pPr>
      <w:hyperlink w:anchor="_Toc241592208" w:history="1">
        <w:r>
          <w:rPr>
            <w:rStyle w:val="Hyperlink"/>
            <w:noProof/>
          </w:rPr>
          <w:t>5.2   The Development Package Object [EXTEND]</w:t>
        </w:r>
        <w:r>
          <w:rPr>
            <w:noProof/>
            <w:webHidden/>
          </w:rPr>
          <w:tab/>
        </w:r>
        <w:r>
          <w:rPr>
            <w:noProof/>
            <w:webHidden/>
          </w:rPr>
          <w:fldChar w:fldCharType="begin"/>
        </w:r>
        <w:r>
          <w:rPr>
            <w:noProof/>
            <w:webHidden/>
          </w:rPr>
          <w:instrText xml:space="preserve"> PAGEREF _Toc241592208 \h </w:instrText>
        </w:r>
        <w:r>
          <w:rPr>
            <w:noProof/>
            <w:webHidden/>
          </w:rPr>
        </w:r>
        <w:r>
          <w:rPr>
            <w:noProof/>
            <w:webHidden/>
          </w:rPr>
          <w:fldChar w:fldCharType="separate"/>
        </w:r>
        <w:r>
          <w:rPr>
            <w:noProof/>
            <w:webHidden/>
          </w:rPr>
          <w:t>19</w:t>
        </w:r>
        <w:r>
          <w:rPr>
            <w:noProof/>
            <w:webHidden/>
          </w:rPr>
          <w:fldChar w:fldCharType="end"/>
        </w:r>
      </w:hyperlink>
    </w:p>
    <w:p w14:paraId="40576045" w14:textId="7F844CD9" w:rsidR="001E1C99" w:rsidRDefault="001E1C99">
      <w:pPr>
        <w:pStyle w:val="TOC4"/>
        <w:tabs>
          <w:tab w:val="right" w:leader="dot" w:pos="9736"/>
        </w:tabs>
        <w:rPr>
          <w:rFonts w:asciiTheme="minorHAnsi" w:eastAsiaTheme="minorEastAsia" w:hAnsiTheme="minorHAnsi" w:cstheme="minorBidi"/>
          <w:noProof/>
          <w:kern w:val="2"/>
          <w:sz w:val="24"/>
          <w:szCs w:val="24"/>
          <w14:ligatures w14:val="standardContextual"/>
        </w:rPr>
      </w:pPr>
      <w:hyperlink w:anchor="_Toc241592209" w:history="1">
        <w:r>
          <w:rPr>
            <w:rStyle w:val="Hyperlink"/>
            <w:noProof/>
          </w:rPr>
          <w:t>5.3   SPEND_WAVE entity</w:t>
        </w:r>
        <w:r>
          <w:rPr>
            <w:noProof/>
            <w:webHidden/>
          </w:rPr>
          <w:tab/>
        </w:r>
        <w:r>
          <w:rPr>
            <w:noProof/>
            <w:webHidden/>
          </w:rPr>
          <w:fldChar w:fldCharType="begin"/>
        </w:r>
        <w:r>
          <w:rPr>
            <w:noProof/>
            <w:webHidden/>
          </w:rPr>
          <w:instrText xml:space="preserve"> PAGEREF _Toc241592209 \h </w:instrText>
        </w:r>
        <w:r>
          <w:rPr>
            <w:noProof/>
            <w:webHidden/>
          </w:rPr>
        </w:r>
        <w:r>
          <w:rPr>
            <w:noProof/>
            <w:webHidden/>
          </w:rPr>
          <w:fldChar w:fldCharType="separate"/>
        </w:r>
        <w:r>
          <w:rPr>
            <w:noProof/>
            <w:webHidden/>
          </w:rPr>
          <w:t>20</w:t>
        </w:r>
        <w:r>
          <w:rPr>
            <w:noProof/>
            <w:webHidden/>
          </w:rPr>
          <w:fldChar w:fldCharType="end"/>
        </w:r>
      </w:hyperlink>
    </w:p>
    <w:p w14:paraId="731505AA" w14:textId="3AC72E39" w:rsidR="001E1C99" w:rsidRDefault="001E1C99">
      <w:pPr>
        <w:pStyle w:val="TOC4"/>
        <w:tabs>
          <w:tab w:val="right" w:leader="dot" w:pos="9736"/>
        </w:tabs>
        <w:rPr>
          <w:rFonts w:asciiTheme="minorHAnsi" w:eastAsiaTheme="minorEastAsia" w:hAnsiTheme="minorHAnsi" w:cstheme="minorBidi"/>
          <w:noProof/>
          <w:kern w:val="2"/>
          <w:sz w:val="24"/>
          <w:szCs w:val="24"/>
          <w14:ligatures w14:val="standardContextual"/>
        </w:rPr>
      </w:pPr>
      <w:hyperlink w:anchor="_Toc241592210" w:history="1">
        <w:r>
          <w:rPr>
            <w:rStyle w:val="Hyperlink"/>
            <w:noProof/>
          </w:rPr>
          <w:t>5.4 Pre-FID equity-first-loss invariant</w:t>
        </w:r>
        <w:r>
          <w:rPr>
            <w:noProof/>
            <w:webHidden/>
          </w:rPr>
          <w:tab/>
        </w:r>
        <w:r>
          <w:rPr>
            <w:noProof/>
            <w:webHidden/>
          </w:rPr>
          <w:fldChar w:fldCharType="begin"/>
        </w:r>
        <w:r>
          <w:rPr>
            <w:noProof/>
            <w:webHidden/>
          </w:rPr>
          <w:instrText xml:space="preserve"> PAGEREF _Toc241592210 \h </w:instrText>
        </w:r>
        <w:r>
          <w:rPr>
            <w:noProof/>
            <w:webHidden/>
          </w:rPr>
        </w:r>
        <w:r>
          <w:rPr>
            <w:noProof/>
            <w:webHidden/>
          </w:rPr>
          <w:fldChar w:fldCharType="separate"/>
        </w:r>
        <w:r>
          <w:rPr>
            <w:noProof/>
            <w:webHidden/>
          </w:rPr>
          <w:t>21</w:t>
        </w:r>
        <w:r>
          <w:rPr>
            <w:noProof/>
            <w:webHidden/>
          </w:rPr>
          <w:fldChar w:fldCharType="end"/>
        </w:r>
      </w:hyperlink>
    </w:p>
    <w:p w14:paraId="0887395B" w14:textId="25F848F0" w:rsidR="001E1C99" w:rsidRDefault="001E1C99">
      <w:pPr>
        <w:pStyle w:val="TOC4"/>
        <w:tabs>
          <w:tab w:val="right" w:leader="dot" w:pos="9736"/>
        </w:tabs>
        <w:rPr>
          <w:rFonts w:asciiTheme="minorHAnsi" w:eastAsiaTheme="minorEastAsia" w:hAnsiTheme="minorHAnsi" w:cstheme="minorBidi"/>
          <w:noProof/>
          <w:kern w:val="2"/>
          <w:sz w:val="24"/>
          <w:szCs w:val="24"/>
          <w14:ligatures w14:val="standardContextual"/>
        </w:rPr>
      </w:pPr>
      <w:hyperlink w:anchor="_Toc241592211" w:history="1">
        <w:r>
          <w:rPr>
            <w:rStyle w:val="Hyperlink"/>
            <w:noProof/>
          </w:rPr>
          <w:t>5.5–5.6   DRAWDOWN_SCHEDULE, CAPITAL_TRANCHES, DFI_CRITERIA, Pre-COD Metrics, Verification</w:t>
        </w:r>
        <w:r>
          <w:rPr>
            <w:noProof/>
            <w:webHidden/>
          </w:rPr>
          <w:tab/>
        </w:r>
        <w:r>
          <w:rPr>
            <w:noProof/>
            <w:webHidden/>
          </w:rPr>
          <w:fldChar w:fldCharType="begin"/>
        </w:r>
        <w:r>
          <w:rPr>
            <w:noProof/>
            <w:webHidden/>
          </w:rPr>
          <w:instrText xml:space="preserve"> PAGEREF _Toc241592211 \h </w:instrText>
        </w:r>
        <w:r>
          <w:rPr>
            <w:noProof/>
            <w:webHidden/>
          </w:rPr>
        </w:r>
        <w:r>
          <w:rPr>
            <w:noProof/>
            <w:webHidden/>
          </w:rPr>
          <w:fldChar w:fldCharType="separate"/>
        </w:r>
        <w:r>
          <w:rPr>
            <w:noProof/>
            <w:webHidden/>
          </w:rPr>
          <w:t>21</w:t>
        </w:r>
        <w:r>
          <w:rPr>
            <w:noProof/>
            <w:webHidden/>
          </w:rPr>
          <w:fldChar w:fldCharType="end"/>
        </w:r>
      </w:hyperlink>
    </w:p>
    <w:p w14:paraId="46B00F6E" w14:textId="0A707233" w:rsidR="001E1C99" w:rsidRDefault="001E1C99">
      <w:pPr>
        <w:pStyle w:val="TOC4"/>
        <w:tabs>
          <w:tab w:val="right" w:leader="dot" w:pos="9736"/>
        </w:tabs>
        <w:rPr>
          <w:rFonts w:asciiTheme="minorHAnsi" w:eastAsiaTheme="minorEastAsia" w:hAnsiTheme="minorHAnsi" w:cstheme="minorBidi"/>
          <w:noProof/>
          <w:kern w:val="2"/>
          <w:sz w:val="24"/>
          <w:szCs w:val="24"/>
          <w14:ligatures w14:val="standardContextual"/>
        </w:rPr>
      </w:pPr>
      <w:hyperlink w:anchor="_Toc241592212" w:history="1">
        <w:r>
          <w:rPr>
            <w:rStyle w:val="Hyperlink"/>
            <w:noProof/>
          </w:rPr>
          <w:t>5.7   DRAWDOWN_SCHEDULE entity</w:t>
        </w:r>
        <w:r>
          <w:rPr>
            <w:noProof/>
            <w:webHidden/>
          </w:rPr>
          <w:tab/>
        </w:r>
        <w:r>
          <w:rPr>
            <w:noProof/>
            <w:webHidden/>
          </w:rPr>
          <w:fldChar w:fldCharType="begin"/>
        </w:r>
        <w:r>
          <w:rPr>
            <w:noProof/>
            <w:webHidden/>
          </w:rPr>
          <w:instrText xml:space="preserve"> PAGEREF _Toc241592212 \h </w:instrText>
        </w:r>
        <w:r>
          <w:rPr>
            <w:noProof/>
            <w:webHidden/>
          </w:rPr>
        </w:r>
        <w:r>
          <w:rPr>
            <w:noProof/>
            <w:webHidden/>
          </w:rPr>
          <w:fldChar w:fldCharType="separate"/>
        </w:r>
        <w:r>
          <w:rPr>
            <w:noProof/>
            <w:webHidden/>
          </w:rPr>
          <w:t>21</w:t>
        </w:r>
        <w:r>
          <w:rPr>
            <w:noProof/>
            <w:webHidden/>
          </w:rPr>
          <w:fldChar w:fldCharType="end"/>
        </w:r>
      </w:hyperlink>
    </w:p>
    <w:p w14:paraId="6B4CD1B7" w14:textId="3CB1FDFD" w:rsidR="001E1C99" w:rsidRDefault="001E1C99">
      <w:pPr>
        <w:pStyle w:val="TOC4"/>
        <w:tabs>
          <w:tab w:val="right" w:leader="dot" w:pos="9736"/>
        </w:tabs>
        <w:rPr>
          <w:rFonts w:asciiTheme="minorHAnsi" w:eastAsiaTheme="minorEastAsia" w:hAnsiTheme="minorHAnsi" w:cstheme="minorBidi"/>
          <w:noProof/>
          <w:kern w:val="2"/>
          <w:sz w:val="24"/>
          <w:szCs w:val="24"/>
          <w14:ligatures w14:val="standardContextual"/>
        </w:rPr>
      </w:pPr>
      <w:hyperlink w:anchor="_Toc241592213" w:history="1">
        <w:r>
          <w:rPr>
            <w:rStyle w:val="Hyperlink"/>
            <w:noProof/>
          </w:rPr>
          <w:t>5.8. Capital Stack and Concessional Layer</w:t>
        </w:r>
        <w:r>
          <w:rPr>
            <w:noProof/>
            <w:webHidden/>
          </w:rPr>
          <w:tab/>
        </w:r>
        <w:r>
          <w:rPr>
            <w:noProof/>
            <w:webHidden/>
          </w:rPr>
          <w:fldChar w:fldCharType="begin"/>
        </w:r>
        <w:r>
          <w:rPr>
            <w:noProof/>
            <w:webHidden/>
          </w:rPr>
          <w:instrText xml:space="preserve"> PAGEREF _Toc241592213 \h </w:instrText>
        </w:r>
        <w:r>
          <w:rPr>
            <w:noProof/>
            <w:webHidden/>
          </w:rPr>
        </w:r>
        <w:r>
          <w:rPr>
            <w:noProof/>
            <w:webHidden/>
          </w:rPr>
          <w:fldChar w:fldCharType="separate"/>
        </w:r>
        <w:r>
          <w:rPr>
            <w:noProof/>
            <w:webHidden/>
          </w:rPr>
          <w:t>21</w:t>
        </w:r>
        <w:r>
          <w:rPr>
            <w:noProof/>
            <w:webHidden/>
          </w:rPr>
          <w:fldChar w:fldCharType="end"/>
        </w:r>
      </w:hyperlink>
    </w:p>
    <w:p w14:paraId="7D1642C0" w14:textId="5A065D0C" w:rsidR="001E1C99" w:rsidRDefault="001E1C99">
      <w:pPr>
        <w:pStyle w:val="TOC4"/>
        <w:tabs>
          <w:tab w:val="right" w:leader="dot" w:pos="9736"/>
        </w:tabs>
        <w:rPr>
          <w:rFonts w:asciiTheme="minorHAnsi" w:eastAsiaTheme="minorEastAsia" w:hAnsiTheme="minorHAnsi" w:cstheme="minorBidi"/>
          <w:noProof/>
          <w:kern w:val="2"/>
          <w:sz w:val="24"/>
          <w:szCs w:val="24"/>
          <w14:ligatures w14:val="standardContextual"/>
        </w:rPr>
      </w:pPr>
      <w:hyperlink w:anchor="_Toc241592214" w:history="1">
        <w:r>
          <w:rPr>
            <w:rStyle w:val="Hyperlink"/>
            <w:noProof/>
          </w:rPr>
          <w:t>5.9   DFI Criteria as Data</w:t>
        </w:r>
        <w:r>
          <w:rPr>
            <w:noProof/>
            <w:webHidden/>
          </w:rPr>
          <w:tab/>
        </w:r>
        <w:r>
          <w:rPr>
            <w:noProof/>
            <w:webHidden/>
          </w:rPr>
          <w:fldChar w:fldCharType="begin"/>
        </w:r>
        <w:r>
          <w:rPr>
            <w:noProof/>
            <w:webHidden/>
          </w:rPr>
          <w:instrText xml:space="preserve"> PAGEREF _Toc241592214 \h </w:instrText>
        </w:r>
        <w:r>
          <w:rPr>
            <w:noProof/>
            <w:webHidden/>
          </w:rPr>
        </w:r>
        <w:r>
          <w:rPr>
            <w:noProof/>
            <w:webHidden/>
          </w:rPr>
          <w:fldChar w:fldCharType="separate"/>
        </w:r>
        <w:r>
          <w:rPr>
            <w:noProof/>
            <w:webHidden/>
          </w:rPr>
          <w:t>22</w:t>
        </w:r>
        <w:r>
          <w:rPr>
            <w:noProof/>
            <w:webHidden/>
          </w:rPr>
          <w:fldChar w:fldCharType="end"/>
        </w:r>
      </w:hyperlink>
    </w:p>
    <w:p w14:paraId="5A0BC7E5" w14:textId="6305CE6D" w:rsidR="001E1C99" w:rsidRDefault="001E1C99">
      <w:pPr>
        <w:pStyle w:val="TOC4"/>
        <w:tabs>
          <w:tab w:val="right" w:leader="dot" w:pos="9736"/>
        </w:tabs>
        <w:rPr>
          <w:rFonts w:asciiTheme="minorHAnsi" w:eastAsiaTheme="minorEastAsia" w:hAnsiTheme="minorHAnsi" w:cstheme="minorBidi"/>
          <w:noProof/>
          <w:kern w:val="2"/>
          <w:sz w:val="24"/>
          <w:szCs w:val="24"/>
          <w14:ligatures w14:val="standardContextual"/>
        </w:rPr>
      </w:pPr>
      <w:hyperlink w:anchor="_Toc241592215" w:history="1">
        <w:r>
          <w:rPr>
            <w:rStyle w:val="Hyperlink"/>
            <w:noProof/>
          </w:rPr>
          <w:t>5.10   Pre-COD Metrics</w:t>
        </w:r>
        <w:r>
          <w:rPr>
            <w:noProof/>
            <w:webHidden/>
          </w:rPr>
          <w:tab/>
        </w:r>
        <w:r>
          <w:rPr>
            <w:noProof/>
            <w:webHidden/>
          </w:rPr>
          <w:fldChar w:fldCharType="begin"/>
        </w:r>
        <w:r>
          <w:rPr>
            <w:noProof/>
            <w:webHidden/>
          </w:rPr>
          <w:instrText xml:space="preserve"> PAGEREF _Toc241592215 \h </w:instrText>
        </w:r>
        <w:r>
          <w:rPr>
            <w:noProof/>
            <w:webHidden/>
          </w:rPr>
        </w:r>
        <w:r>
          <w:rPr>
            <w:noProof/>
            <w:webHidden/>
          </w:rPr>
          <w:fldChar w:fldCharType="separate"/>
        </w:r>
        <w:r>
          <w:rPr>
            <w:noProof/>
            <w:webHidden/>
          </w:rPr>
          <w:t>22</w:t>
        </w:r>
        <w:r>
          <w:rPr>
            <w:noProof/>
            <w:webHidden/>
          </w:rPr>
          <w:fldChar w:fldCharType="end"/>
        </w:r>
      </w:hyperlink>
    </w:p>
    <w:p w14:paraId="110077AF" w14:textId="08A91993"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216" w:history="1">
        <w:r>
          <w:rPr>
            <w:rStyle w:val="Hyperlink"/>
            <w:noProof/>
          </w:rPr>
          <w:t>6   Verification Taxonomy</w:t>
        </w:r>
        <w:r>
          <w:rPr>
            <w:noProof/>
            <w:webHidden/>
          </w:rPr>
          <w:tab/>
        </w:r>
        <w:r>
          <w:rPr>
            <w:noProof/>
            <w:webHidden/>
          </w:rPr>
          <w:fldChar w:fldCharType="begin"/>
        </w:r>
        <w:r>
          <w:rPr>
            <w:noProof/>
            <w:webHidden/>
          </w:rPr>
          <w:instrText xml:space="preserve"> PAGEREF _Toc241592216 \h </w:instrText>
        </w:r>
        <w:r>
          <w:rPr>
            <w:noProof/>
            <w:webHidden/>
          </w:rPr>
        </w:r>
        <w:r>
          <w:rPr>
            <w:noProof/>
            <w:webHidden/>
          </w:rPr>
          <w:fldChar w:fldCharType="separate"/>
        </w:r>
        <w:r>
          <w:rPr>
            <w:noProof/>
            <w:webHidden/>
          </w:rPr>
          <w:t>23</w:t>
        </w:r>
        <w:r>
          <w:rPr>
            <w:noProof/>
            <w:webHidden/>
          </w:rPr>
          <w:fldChar w:fldCharType="end"/>
        </w:r>
      </w:hyperlink>
    </w:p>
    <w:p w14:paraId="59FC1FBB" w14:textId="678554B9" w:rsidR="001E1C99" w:rsidRDefault="001E1C99">
      <w:pPr>
        <w:pStyle w:val="TOC2"/>
        <w:tabs>
          <w:tab w:val="left" w:pos="660"/>
          <w:tab w:val="right" w:leader="dot" w:pos="9736"/>
        </w:tabs>
        <w:rPr>
          <w:rFonts w:asciiTheme="minorHAnsi" w:eastAsiaTheme="minorEastAsia" w:hAnsiTheme="minorHAnsi" w:cstheme="minorBidi"/>
          <w:noProof/>
          <w:kern w:val="2"/>
          <w:sz w:val="24"/>
          <w:szCs w:val="24"/>
          <w14:ligatures w14:val="standardContextual"/>
        </w:rPr>
      </w:pPr>
      <w:hyperlink w:anchor="_Toc241592217" w:history="1">
        <w:r>
          <w:rPr>
            <w:rStyle w:val="Hyperlink"/>
            <w:noProof/>
          </w:rPr>
          <w:t>7.</w:t>
        </w:r>
        <w:r>
          <w:rPr>
            <w:rFonts w:asciiTheme="minorHAnsi" w:eastAsiaTheme="minorEastAsia" w:hAnsiTheme="minorHAnsi" w:cstheme="minorBidi"/>
            <w:noProof/>
            <w:kern w:val="2"/>
            <w:sz w:val="24"/>
            <w:szCs w:val="24"/>
            <w14:ligatures w14:val="standardContextual"/>
          </w:rPr>
          <w:tab/>
        </w:r>
        <w:r>
          <w:rPr>
            <w:rStyle w:val="Hyperlink"/>
            <w:noProof/>
          </w:rPr>
          <w:t>TEA &amp; Cost-Basis Service</w:t>
        </w:r>
        <w:r>
          <w:rPr>
            <w:noProof/>
            <w:webHidden/>
          </w:rPr>
          <w:tab/>
        </w:r>
        <w:r>
          <w:rPr>
            <w:noProof/>
            <w:webHidden/>
          </w:rPr>
          <w:fldChar w:fldCharType="begin"/>
        </w:r>
        <w:r>
          <w:rPr>
            <w:noProof/>
            <w:webHidden/>
          </w:rPr>
          <w:instrText xml:space="preserve"> PAGEREF _Toc241592217 \h </w:instrText>
        </w:r>
        <w:r>
          <w:rPr>
            <w:noProof/>
            <w:webHidden/>
          </w:rPr>
        </w:r>
        <w:r>
          <w:rPr>
            <w:noProof/>
            <w:webHidden/>
          </w:rPr>
          <w:fldChar w:fldCharType="separate"/>
        </w:r>
        <w:r>
          <w:rPr>
            <w:noProof/>
            <w:webHidden/>
          </w:rPr>
          <w:t>23</w:t>
        </w:r>
        <w:r>
          <w:rPr>
            <w:noProof/>
            <w:webHidden/>
          </w:rPr>
          <w:fldChar w:fldCharType="end"/>
        </w:r>
      </w:hyperlink>
    </w:p>
    <w:p w14:paraId="385A3AC0" w14:textId="625F2CDF"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218" w:history="1">
        <w:r>
          <w:rPr>
            <w:rStyle w:val="Hyperlink"/>
            <w:noProof/>
          </w:rPr>
          <w:t>8   Per-Molecule Process Function  [NEW v4.3]</w:t>
        </w:r>
        <w:r>
          <w:rPr>
            <w:noProof/>
            <w:webHidden/>
          </w:rPr>
          <w:tab/>
        </w:r>
        <w:r>
          <w:rPr>
            <w:noProof/>
            <w:webHidden/>
          </w:rPr>
          <w:fldChar w:fldCharType="begin"/>
        </w:r>
        <w:r>
          <w:rPr>
            <w:noProof/>
            <w:webHidden/>
          </w:rPr>
          <w:instrText xml:space="preserve"> PAGEREF _Toc241592218 \h </w:instrText>
        </w:r>
        <w:r>
          <w:rPr>
            <w:noProof/>
            <w:webHidden/>
          </w:rPr>
        </w:r>
        <w:r>
          <w:rPr>
            <w:noProof/>
            <w:webHidden/>
          </w:rPr>
          <w:fldChar w:fldCharType="separate"/>
        </w:r>
        <w:r>
          <w:rPr>
            <w:noProof/>
            <w:webHidden/>
          </w:rPr>
          <w:t>24</w:t>
        </w:r>
        <w:r>
          <w:rPr>
            <w:noProof/>
            <w:webHidden/>
          </w:rPr>
          <w:fldChar w:fldCharType="end"/>
        </w:r>
      </w:hyperlink>
    </w:p>
    <w:p w14:paraId="788CAE37" w14:textId="32688D5C" w:rsidR="001E1C99" w:rsidRDefault="001E1C9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1592219" w:history="1">
        <w:r>
          <w:rPr>
            <w:rStyle w:val="Hyperlink"/>
            <w:noProof/>
          </w:rPr>
          <w:t>5   Tokenisation Module</w:t>
        </w:r>
        <w:r>
          <w:rPr>
            <w:noProof/>
            <w:webHidden/>
          </w:rPr>
          <w:tab/>
        </w:r>
        <w:r>
          <w:rPr>
            <w:noProof/>
            <w:webHidden/>
          </w:rPr>
          <w:fldChar w:fldCharType="begin"/>
        </w:r>
        <w:r>
          <w:rPr>
            <w:noProof/>
            <w:webHidden/>
          </w:rPr>
          <w:instrText xml:space="preserve"> PAGEREF _Toc241592219 \h </w:instrText>
        </w:r>
        <w:r>
          <w:rPr>
            <w:noProof/>
            <w:webHidden/>
          </w:rPr>
        </w:r>
        <w:r>
          <w:rPr>
            <w:noProof/>
            <w:webHidden/>
          </w:rPr>
          <w:fldChar w:fldCharType="separate"/>
        </w:r>
        <w:r>
          <w:rPr>
            <w:noProof/>
            <w:webHidden/>
          </w:rPr>
          <w:t>24</w:t>
        </w:r>
        <w:r>
          <w:rPr>
            <w:noProof/>
            <w:webHidden/>
          </w:rPr>
          <w:fldChar w:fldCharType="end"/>
        </w:r>
      </w:hyperlink>
    </w:p>
    <w:p w14:paraId="48046559" w14:textId="5DFAD576"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220" w:history="1">
        <w:r>
          <w:rPr>
            <w:rStyle w:val="Hyperlink"/>
            <w:noProof/>
          </w:rPr>
          <w:t>5.1   TOKEN entity</w:t>
        </w:r>
        <w:r>
          <w:rPr>
            <w:noProof/>
            <w:webHidden/>
          </w:rPr>
          <w:tab/>
        </w:r>
        <w:r>
          <w:rPr>
            <w:noProof/>
            <w:webHidden/>
          </w:rPr>
          <w:fldChar w:fldCharType="begin"/>
        </w:r>
        <w:r>
          <w:rPr>
            <w:noProof/>
            <w:webHidden/>
          </w:rPr>
          <w:instrText xml:space="preserve"> PAGEREF _Toc241592220 \h </w:instrText>
        </w:r>
        <w:r>
          <w:rPr>
            <w:noProof/>
            <w:webHidden/>
          </w:rPr>
        </w:r>
        <w:r>
          <w:rPr>
            <w:noProof/>
            <w:webHidden/>
          </w:rPr>
          <w:fldChar w:fldCharType="separate"/>
        </w:r>
        <w:r>
          <w:rPr>
            <w:noProof/>
            <w:webHidden/>
          </w:rPr>
          <w:t>24</w:t>
        </w:r>
        <w:r>
          <w:rPr>
            <w:noProof/>
            <w:webHidden/>
          </w:rPr>
          <w:fldChar w:fldCharType="end"/>
        </w:r>
      </w:hyperlink>
    </w:p>
    <w:p w14:paraId="6BB0DA6D" w14:textId="62930B90"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221" w:history="1">
        <w:r>
          <w:rPr>
            <w:rStyle w:val="Hyperlink"/>
            <w:noProof/>
          </w:rPr>
          <w:t>5.2   Provenance pathways</w:t>
        </w:r>
        <w:r>
          <w:rPr>
            <w:noProof/>
            <w:webHidden/>
          </w:rPr>
          <w:tab/>
        </w:r>
        <w:r>
          <w:rPr>
            <w:noProof/>
            <w:webHidden/>
          </w:rPr>
          <w:fldChar w:fldCharType="begin"/>
        </w:r>
        <w:r>
          <w:rPr>
            <w:noProof/>
            <w:webHidden/>
          </w:rPr>
          <w:instrText xml:space="preserve"> PAGEREF _Toc241592221 \h </w:instrText>
        </w:r>
        <w:r>
          <w:rPr>
            <w:noProof/>
            <w:webHidden/>
          </w:rPr>
        </w:r>
        <w:r>
          <w:rPr>
            <w:noProof/>
            <w:webHidden/>
          </w:rPr>
          <w:fldChar w:fldCharType="separate"/>
        </w:r>
        <w:r>
          <w:rPr>
            <w:noProof/>
            <w:webHidden/>
          </w:rPr>
          <w:t>25</w:t>
        </w:r>
        <w:r>
          <w:rPr>
            <w:noProof/>
            <w:webHidden/>
          </w:rPr>
          <w:fldChar w:fldCharType="end"/>
        </w:r>
      </w:hyperlink>
    </w:p>
    <w:p w14:paraId="7AB8724B" w14:textId="3C4D44E9"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222" w:history="1">
        <w:r>
          <w:rPr>
            <w:rStyle w:val="Hyperlink"/>
            <w:noProof/>
          </w:rPr>
          <w:t>5.3   Token lifecycle</w:t>
        </w:r>
        <w:r>
          <w:rPr>
            <w:noProof/>
            <w:webHidden/>
          </w:rPr>
          <w:tab/>
        </w:r>
        <w:r>
          <w:rPr>
            <w:noProof/>
            <w:webHidden/>
          </w:rPr>
          <w:fldChar w:fldCharType="begin"/>
        </w:r>
        <w:r>
          <w:rPr>
            <w:noProof/>
            <w:webHidden/>
          </w:rPr>
          <w:instrText xml:space="preserve"> PAGEREF _Toc241592222 \h </w:instrText>
        </w:r>
        <w:r>
          <w:rPr>
            <w:noProof/>
            <w:webHidden/>
          </w:rPr>
        </w:r>
        <w:r>
          <w:rPr>
            <w:noProof/>
            <w:webHidden/>
          </w:rPr>
          <w:fldChar w:fldCharType="separate"/>
        </w:r>
        <w:r>
          <w:rPr>
            <w:noProof/>
            <w:webHidden/>
          </w:rPr>
          <w:t>25</w:t>
        </w:r>
        <w:r>
          <w:rPr>
            <w:noProof/>
            <w:webHidden/>
          </w:rPr>
          <w:fldChar w:fldCharType="end"/>
        </w:r>
      </w:hyperlink>
    </w:p>
    <w:p w14:paraId="11059A44" w14:textId="30C0D21E"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223" w:history="1">
        <w:r>
          <w:rPr>
            <w:rStyle w:val="Hyperlink"/>
            <w:noProof/>
          </w:rPr>
          <w:t>5.4   Mass-balance and double-counting prevention</w:t>
        </w:r>
        <w:r>
          <w:rPr>
            <w:noProof/>
            <w:webHidden/>
          </w:rPr>
          <w:tab/>
        </w:r>
        <w:r>
          <w:rPr>
            <w:noProof/>
            <w:webHidden/>
          </w:rPr>
          <w:fldChar w:fldCharType="begin"/>
        </w:r>
        <w:r>
          <w:rPr>
            <w:noProof/>
            <w:webHidden/>
          </w:rPr>
          <w:instrText xml:space="preserve"> PAGEREF _Toc241592223 \h </w:instrText>
        </w:r>
        <w:r>
          <w:rPr>
            <w:noProof/>
            <w:webHidden/>
          </w:rPr>
        </w:r>
        <w:r>
          <w:rPr>
            <w:noProof/>
            <w:webHidden/>
          </w:rPr>
          <w:fldChar w:fldCharType="separate"/>
        </w:r>
        <w:r>
          <w:rPr>
            <w:noProof/>
            <w:webHidden/>
          </w:rPr>
          <w:t>25</w:t>
        </w:r>
        <w:r>
          <w:rPr>
            <w:noProof/>
            <w:webHidden/>
          </w:rPr>
          <w:fldChar w:fldCharType="end"/>
        </w:r>
      </w:hyperlink>
    </w:p>
    <w:p w14:paraId="1EFBCF4A" w14:textId="548A779B"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224" w:history="1">
        <w:r>
          <w:rPr>
            <w:rStyle w:val="Hyperlink"/>
            <w:noProof/>
          </w:rPr>
          <w:t>5.5   Production Profile Handoff at FID</w:t>
        </w:r>
        <w:r>
          <w:rPr>
            <w:noProof/>
            <w:webHidden/>
          </w:rPr>
          <w:tab/>
        </w:r>
        <w:r>
          <w:rPr>
            <w:noProof/>
            <w:webHidden/>
          </w:rPr>
          <w:fldChar w:fldCharType="begin"/>
        </w:r>
        <w:r>
          <w:rPr>
            <w:noProof/>
            <w:webHidden/>
          </w:rPr>
          <w:instrText xml:space="preserve"> PAGEREF _Toc241592224 \h </w:instrText>
        </w:r>
        <w:r>
          <w:rPr>
            <w:noProof/>
            <w:webHidden/>
          </w:rPr>
        </w:r>
        <w:r>
          <w:rPr>
            <w:noProof/>
            <w:webHidden/>
          </w:rPr>
          <w:fldChar w:fldCharType="separate"/>
        </w:r>
        <w:r>
          <w:rPr>
            <w:noProof/>
            <w:webHidden/>
          </w:rPr>
          <w:t>26</w:t>
        </w:r>
        <w:r>
          <w:rPr>
            <w:noProof/>
            <w:webHidden/>
          </w:rPr>
          <w:fldChar w:fldCharType="end"/>
        </w:r>
      </w:hyperlink>
    </w:p>
    <w:p w14:paraId="3D4C0048" w14:textId="380E1B94" w:rsidR="001E1C99" w:rsidRDefault="001E1C9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1592225" w:history="1">
        <w:r>
          <w:rPr>
            <w:rStyle w:val="Hyperlink"/>
            <w:noProof/>
          </w:rPr>
          <w:t>6   Trading Module</w:t>
        </w:r>
        <w:r>
          <w:rPr>
            <w:noProof/>
            <w:webHidden/>
          </w:rPr>
          <w:tab/>
        </w:r>
        <w:r>
          <w:rPr>
            <w:noProof/>
            <w:webHidden/>
          </w:rPr>
          <w:fldChar w:fldCharType="begin"/>
        </w:r>
        <w:r>
          <w:rPr>
            <w:noProof/>
            <w:webHidden/>
          </w:rPr>
          <w:instrText xml:space="preserve"> PAGEREF _Toc241592225 \h </w:instrText>
        </w:r>
        <w:r>
          <w:rPr>
            <w:noProof/>
            <w:webHidden/>
          </w:rPr>
        </w:r>
        <w:r>
          <w:rPr>
            <w:noProof/>
            <w:webHidden/>
          </w:rPr>
          <w:fldChar w:fldCharType="separate"/>
        </w:r>
        <w:r>
          <w:rPr>
            <w:noProof/>
            <w:webHidden/>
          </w:rPr>
          <w:t>27</w:t>
        </w:r>
        <w:r>
          <w:rPr>
            <w:noProof/>
            <w:webHidden/>
          </w:rPr>
          <w:fldChar w:fldCharType="end"/>
        </w:r>
      </w:hyperlink>
    </w:p>
    <w:p w14:paraId="27B39F0D" w14:textId="39DEA185"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226" w:history="1">
        <w:r>
          <w:rPr>
            <w:rStyle w:val="Hyperlink"/>
            <w:noProof/>
          </w:rPr>
          <w:t>6.1   Capacity → Tokens → Listings</w:t>
        </w:r>
        <w:r>
          <w:rPr>
            <w:noProof/>
            <w:webHidden/>
          </w:rPr>
          <w:tab/>
        </w:r>
        <w:r>
          <w:rPr>
            <w:noProof/>
            <w:webHidden/>
          </w:rPr>
          <w:fldChar w:fldCharType="begin"/>
        </w:r>
        <w:r>
          <w:rPr>
            <w:noProof/>
            <w:webHidden/>
          </w:rPr>
          <w:instrText xml:space="preserve"> PAGEREF _Toc241592226 \h </w:instrText>
        </w:r>
        <w:r>
          <w:rPr>
            <w:noProof/>
            <w:webHidden/>
          </w:rPr>
        </w:r>
        <w:r>
          <w:rPr>
            <w:noProof/>
            <w:webHidden/>
          </w:rPr>
          <w:fldChar w:fldCharType="separate"/>
        </w:r>
        <w:r>
          <w:rPr>
            <w:noProof/>
            <w:webHidden/>
          </w:rPr>
          <w:t>27</w:t>
        </w:r>
        <w:r>
          <w:rPr>
            <w:noProof/>
            <w:webHidden/>
          </w:rPr>
          <w:fldChar w:fldCharType="end"/>
        </w:r>
      </w:hyperlink>
    </w:p>
    <w:p w14:paraId="30E987D8" w14:textId="3CAE7FB9"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227" w:history="1">
        <w:r>
          <w:rPr>
            <w:rStyle w:val="Hyperlink"/>
            <w:noProof/>
          </w:rPr>
          <w:t>6.2   Matching algorithm</w:t>
        </w:r>
        <w:r>
          <w:rPr>
            <w:noProof/>
            <w:webHidden/>
          </w:rPr>
          <w:tab/>
        </w:r>
        <w:r>
          <w:rPr>
            <w:noProof/>
            <w:webHidden/>
          </w:rPr>
          <w:fldChar w:fldCharType="begin"/>
        </w:r>
        <w:r>
          <w:rPr>
            <w:noProof/>
            <w:webHidden/>
          </w:rPr>
          <w:instrText xml:space="preserve"> PAGEREF _Toc241592227 \h </w:instrText>
        </w:r>
        <w:r>
          <w:rPr>
            <w:noProof/>
            <w:webHidden/>
          </w:rPr>
        </w:r>
        <w:r>
          <w:rPr>
            <w:noProof/>
            <w:webHidden/>
          </w:rPr>
          <w:fldChar w:fldCharType="separate"/>
        </w:r>
        <w:r>
          <w:rPr>
            <w:noProof/>
            <w:webHidden/>
          </w:rPr>
          <w:t>27</w:t>
        </w:r>
        <w:r>
          <w:rPr>
            <w:noProof/>
            <w:webHidden/>
          </w:rPr>
          <w:fldChar w:fldCharType="end"/>
        </w:r>
      </w:hyperlink>
    </w:p>
    <w:p w14:paraId="0A0D464F" w14:textId="3A56E587"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228" w:history="1">
        <w:r>
          <w:rPr>
            <w:rStyle w:val="Hyperlink"/>
            <w:noProof/>
          </w:rPr>
          <w:t>6.3   Settlement and carbon attribution</w:t>
        </w:r>
        <w:r>
          <w:rPr>
            <w:noProof/>
            <w:webHidden/>
          </w:rPr>
          <w:tab/>
        </w:r>
        <w:r>
          <w:rPr>
            <w:noProof/>
            <w:webHidden/>
          </w:rPr>
          <w:fldChar w:fldCharType="begin"/>
        </w:r>
        <w:r>
          <w:rPr>
            <w:noProof/>
            <w:webHidden/>
          </w:rPr>
          <w:instrText xml:space="preserve"> PAGEREF _Toc241592228 \h </w:instrText>
        </w:r>
        <w:r>
          <w:rPr>
            <w:noProof/>
            <w:webHidden/>
          </w:rPr>
        </w:r>
        <w:r>
          <w:rPr>
            <w:noProof/>
            <w:webHidden/>
          </w:rPr>
          <w:fldChar w:fldCharType="separate"/>
        </w:r>
        <w:r>
          <w:rPr>
            <w:noProof/>
            <w:webHidden/>
          </w:rPr>
          <w:t>28</w:t>
        </w:r>
        <w:r>
          <w:rPr>
            <w:noProof/>
            <w:webHidden/>
          </w:rPr>
          <w:fldChar w:fldCharType="end"/>
        </w:r>
      </w:hyperlink>
    </w:p>
    <w:p w14:paraId="3A4EFA33" w14:textId="312AAD1E"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229" w:history="1">
        <w:r>
          <w:rPr>
            <w:rStyle w:val="Hyperlink"/>
            <w:noProof/>
          </w:rPr>
          <w:t>6.4   Counterparty channels (Element-Matrix)</w:t>
        </w:r>
        <w:r>
          <w:rPr>
            <w:noProof/>
            <w:webHidden/>
          </w:rPr>
          <w:tab/>
        </w:r>
        <w:r>
          <w:rPr>
            <w:noProof/>
            <w:webHidden/>
          </w:rPr>
          <w:fldChar w:fldCharType="begin"/>
        </w:r>
        <w:r>
          <w:rPr>
            <w:noProof/>
            <w:webHidden/>
          </w:rPr>
          <w:instrText xml:space="preserve"> PAGEREF _Toc241592229 \h </w:instrText>
        </w:r>
        <w:r>
          <w:rPr>
            <w:noProof/>
            <w:webHidden/>
          </w:rPr>
        </w:r>
        <w:r>
          <w:rPr>
            <w:noProof/>
            <w:webHidden/>
          </w:rPr>
          <w:fldChar w:fldCharType="separate"/>
        </w:r>
        <w:r>
          <w:rPr>
            <w:noProof/>
            <w:webHidden/>
          </w:rPr>
          <w:t>28</w:t>
        </w:r>
        <w:r>
          <w:rPr>
            <w:noProof/>
            <w:webHidden/>
          </w:rPr>
          <w:fldChar w:fldCharType="end"/>
        </w:r>
      </w:hyperlink>
    </w:p>
    <w:p w14:paraId="02E14488" w14:textId="30CCC7D6" w:rsidR="001E1C99" w:rsidRDefault="001E1C9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1592230" w:history="1">
        <w:r>
          <w:rPr>
            <w:rStyle w:val="Hyperlink"/>
            <w:noProof/>
          </w:rPr>
          <w:t>7   Information Lineage Layer</w:t>
        </w:r>
        <w:r>
          <w:rPr>
            <w:noProof/>
            <w:webHidden/>
          </w:rPr>
          <w:tab/>
        </w:r>
        <w:r>
          <w:rPr>
            <w:noProof/>
            <w:webHidden/>
          </w:rPr>
          <w:fldChar w:fldCharType="begin"/>
        </w:r>
        <w:r>
          <w:rPr>
            <w:noProof/>
            <w:webHidden/>
          </w:rPr>
          <w:instrText xml:space="preserve"> PAGEREF _Toc241592230 \h </w:instrText>
        </w:r>
        <w:r>
          <w:rPr>
            <w:noProof/>
            <w:webHidden/>
          </w:rPr>
        </w:r>
        <w:r>
          <w:rPr>
            <w:noProof/>
            <w:webHidden/>
          </w:rPr>
          <w:fldChar w:fldCharType="separate"/>
        </w:r>
        <w:r>
          <w:rPr>
            <w:noProof/>
            <w:webHidden/>
          </w:rPr>
          <w:t>29</w:t>
        </w:r>
        <w:r>
          <w:rPr>
            <w:noProof/>
            <w:webHidden/>
          </w:rPr>
          <w:fldChar w:fldCharType="end"/>
        </w:r>
      </w:hyperlink>
    </w:p>
    <w:p w14:paraId="170ECC42" w14:textId="1C325903"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231" w:history="1">
        <w:r>
          <w:rPr>
            <w:rStyle w:val="Hyperlink"/>
            <w:noProof/>
          </w:rPr>
          <w:t>7.1   Contributing endpoints</w:t>
        </w:r>
        <w:r>
          <w:rPr>
            <w:noProof/>
            <w:webHidden/>
          </w:rPr>
          <w:tab/>
        </w:r>
        <w:r>
          <w:rPr>
            <w:noProof/>
            <w:webHidden/>
          </w:rPr>
          <w:fldChar w:fldCharType="begin"/>
        </w:r>
        <w:r>
          <w:rPr>
            <w:noProof/>
            <w:webHidden/>
          </w:rPr>
          <w:instrText xml:space="preserve"> PAGEREF _Toc241592231 \h </w:instrText>
        </w:r>
        <w:r>
          <w:rPr>
            <w:noProof/>
            <w:webHidden/>
          </w:rPr>
        </w:r>
        <w:r>
          <w:rPr>
            <w:noProof/>
            <w:webHidden/>
          </w:rPr>
          <w:fldChar w:fldCharType="separate"/>
        </w:r>
        <w:r>
          <w:rPr>
            <w:noProof/>
            <w:webHidden/>
          </w:rPr>
          <w:t>29</w:t>
        </w:r>
        <w:r>
          <w:rPr>
            <w:noProof/>
            <w:webHidden/>
          </w:rPr>
          <w:fldChar w:fldCharType="end"/>
        </w:r>
      </w:hyperlink>
    </w:p>
    <w:p w14:paraId="2DBEB1F5" w14:textId="1C455342"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232" w:history="1">
        <w:r>
          <w:rPr>
            <w:rStyle w:val="Hyperlink"/>
            <w:noProof/>
          </w:rPr>
          <w:t>7.2   Synthesis pattern</w:t>
        </w:r>
        <w:r>
          <w:rPr>
            <w:noProof/>
            <w:webHidden/>
          </w:rPr>
          <w:tab/>
        </w:r>
        <w:r>
          <w:rPr>
            <w:noProof/>
            <w:webHidden/>
          </w:rPr>
          <w:fldChar w:fldCharType="begin"/>
        </w:r>
        <w:r>
          <w:rPr>
            <w:noProof/>
            <w:webHidden/>
          </w:rPr>
          <w:instrText xml:space="preserve"> PAGEREF _Toc241592232 \h </w:instrText>
        </w:r>
        <w:r>
          <w:rPr>
            <w:noProof/>
            <w:webHidden/>
          </w:rPr>
        </w:r>
        <w:r>
          <w:rPr>
            <w:noProof/>
            <w:webHidden/>
          </w:rPr>
          <w:fldChar w:fldCharType="separate"/>
        </w:r>
        <w:r>
          <w:rPr>
            <w:noProof/>
            <w:webHidden/>
          </w:rPr>
          <w:t>29</w:t>
        </w:r>
        <w:r>
          <w:rPr>
            <w:noProof/>
            <w:webHidden/>
          </w:rPr>
          <w:fldChar w:fldCharType="end"/>
        </w:r>
      </w:hyperlink>
    </w:p>
    <w:p w14:paraId="07BDD468" w14:textId="1E660C4B" w:rsidR="001E1C99" w:rsidRDefault="001E1C9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1592233" w:history="1">
        <w:r>
          <w:rPr>
            <w:rStyle w:val="Hyperlink"/>
            <w:noProof/>
          </w:rPr>
          <w:t>8   Software Integration Map</w:t>
        </w:r>
        <w:r>
          <w:rPr>
            <w:noProof/>
            <w:webHidden/>
          </w:rPr>
          <w:tab/>
        </w:r>
        <w:r>
          <w:rPr>
            <w:noProof/>
            <w:webHidden/>
          </w:rPr>
          <w:fldChar w:fldCharType="begin"/>
        </w:r>
        <w:r>
          <w:rPr>
            <w:noProof/>
            <w:webHidden/>
          </w:rPr>
          <w:instrText xml:space="preserve"> PAGEREF _Toc241592233 \h </w:instrText>
        </w:r>
        <w:r>
          <w:rPr>
            <w:noProof/>
            <w:webHidden/>
          </w:rPr>
        </w:r>
        <w:r>
          <w:rPr>
            <w:noProof/>
            <w:webHidden/>
          </w:rPr>
          <w:fldChar w:fldCharType="separate"/>
        </w:r>
        <w:r>
          <w:rPr>
            <w:noProof/>
            <w:webHidden/>
          </w:rPr>
          <w:t>30</w:t>
        </w:r>
        <w:r>
          <w:rPr>
            <w:noProof/>
            <w:webHidden/>
          </w:rPr>
          <w:fldChar w:fldCharType="end"/>
        </w:r>
      </w:hyperlink>
    </w:p>
    <w:p w14:paraId="188A4970" w14:textId="2A78DB3E"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234" w:history="1">
        <w:r>
          <w:rPr>
            <w:rStyle w:val="Hyperlink"/>
            <w:noProof/>
          </w:rPr>
          <w:t>8.1   Implementation sequence</w:t>
        </w:r>
        <w:r>
          <w:rPr>
            <w:noProof/>
            <w:webHidden/>
          </w:rPr>
          <w:tab/>
        </w:r>
        <w:r>
          <w:rPr>
            <w:noProof/>
            <w:webHidden/>
          </w:rPr>
          <w:fldChar w:fldCharType="begin"/>
        </w:r>
        <w:r>
          <w:rPr>
            <w:noProof/>
            <w:webHidden/>
          </w:rPr>
          <w:instrText xml:space="preserve"> PAGEREF _Toc241592234 \h </w:instrText>
        </w:r>
        <w:r>
          <w:rPr>
            <w:noProof/>
            <w:webHidden/>
          </w:rPr>
        </w:r>
        <w:r>
          <w:rPr>
            <w:noProof/>
            <w:webHidden/>
          </w:rPr>
          <w:fldChar w:fldCharType="separate"/>
        </w:r>
        <w:r>
          <w:rPr>
            <w:noProof/>
            <w:webHidden/>
          </w:rPr>
          <w:t>30</w:t>
        </w:r>
        <w:r>
          <w:rPr>
            <w:noProof/>
            <w:webHidden/>
          </w:rPr>
          <w:fldChar w:fldCharType="end"/>
        </w:r>
      </w:hyperlink>
    </w:p>
    <w:p w14:paraId="0C30153F" w14:textId="2F287577"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235" w:history="1">
        <w:r>
          <w:rPr>
            <w:rStyle w:val="Hyperlink"/>
            <w:noProof/>
          </w:rPr>
          <w:t>8.2   File-by-file changes (v4.2 status updated)</w:t>
        </w:r>
        <w:r>
          <w:rPr>
            <w:noProof/>
            <w:webHidden/>
          </w:rPr>
          <w:tab/>
        </w:r>
        <w:r>
          <w:rPr>
            <w:noProof/>
            <w:webHidden/>
          </w:rPr>
          <w:fldChar w:fldCharType="begin"/>
        </w:r>
        <w:r>
          <w:rPr>
            <w:noProof/>
            <w:webHidden/>
          </w:rPr>
          <w:instrText xml:space="preserve"> PAGEREF _Toc241592235 \h </w:instrText>
        </w:r>
        <w:r>
          <w:rPr>
            <w:noProof/>
            <w:webHidden/>
          </w:rPr>
        </w:r>
        <w:r>
          <w:rPr>
            <w:noProof/>
            <w:webHidden/>
          </w:rPr>
          <w:fldChar w:fldCharType="separate"/>
        </w:r>
        <w:r>
          <w:rPr>
            <w:noProof/>
            <w:webHidden/>
          </w:rPr>
          <w:t>30</w:t>
        </w:r>
        <w:r>
          <w:rPr>
            <w:noProof/>
            <w:webHidden/>
          </w:rPr>
          <w:fldChar w:fldCharType="end"/>
        </w:r>
      </w:hyperlink>
    </w:p>
    <w:p w14:paraId="2BABD746" w14:textId="2FBC1D99" w:rsidR="001E1C99" w:rsidRDefault="001E1C9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1592236" w:history="1">
        <w:r>
          <w:rPr>
            <w:rStyle w:val="Hyperlink"/>
            <w:noProof/>
          </w:rPr>
          <w:t>9   Governing Doctrines</w:t>
        </w:r>
        <w:r>
          <w:rPr>
            <w:noProof/>
            <w:webHidden/>
          </w:rPr>
          <w:tab/>
        </w:r>
        <w:r>
          <w:rPr>
            <w:noProof/>
            <w:webHidden/>
          </w:rPr>
          <w:fldChar w:fldCharType="begin"/>
        </w:r>
        <w:r>
          <w:rPr>
            <w:noProof/>
            <w:webHidden/>
          </w:rPr>
          <w:instrText xml:space="preserve"> PAGEREF _Toc241592236 \h </w:instrText>
        </w:r>
        <w:r>
          <w:rPr>
            <w:noProof/>
            <w:webHidden/>
          </w:rPr>
        </w:r>
        <w:r>
          <w:rPr>
            <w:noProof/>
            <w:webHidden/>
          </w:rPr>
          <w:fldChar w:fldCharType="separate"/>
        </w:r>
        <w:r>
          <w:rPr>
            <w:noProof/>
            <w:webHidden/>
          </w:rPr>
          <w:t>33</w:t>
        </w:r>
        <w:r>
          <w:rPr>
            <w:noProof/>
            <w:webHidden/>
          </w:rPr>
          <w:fldChar w:fldCharType="end"/>
        </w:r>
      </w:hyperlink>
    </w:p>
    <w:p w14:paraId="7A6E538B" w14:textId="4218FB11" w:rsidR="001E1C99" w:rsidRDefault="001E1C9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1592237" w:history="1">
        <w:r>
          <w:rPr>
            <w:rStyle w:val="Hyperlink"/>
            <w:noProof/>
          </w:rPr>
          <w:t>Appendix A   Schema Reference</w:t>
        </w:r>
        <w:r>
          <w:rPr>
            <w:noProof/>
            <w:webHidden/>
          </w:rPr>
          <w:tab/>
        </w:r>
        <w:r>
          <w:rPr>
            <w:noProof/>
            <w:webHidden/>
          </w:rPr>
          <w:fldChar w:fldCharType="begin"/>
        </w:r>
        <w:r>
          <w:rPr>
            <w:noProof/>
            <w:webHidden/>
          </w:rPr>
          <w:instrText xml:space="preserve"> PAGEREF _Toc241592237 \h </w:instrText>
        </w:r>
        <w:r>
          <w:rPr>
            <w:noProof/>
            <w:webHidden/>
          </w:rPr>
        </w:r>
        <w:r>
          <w:rPr>
            <w:noProof/>
            <w:webHidden/>
          </w:rPr>
          <w:fldChar w:fldCharType="separate"/>
        </w:r>
        <w:r>
          <w:rPr>
            <w:noProof/>
            <w:webHidden/>
          </w:rPr>
          <w:t>34</w:t>
        </w:r>
        <w:r>
          <w:rPr>
            <w:noProof/>
            <w:webHidden/>
          </w:rPr>
          <w:fldChar w:fldCharType="end"/>
        </w:r>
      </w:hyperlink>
    </w:p>
    <w:p w14:paraId="758807C2" w14:textId="54C10B9B" w:rsidR="001E1C99" w:rsidRDefault="001E1C9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1592238" w:history="1">
        <w:r>
          <w:rPr>
            <w:rStyle w:val="Hyperlink"/>
            <w:noProof/>
          </w:rPr>
          <w:t>Appendix B   Workflow State Machines</w:t>
        </w:r>
        <w:r>
          <w:rPr>
            <w:noProof/>
            <w:webHidden/>
          </w:rPr>
          <w:tab/>
        </w:r>
        <w:r>
          <w:rPr>
            <w:noProof/>
            <w:webHidden/>
          </w:rPr>
          <w:fldChar w:fldCharType="begin"/>
        </w:r>
        <w:r>
          <w:rPr>
            <w:noProof/>
            <w:webHidden/>
          </w:rPr>
          <w:instrText xml:space="preserve"> PAGEREF _Toc241592238 \h </w:instrText>
        </w:r>
        <w:r>
          <w:rPr>
            <w:noProof/>
            <w:webHidden/>
          </w:rPr>
        </w:r>
        <w:r>
          <w:rPr>
            <w:noProof/>
            <w:webHidden/>
          </w:rPr>
          <w:fldChar w:fldCharType="separate"/>
        </w:r>
        <w:r>
          <w:rPr>
            <w:noProof/>
            <w:webHidden/>
          </w:rPr>
          <w:t>35</w:t>
        </w:r>
        <w:r>
          <w:rPr>
            <w:noProof/>
            <w:webHidden/>
          </w:rPr>
          <w:fldChar w:fldCharType="end"/>
        </w:r>
      </w:hyperlink>
    </w:p>
    <w:p w14:paraId="7E9E9EE0" w14:textId="1B0C857E" w:rsidR="001E1C99" w:rsidRDefault="001E1C99">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41592239" w:history="1">
        <w:r>
          <w:rPr>
            <w:rStyle w:val="Hyperlink"/>
            <w:noProof/>
          </w:rPr>
          <w:t>Package state</w:t>
        </w:r>
        <w:r>
          <w:rPr>
            <w:noProof/>
            <w:webHidden/>
          </w:rPr>
          <w:tab/>
        </w:r>
        <w:r>
          <w:rPr>
            <w:noProof/>
            <w:webHidden/>
          </w:rPr>
          <w:fldChar w:fldCharType="begin"/>
        </w:r>
        <w:r>
          <w:rPr>
            <w:noProof/>
            <w:webHidden/>
          </w:rPr>
          <w:instrText xml:space="preserve"> PAGEREF _Toc241592239 \h </w:instrText>
        </w:r>
        <w:r>
          <w:rPr>
            <w:noProof/>
            <w:webHidden/>
          </w:rPr>
        </w:r>
        <w:r>
          <w:rPr>
            <w:noProof/>
            <w:webHidden/>
          </w:rPr>
          <w:fldChar w:fldCharType="separate"/>
        </w:r>
        <w:r>
          <w:rPr>
            <w:noProof/>
            <w:webHidden/>
          </w:rPr>
          <w:t>35</w:t>
        </w:r>
        <w:r>
          <w:rPr>
            <w:noProof/>
            <w:webHidden/>
          </w:rPr>
          <w:fldChar w:fldCharType="end"/>
        </w:r>
      </w:hyperlink>
    </w:p>
    <w:p w14:paraId="2641EBE4" w14:textId="5D39E555" w:rsidR="001E1C99" w:rsidRDefault="001E1C99">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41592240" w:history="1">
        <w:r>
          <w:rPr>
            <w:rStyle w:val="Hyperlink"/>
            <w:noProof/>
          </w:rPr>
          <w:t>Tranche state</w:t>
        </w:r>
        <w:r>
          <w:rPr>
            <w:noProof/>
            <w:webHidden/>
          </w:rPr>
          <w:tab/>
        </w:r>
        <w:r>
          <w:rPr>
            <w:noProof/>
            <w:webHidden/>
          </w:rPr>
          <w:fldChar w:fldCharType="begin"/>
        </w:r>
        <w:r>
          <w:rPr>
            <w:noProof/>
            <w:webHidden/>
          </w:rPr>
          <w:instrText xml:space="preserve"> PAGEREF _Toc241592240 \h </w:instrText>
        </w:r>
        <w:r>
          <w:rPr>
            <w:noProof/>
            <w:webHidden/>
          </w:rPr>
        </w:r>
        <w:r>
          <w:rPr>
            <w:noProof/>
            <w:webHidden/>
          </w:rPr>
          <w:fldChar w:fldCharType="separate"/>
        </w:r>
        <w:r>
          <w:rPr>
            <w:noProof/>
            <w:webHidden/>
          </w:rPr>
          <w:t>35</w:t>
        </w:r>
        <w:r>
          <w:rPr>
            <w:noProof/>
            <w:webHidden/>
          </w:rPr>
          <w:fldChar w:fldCharType="end"/>
        </w:r>
      </w:hyperlink>
    </w:p>
    <w:p w14:paraId="4A034EB0" w14:textId="0D6B566E" w:rsidR="001E1C99" w:rsidRDefault="001E1C99">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41592241" w:history="1">
        <w:r>
          <w:rPr>
            <w:rStyle w:val="Hyperlink"/>
            <w:noProof/>
          </w:rPr>
          <w:t>Token state</w:t>
        </w:r>
        <w:r>
          <w:rPr>
            <w:noProof/>
            <w:webHidden/>
          </w:rPr>
          <w:tab/>
        </w:r>
        <w:r>
          <w:rPr>
            <w:noProof/>
            <w:webHidden/>
          </w:rPr>
          <w:fldChar w:fldCharType="begin"/>
        </w:r>
        <w:r>
          <w:rPr>
            <w:noProof/>
            <w:webHidden/>
          </w:rPr>
          <w:instrText xml:space="preserve"> PAGEREF _Toc241592241 \h </w:instrText>
        </w:r>
        <w:r>
          <w:rPr>
            <w:noProof/>
            <w:webHidden/>
          </w:rPr>
        </w:r>
        <w:r>
          <w:rPr>
            <w:noProof/>
            <w:webHidden/>
          </w:rPr>
          <w:fldChar w:fldCharType="separate"/>
        </w:r>
        <w:r>
          <w:rPr>
            <w:noProof/>
            <w:webHidden/>
          </w:rPr>
          <w:t>35</w:t>
        </w:r>
        <w:r>
          <w:rPr>
            <w:noProof/>
            <w:webHidden/>
          </w:rPr>
          <w:fldChar w:fldCharType="end"/>
        </w:r>
      </w:hyperlink>
    </w:p>
    <w:p w14:paraId="7BEE8D00" w14:textId="3C50A988" w:rsidR="001E1C99" w:rsidRDefault="001E1C99">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41592242" w:history="1">
        <w:r>
          <w:rPr>
            <w:rStyle w:val="Hyperlink"/>
            <w:noProof/>
          </w:rPr>
          <w:t>Listing state</w:t>
        </w:r>
        <w:r>
          <w:rPr>
            <w:noProof/>
            <w:webHidden/>
          </w:rPr>
          <w:tab/>
        </w:r>
        <w:r>
          <w:rPr>
            <w:noProof/>
            <w:webHidden/>
          </w:rPr>
          <w:fldChar w:fldCharType="begin"/>
        </w:r>
        <w:r>
          <w:rPr>
            <w:noProof/>
            <w:webHidden/>
          </w:rPr>
          <w:instrText xml:space="preserve"> PAGEREF _Toc241592242 \h </w:instrText>
        </w:r>
        <w:r>
          <w:rPr>
            <w:noProof/>
            <w:webHidden/>
          </w:rPr>
        </w:r>
        <w:r>
          <w:rPr>
            <w:noProof/>
            <w:webHidden/>
          </w:rPr>
          <w:fldChar w:fldCharType="separate"/>
        </w:r>
        <w:r>
          <w:rPr>
            <w:noProof/>
            <w:webHidden/>
          </w:rPr>
          <w:t>35</w:t>
        </w:r>
        <w:r>
          <w:rPr>
            <w:noProof/>
            <w:webHidden/>
          </w:rPr>
          <w:fldChar w:fldCharType="end"/>
        </w:r>
      </w:hyperlink>
    </w:p>
    <w:p w14:paraId="09A43BC1" w14:textId="6301AE32" w:rsidR="001E1C99" w:rsidRDefault="001E1C99">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41592243" w:history="1">
        <w:r>
          <w:rPr>
            <w:rStyle w:val="Hyperlink"/>
            <w:noProof/>
          </w:rPr>
          <w:t>Contract state</w:t>
        </w:r>
        <w:r>
          <w:rPr>
            <w:noProof/>
            <w:webHidden/>
          </w:rPr>
          <w:tab/>
        </w:r>
        <w:r>
          <w:rPr>
            <w:noProof/>
            <w:webHidden/>
          </w:rPr>
          <w:fldChar w:fldCharType="begin"/>
        </w:r>
        <w:r>
          <w:rPr>
            <w:noProof/>
            <w:webHidden/>
          </w:rPr>
          <w:instrText xml:space="preserve"> PAGEREF _Toc241592243 \h </w:instrText>
        </w:r>
        <w:r>
          <w:rPr>
            <w:noProof/>
            <w:webHidden/>
          </w:rPr>
        </w:r>
        <w:r>
          <w:rPr>
            <w:noProof/>
            <w:webHidden/>
          </w:rPr>
          <w:fldChar w:fldCharType="separate"/>
        </w:r>
        <w:r>
          <w:rPr>
            <w:noProof/>
            <w:webHidden/>
          </w:rPr>
          <w:t>35</w:t>
        </w:r>
        <w:r>
          <w:rPr>
            <w:noProof/>
            <w:webHidden/>
          </w:rPr>
          <w:fldChar w:fldCharType="end"/>
        </w:r>
      </w:hyperlink>
    </w:p>
    <w:p w14:paraId="7C950D3D" w14:textId="460E6295" w:rsidR="001E1C99" w:rsidRDefault="001E1C9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1592244" w:history="1">
        <w:r>
          <w:rPr>
            <w:rStyle w:val="Hyperlink"/>
            <w:noProof/>
          </w:rPr>
          <w:t>Appendix C   System Invariants</w:t>
        </w:r>
        <w:r>
          <w:rPr>
            <w:noProof/>
            <w:webHidden/>
          </w:rPr>
          <w:tab/>
        </w:r>
        <w:r>
          <w:rPr>
            <w:noProof/>
            <w:webHidden/>
          </w:rPr>
          <w:fldChar w:fldCharType="begin"/>
        </w:r>
        <w:r>
          <w:rPr>
            <w:noProof/>
            <w:webHidden/>
          </w:rPr>
          <w:instrText xml:space="preserve"> PAGEREF _Toc241592244 \h </w:instrText>
        </w:r>
        <w:r>
          <w:rPr>
            <w:noProof/>
            <w:webHidden/>
          </w:rPr>
        </w:r>
        <w:r>
          <w:rPr>
            <w:noProof/>
            <w:webHidden/>
          </w:rPr>
          <w:fldChar w:fldCharType="separate"/>
        </w:r>
        <w:r>
          <w:rPr>
            <w:noProof/>
            <w:webHidden/>
          </w:rPr>
          <w:t>36</w:t>
        </w:r>
        <w:r>
          <w:rPr>
            <w:noProof/>
            <w:webHidden/>
          </w:rPr>
          <w:fldChar w:fldCharType="end"/>
        </w:r>
      </w:hyperlink>
    </w:p>
    <w:p w14:paraId="7D29CADA" w14:textId="6CB10DBF" w:rsidR="001E1C99" w:rsidRDefault="001E1C9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1592245" w:history="1">
        <w:r>
          <w:rPr>
            <w:rStyle w:val="Hyperlink"/>
            <w:noProof/>
          </w:rPr>
          <w:t>Appendix D   Intellectual Scaffolding</w:t>
        </w:r>
        <w:r>
          <w:rPr>
            <w:noProof/>
            <w:webHidden/>
          </w:rPr>
          <w:tab/>
        </w:r>
        <w:r>
          <w:rPr>
            <w:noProof/>
            <w:webHidden/>
          </w:rPr>
          <w:fldChar w:fldCharType="begin"/>
        </w:r>
        <w:r>
          <w:rPr>
            <w:noProof/>
            <w:webHidden/>
          </w:rPr>
          <w:instrText xml:space="preserve"> PAGEREF _Toc241592245 \h </w:instrText>
        </w:r>
        <w:r>
          <w:rPr>
            <w:noProof/>
            <w:webHidden/>
          </w:rPr>
        </w:r>
        <w:r>
          <w:rPr>
            <w:noProof/>
            <w:webHidden/>
          </w:rPr>
          <w:fldChar w:fldCharType="separate"/>
        </w:r>
        <w:r>
          <w:rPr>
            <w:noProof/>
            <w:webHidden/>
          </w:rPr>
          <w:t>37</w:t>
        </w:r>
        <w:r>
          <w:rPr>
            <w:noProof/>
            <w:webHidden/>
          </w:rPr>
          <w:fldChar w:fldCharType="end"/>
        </w:r>
      </w:hyperlink>
    </w:p>
    <w:p w14:paraId="47580A66" w14:textId="6641F891"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246" w:history="1">
        <w:r>
          <w:rPr>
            <w:rStyle w:val="Hyperlink"/>
            <w:noProof/>
          </w:rPr>
          <w:t>Hidalgo — The product space and adjacency</w:t>
        </w:r>
        <w:r>
          <w:rPr>
            <w:noProof/>
            <w:webHidden/>
          </w:rPr>
          <w:tab/>
        </w:r>
        <w:r>
          <w:rPr>
            <w:noProof/>
            <w:webHidden/>
          </w:rPr>
          <w:fldChar w:fldCharType="begin"/>
        </w:r>
        <w:r>
          <w:rPr>
            <w:noProof/>
            <w:webHidden/>
          </w:rPr>
          <w:instrText xml:space="preserve"> PAGEREF _Toc241592246 \h </w:instrText>
        </w:r>
        <w:r>
          <w:rPr>
            <w:noProof/>
            <w:webHidden/>
          </w:rPr>
        </w:r>
        <w:r>
          <w:rPr>
            <w:noProof/>
            <w:webHidden/>
          </w:rPr>
          <w:fldChar w:fldCharType="separate"/>
        </w:r>
        <w:r>
          <w:rPr>
            <w:noProof/>
            <w:webHidden/>
          </w:rPr>
          <w:t>37</w:t>
        </w:r>
        <w:r>
          <w:rPr>
            <w:noProof/>
            <w:webHidden/>
          </w:rPr>
          <w:fldChar w:fldCharType="end"/>
        </w:r>
      </w:hyperlink>
    </w:p>
    <w:p w14:paraId="1793D8FA" w14:textId="22FB828B"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247" w:history="1">
        <w:r>
          <w:rPr>
            <w:rStyle w:val="Hyperlink"/>
            <w:noProof/>
          </w:rPr>
          <w:t>Sung — Compression and causal adjacency</w:t>
        </w:r>
        <w:r>
          <w:rPr>
            <w:noProof/>
            <w:webHidden/>
          </w:rPr>
          <w:tab/>
        </w:r>
        <w:r>
          <w:rPr>
            <w:noProof/>
            <w:webHidden/>
          </w:rPr>
          <w:fldChar w:fldCharType="begin"/>
        </w:r>
        <w:r>
          <w:rPr>
            <w:noProof/>
            <w:webHidden/>
          </w:rPr>
          <w:instrText xml:space="preserve"> PAGEREF _Toc241592247 \h </w:instrText>
        </w:r>
        <w:r>
          <w:rPr>
            <w:noProof/>
            <w:webHidden/>
          </w:rPr>
        </w:r>
        <w:r>
          <w:rPr>
            <w:noProof/>
            <w:webHidden/>
          </w:rPr>
          <w:fldChar w:fldCharType="separate"/>
        </w:r>
        <w:r>
          <w:rPr>
            <w:noProof/>
            <w:webHidden/>
          </w:rPr>
          <w:t>37</w:t>
        </w:r>
        <w:r>
          <w:rPr>
            <w:noProof/>
            <w:webHidden/>
          </w:rPr>
          <w:fldChar w:fldCharType="end"/>
        </w:r>
      </w:hyperlink>
    </w:p>
    <w:p w14:paraId="1DF7B435" w14:textId="18107A46"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1592248" w:history="1">
        <w:r>
          <w:rPr>
            <w:rStyle w:val="Hyperlink"/>
            <w:noProof/>
          </w:rPr>
          <w:t>Kiodex — Risk decomposition as the unit of UI</w:t>
        </w:r>
        <w:r>
          <w:rPr>
            <w:noProof/>
            <w:webHidden/>
          </w:rPr>
          <w:tab/>
        </w:r>
        <w:r>
          <w:rPr>
            <w:noProof/>
            <w:webHidden/>
          </w:rPr>
          <w:fldChar w:fldCharType="begin"/>
        </w:r>
        <w:r>
          <w:rPr>
            <w:noProof/>
            <w:webHidden/>
          </w:rPr>
          <w:instrText xml:space="preserve"> PAGEREF _Toc241592248 \h </w:instrText>
        </w:r>
        <w:r>
          <w:rPr>
            <w:noProof/>
            <w:webHidden/>
          </w:rPr>
        </w:r>
        <w:r>
          <w:rPr>
            <w:noProof/>
            <w:webHidden/>
          </w:rPr>
          <w:fldChar w:fldCharType="separate"/>
        </w:r>
        <w:r>
          <w:rPr>
            <w:noProof/>
            <w:webHidden/>
          </w:rPr>
          <w:t>37</w:t>
        </w:r>
        <w:r>
          <w:rPr>
            <w:noProof/>
            <w:webHidden/>
          </w:rPr>
          <w:fldChar w:fldCharType="end"/>
        </w:r>
      </w:hyperlink>
    </w:p>
    <w:p w14:paraId="42C9105F" w14:textId="7AE2D740" w:rsidR="001E1C99" w:rsidRDefault="001E1C9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1592249" w:history="1">
        <w:r>
          <w:rPr>
            <w:rStyle w:val="Hyperlink"/>
            <w:noProof/>
          </w:rPr>
          <w:t>Appendix E   GEX Design Primitives</w:t>
        </w:r>
        <w:r>
          <w:rPr>
            <w:noProof/>
            <w:webHidden/>
          </w:rPr>
          <w:tab/>
        </w:r>
        <w:r>
          <w:rPr>
            <w:noProof/>
            <w:webHidden/>
          </w:rPr>
          <w:fldChar w:fldCharType="begin"/>
        </w:r>
        <w:r>
          <w:rPr>
            <w:noProof/>
            <w:webHidden/>
          </w:rPr>
          <w:instrText xml:space="preserve"> PAGEREF _Toc241592249 \h </w:instrText>
        </w:r>
        <w:r>
          <w:rPr>
            <w:noProof/>
            <w:webHidden/>
          </w:rPr>
        </w:r>
        <w:r>
          <w:rPr>
            <w:noProof/>
            <w:webHidden/>
          </w:rPr>
          <w:fldChar w:fldCharType="separate"/>
        </w:r>
        <w:r>
          <w:rPr>
            <w:noProof/>
            <w:webHidden/>
          </w:rPr>
          <w:t>38</w:t>
        </w:r>
        <w:r>
          <w:rPr>
            <w:noProof/>
            <w:webHidden/>
          </w:rPr>
          <w:fldChar w:fldCharType="end"/>
        </w:r>
      </w:hyperlink>
    </w:p>
    <w:p w14:paraId="3685F26A" w14:textId="2787E0DD" w:rsidR="001E1C99" w:rsidRDefault="001E1C99">
      <w:pPr>
        <w:pStyle w:val="TOC2"/>
        <w:tabs>
          <w:tab w:val="right" w:leader="dot" w:pos="9736"/>
        </w:tabs>
        <w:rPr>
          <w:rFonts w:asciiTheme="minorHAnsi" w:eastAsiaTheme="minorEastAsia" w:hAnsiTheme="minorHAnsi" w:cstheme="minorBidi"/>
          <w:noProof/>
          <w:kern w:val="2"/>
          <w:sz w:val="24"/>
          <w:szCs w:val="24"/>
          <w14:ligatures w14:val="standardContextual"/>
        </w:rPr>
      </w:pPr>
      <w:r>
        <w:fldChar w:fldCharType="begin"/>
      </w:r>
      <w:r>
        <w:instrText>HYPERLINK \l "_Toc241592250"</w:instrText>
      </w:r>
      <w:r>
        <w:fldChar w:fldCharType="separate"/>
      </w:r>
      <w:del w:id="4" w:author="Claude" w:date="2026-09-30T15:00:00Z">
        <w:r>
          <w:rPr>
            <w:rStyle w:val="Hyperlink"/>
            <w:noProof/>
          </w:rPr>
          <w:delText>The Future and where the current project development is now</w:delText>
        </w:r>
      </w:del>
      <w:ins w:id="5" w:author="Claude" w:date="2026-09-30T15:00:00Z">
        <w:r>
          <w:rPr>
            <w:rStyle w:val="Hyperlink"/>
            <w:noProof/>
          </w:rPr>
          <w:t>Implementation status (moved)</w:t>
        </w:r>
      </w:ins>
      <w:r>
        <w:rPr>
          <w:noProof/>
          <w:webHidden/>
        </w:rPr>
        <w:tab/>
      </w:r>
      <w:r>
        <w:rPr>
          <w:noProof/>
          <w:webHidden/>
        </w:rPr>
        <w:fldChar w:fldCharType="begin"/>
      </w:r>
      <w:r>
        <w:rPr>
          <w:noProof/>
          <w:webHidden/>
        </w:rPr>
        <w:instrText xml:space="preserve"> PAGEREF _Toc241592250 \h </w:instrText>
      </w:r>
      <w:r>
        <w:rPr>
          <w:noProof/>
          <w:webHidden/>
        </w:rPr>
      </w:r>
      <w:r>
        <w:rPr>
          <w:noProof/>
          <w:webHidden/>
        </w:rPr>
        <w:fldChar w:fldCharType="separate"/>
      </w:r>
      <w:r>
        <w:rPr>
          <w:noProof/>
          <w:webHidden/>
        </w:rPr>
        <w:t>41</w:t>
      </w:r>
      <w:r>
        <w:rPr>
          <w:noProof/>
          <w:webHidden/>
        </w:rPr>
        <w:fldChar w:fldCharType="end"/>
      </w:r>
      <w:r>
        <w:fldChar w:fldCharType="end"/>
      </w:r>
    </w:p>
    <w:p w14:paraId="4BB1A78C" w14:textId="427950C9" w:rsidR="001E1C99" w:rsidRDefault="001E1C99">
      <w:pPr>
        <w:pStyle w:val="TOC4"/>
        <w:tabs>
          <w:tab w:val="right" w:leader="dot" w:pos="9736"/>
        </w:tabs>
        <w:rPr>
          <w:del w:id="6" w:author="Claude" w:date="2026-09-30T15:00:00Z"/>
          <w:rFonts w:asciiTheme="minorHAnsi" w:eastAsiaTheme="minorEastAsia" w:hAnsiTheme="minorHAnsi" w:cstheme="minorBidi"/>
          <w:noProof/>
          <w:kern w:val="2"/>
          <w:sz w:val="24"/>
          <w:szCs w:val="24"/>
          <w14:ligatures w14:val="standardContextual"/>
        </w:rPr>
      </w:pPr>
      <w:r>
        <w:fldChar w:fldCharType="begin"/>
      </w:r>
      <w:r>
        <w:instrText>HYPERLINK \l "_Toc241592251"</w:instrText>
      </w:r>
      <w:r>
        <w:fldChar w:fldCharType="separate"/>
      </w:r>
      <w:del w:id="7" w:author="Claude" w:date="2026-09-30T15:00:00Z">
        <w:r>
          <w:rPr>
            <w:rStyle w:val="Hyperlink"/>
            <w:noProof/>
          </w:rPr>
          <w:delText>1. gex_pf_engine (Finance Engine Microservice)</w:delText>
        </w:r>
        <w:r>
          <w:rPr>
            <w:noProof/>
            <w:webHidden/>
          </w:rPr>
          <w:tab/>
        </w:r>
        <w:r>
          <w:rPr>
            <w:noProof/>
            <w:webHidden/>
          </w:rPr>
          <w:fldChar w:fldCharType="begin"/>
        </w:r>
        <w:r>
          <w:rPr>
            <w:noProof/>
            <w:webHidden/>
          </w:rPr>
          <w:delInstrText xml:space="preserve"> PAGEREF _Toc241592251 \h </w:delInstrText>
        </w:r>
        <w:r>
          <w:rPr>
            <w:noProof/>
            <w:webHidden/>
          </w:rPr>
        </w:r>
        <w:r>
          <w:rPr>
            <w:noProof/>
            <w:webHidden/>
          </w:rPr>
          <w:fldChar w:fldCharType="separate"/>
        </w:r>
        <w:r>
          <w:rPr>
            <w:noProof/>
            <w:webHidden/>
          </w:rPr>
          <w:delText>41</w:delText>
        </w:r>
        <w:r>
          <w:rPr>
            <w:noProof/>
            <w:webHidden/>
          </w:rPr>
          <w:fldChar w:fldCharType="end"/>
        </w:r>
      </w:del>
      <w:r>
        <w:fldChar w:fldCharType="end"/>
      </w:r>
    </w:p>
    <w:p w14:paraId="797573EE" w14:textId="4E39D6F4" w:rsidR="001E1C99" w:rsidRDefault="001E1C99">
      <w:pPr>
        <w:pStyle w:val="TOC4"/>
        <w:tabs>
          <w:tab w:val="right" w:leader="dot" w:pos="9736"/>
        </w:tabs>
        <w:rPr>
          <w:del w:id="8" w:author="Claude" w:date="2026-09-30T15:00:00Z"/>
          <w:rFonts w:asciiTheme="minorHAnsi" w:eastAsiaTheme="minorEastAsia" w:hAnsiTheme="minorHAnsi" w:cstheme="minorBidi"/>
          <w:noProof/>
          <w:kern w:val="2"/>
          <w:sz w:val="24"/>
          <w:szCs w:val="24"/>
          <w14:ligatures w14:val="standardContextual"/>
        </w:rPr>
      </w:pPr>
      <w:r>
        <w:fldChar w:fldCharType="begin"/>
      </w:r>
      <w:r>
        <w:instrText>HYPERLINK \l "_Toc241592252"</w:instrText>
      </w:r>
      <w:r>
        <w:fldChar w:fldCharType="separate"/>
      </w:r>
      <w:del w:id="9" w:author="Claude" w:date="2026-09-30T15:00:00Z">
        <w:r>
          <w:rPr>
            <w:rStyle w:val="Hyperlink"/>
            <w:noProof/>
          </w:rPr>
          <w:delText>2. Backend (gex-platform-enhanced) — API Routes</w:delText>
        </w:r>
        <w:r>
          <w:rPr>
            <w:noProof/>
            <w:webHidden/>
          </w:rPr>
          <w:tab/>
        </w:r>
        <w:r>
          <w:rPr>
            <w:noProof/>
            <w:webHidden/>
          </w:rPr>
          <w:fldChar w:fldCharType="begin"/>
        </w:r>
        <w:r>
          <w:rPr>
            <w:noProof/>
            <w:webHidden/>
          </w:rPr>
          <w:delInstrText xml:space="preserve"> PAGEREF _Toc241592252 \h </w:delInstrText>
        </w:r>
        <w:r>
          <w:rPr>
            <w:noProof/>
            <w:webHidden/>
          </w:rPr>
        </w:r>
        <w:r>
          <w:rPr>
            <w:noProof/>
            <w:webHidden/>
          </w:rPr>
          <w:fldChar w:fldCharType="separate"/>
        </w:r>
        <w:r>
          <w:rPr>
            <w:noProof/>
            <w:webHidden/>
          </w:rPr>
          <w:delText>42</w:delText>
        </w:r>
        <w:r>
          <w:rPr>
            <w:noProof/>
            <w:webHidden/>
          </w:rPr>
          <w:fldChar w:fldCharType="end"/>
        </w:r>
      </w:del>
      <w:r>
        <w:fldChar w:fldCharType="end"/>
      </w:r>
    </w:p>
    <w:p w14:paraId="29ED7C01" w14:textId="1966D1AB" w:rsidR="001E1C99" w:rsidRDefault="001E1C99">
      <w:pPr>
        <w:pStyle w:val="TOC4"/>
        <w:tabs>
          <w:tab w:val="right" w:leader="dot" w:pos="9736"/>
        </w:tabs>
        <w:rPr>
          <w:del w:id="10" w:author="Claude" w:date="2026-09-30T15:00:00Z"/>
          <w:rFonts w:asciiTheme="minorHAnsi" w:eastAsiaTheme="minorEastAsia" w:hAnsiTheme="minorHAnsi" w:cstheme="minorBidi"/>
          <w:noProof/>
          <w:kern w:val="2"/>
          <w:sz w:val="24"/>
          <w:szCs w:val="24"/>
          <w14:ligatures w14:val="standardContextual"/>
        </w:rPr>
      </w:pPr>
      <w:r>
        <w:fldChar w:fldCharType="begin"/>
      </w:r>
      <w:r>
        <w:instrText>HYPERLINK \l "_Toc241592253"</w:instrText>
      </w:r>
      <w:r>
        <w:fldChar w:fldCharType="separate"/>
      </w:r>
      <w:del w:id="11" w:author="Claude" w:date="2026-09-30T15:00:00Z">
        <w:r>
          <w:rPr>
            <w:rStyle w:val="Hyperlink"/>
            <w:noProof/>
          </w:rPr>
          <w:delText>3. Backend — Core Modules</w:delText>
        </w:r>
        <w:r>
          <w:rPr>
            <w:noProof/>
            <w:webHidden/>
          </w:rPr>
          <w:tab/>
        </w:r>
        <w:r>
          <w:rPr>
            <w:noProof/>
            <w:webHidden/>
          </w:rPr>
          <w:fldChar w:fldCharType="begin"/>
        </w:r>
        <w:r>
          <w:rPr>
            <w:noProof/>
            <w:webHidden/>
          </w:rPr>
          <w:delInstrText xml:space="preserve"> PAGEREF _Toc241592253 \h </w:delInstrText>
        </w:r>
        <w:r>
          <w:rPr>
            <w:noProof/>
            <w:webHidden/>
          </w:rPr>
        </w:r>
        <w:r>
          <w:rPr>
            <w:noProof/>
            <w:webHidden/>
          </w:rPr>
          <w:fldChar w:fldCharType="separate"/>
        </w:r>
        <w:r>
          <w:rPr>
            <w:noProof/>
            <w:webHidden/>
          </w:rPr>
          <w:delText>42</w:delText>
        </w:r>
        <w:r>
          <w:rPr>
            <w:noProof/>
            <w:webHidden/>
          </w:rPr>
          <w:fldChar w:fldCharType="end"/>
        </w:r>
      </w:del>
      <w:r>
        <w:fldChar w:fldCharType="end"/>
      </w:r>
    </w:p>
    <w:p w14:paraId="16BB06A9" w14:textId="75908F66" w:rsidR="001E1C99" w:rsidRDefault="001E1C99">
      <w:pPr>
        <w:pStyle w:val="TOC4"/>
        <w:tabs>
          <w:tab w:val="right" w:leader="dot" w:pos="9736"/>
        </w:tabs>
        <w:rPr>
          <w:del w:id="12" w:author="Claude" w:date="2026-09-30T15:00:00Z"/>
          <w:rFonts w:asciiTheme="minorHAnsi" w:eastAsiaTheme="minorEastAsia" w:hAnsiTheme="minorHAnsi" w:cstheme="minorBidi"/>
          <w:noProof/>
          <w:kern w:val="2"/>
          <w:sz w:val="24"/>
          <w:szCs w:val="24"/>
          <w14:ligatures w14:val="standardContextual"/>
        </w:rPr>
      </w:pPr>
      <w:r>
        <w:lastRenderedPageBreak/>
        <w:fldChar w:fldCharType="begin"/>
      </w:r>
      <w:r>
        <w:instrText>HYPERLINK \l "_Toc241592254"</w:instrText>
      </w:r>
      <w:r>
        <w:fldChar w:fldCharType="separate"/>
      </w:r>
      <w:del w:id="13" w:author="Claude" w:date="2026-09-30T15:00:00Z">
        <w:r>
          <w:rPr>
            <w:rStyle w:val="Hyperlink"/>
            <w:noProof/>
          </w:rPr>
          <w:delText>4. Backend — Missing Entities (no files at all)</w:delText>
        </w:r>
        <w:r>
          <w:rPr>
            <w:noProof/>
            <w:webHidden/>
          </w:rPr>
          <w:tab/>
        </w:r>
        <w:r>
          <w:rPr>
            <w:noProof/>
            <w:webHidden/>
          </w:rPr>
          <w:fldChar w:fldCharType="begin"/>
        </w:r>
        <w:r>
          <w:rPr>
            <w:noProof/>
            <w:webHidden/>
          </w:rPr>
          <w:delInstrText xml:space="preserve"> PAGEREF _Toc241592254 \h </w:delInstrText>
        </w:r>
        <w:r>
          <w:rPr>
            <w:noProof/>
            <w:webHidden/>
          </w:rPr>
        </w:r>
        <w:r>
          <w:rPr>
            <w:noProof/>
            <w:webHidden/>
          </w:rPr>
          <w:fldChar w:fldCharType="separate"/>
        </w:r>
        <w:r>
          <w:rPr>
            <w:noProof/>
            <w:webHidden/>
          </w:rPr>
          <w:delText>42</w:delText>
        </w:r>
        <w:r>
          <w:rPr>
            <w:noProof/>
            <w:webHidden/>
          </w:rPr>
          <w:fldChar w:fldCharType="end"/>
        </w:r>
      </w:del>
      <w:r>
        <w:fldChar w:fldCharType="end"/>
      </w:r>
    </w:p>
    <w:p w14:paraId="1FFB4223" w14:textId="61AAF1AF" w:rsidR="001E1C99" w:rsidRDefault="001E1C99">
      <w:pPr>
        <w:pStyle w:val="TOC4"/>
        <w:tabs>
          <w:tab w:val="right" w:leader="dot" w:pos="9736"/>
        </w:tabs>
        <w:rPr>
          <w:del w:id="14" w:author="Claude" w:date="2026-09-30T15:00:00Z"/>
          <w:rFonts w:asciiTheme="minorHAnsi" w:eastAsiaTheme="minorEastAsia" w:hAnsiTheme="minorHAnsi" w:cstheme="minorBidi"/>
          <w:noProof/>
          <w:kern w:val="2"/>
          <w:sz w:val="24"/>
          <w:szCs w:val="24"/>
          <w14:ligatures w14:val="standardContextual"/>
        </w:rPr>
      </w:pPr>
      <w:r>
        <w:fldChar w:fldCharType="begin"/>
      </w:r>
      <w:r>
        <w:instrText>HYPERLINK \l "_Toc241592255"</w:instrText>
      </w:r>
      <w:r>
        <w:fldChar w:fldCharType="separate"/>
      </w:r>
      <w:del w:id="15" w:author="Claude" w:date="2026-09-30T15:00:00Z">
        <w:r>
          <w:rPr>
            <w:rStyle w:val="Hyperlink"/>
            <w:noProof/>
          </w:rPr>
          <w:delText>5. Frontend — Design Primitives (Appendix E)</w:delText>
        </w:r>
        <w:r>
          <w:rPr>
            <w:noProof/>
            <w:webHidden/>
          </w:rPr>
          <w:tab/>
        </w:r>
        <w:r>
          <w:rPr>
            <w:noProof/>
            <w:webHidden/>
          </w:rPr>
          <w:fldChar w:fldCharType="begin"/>
        </w:r>
        <w:r>
          <w:rPr>
            <w:noProof/>
            <w:webHidden/>
          </w:rPr>
          <w:delInstrText xml:space="preserve"> PAGEREF _Toc241592255 \h </w:delInstrText>
        </w:r>
        <w:r>
          <w:rPr>
            <w:noProof/>
            <w:webHidden/>
          </w:rPr>
        </w:r>
        <w:r>
          <w:rPr>
            <w:noProof/>
            <w:webHidden/>
          </w:rPr>
          <w:fldChar w:fldCharType="separate"/>
        </w:r>
        <w:r>
          <w:rPr>
            <w:noProof/>
            <w:webHidden/>
          </w:rPr>
          <w:delText>43</w:delText>
        </w:r>
        <w:r>
          <w:rPr>
            <w:noProof/>
            <w:webHidden/>
          </w:rPr>
          <w:fldChar w:fldCharType="end"/>
        </w:r>
      </w:del>
      <w:r>
        <w:fldChar w:fldCharType="end"/>
      </w:r>
    </w:p>
    <w:p w14:paraId="0524E9CC" w14:textId="7C273BEB" w:rsidR="001E1C99" w:rsidRDefault="001E1C99">
      <w:pPr>
        <w:pStyle w:val="TOC4"/>
        <w:tabs>
          <w:tab w:val="right" w:leader="dot" w:pos="9736"/>
        </w:tabs>
        <w:rPr>
          <w:del w:id="16" w:author="Claude" w:date="2026-09-30T15:00:00Z"/>
          <w:rFonts w:asciiTheme="minorHAnsi" w:eastAsiaTheme="minorEastAsia" w:hAnsiTheme="minorHAnsi" w:cstheme="minorBidi"/>
          <w:noProof/>
          <w:kern w:val="2"/>
          <w:sz w:val="24"/>
          <w:szCs w:val="24"/>
          <w14:ligatures w14:val="standardContextual"/>
        </w:rPr>
      </w:pPr>
      <w:r>
        <w:fldChar w:fldCharType="begin"/>
      </w:r>
      <w:r>
        <w:instrText>HYPERLINK \l "_Toc241592256"</w:instrText>
      </w:r>
      <w:r>
        <w:fldChar w:fldCharType="separate"/>
      </w:r>
      <w:del w:id="17" w:author="Claude" w:date="2026-09-30T15:00:00Z">
        <w:r>
          <w:rPr>
            <w:rStyle w:val="Hyperlink"/>
            <w:noProof/>
          </w:rPr>
          <w:delText>6. Frontend — Feature Views</w:delText>
        </w:r>
        <w:r>
          <w:rPr>
            <w:noProof/>
            <w:webHidden/>
          </w:rPr>
          <w:tab/>
        </w:r>
        <w:r>
          <w:rPr>
            <w:noProof/>
            <w:webHidden/>
          </w:rPr>
          <w:fldChar w:fldCharType="begin"/>
        </w:r>
        <w:r>
          <w:rPr>
            <w:noProof/>
            <w:webHidden/>
          </w:rPr>
          <w:delInstrText xml:space="preserve"> PAGEREF _Toc241592256 \h </w:delInstrText>
        </w:r>
        <w:r>
          <w:rPr>
            <w:noProof/>
            <w:webHidden/>
          </w:rPr>
        </w:r>
        <w:r>
          <w:rPr>
            <w:noProof/>
            <w:webHidden/>
          </w:rPr>
          <w:fldChar w:fldCharType="separate"/>
        </w:r>
        <w:r>
          <w:rPr>
            <w:noProof/>
            <w:webHidden/>
          </w:rPr>
          <w:delText>43</w:delText>
        </w:r>
        <w:r>
          <w:rPr>
            <w:noProof/>
            <w:webHidden/>
          </w:rPr>
          <w:fldChar w:fldCharType="end"/>
        </w:r>
      </w:del>
      <w:r>
        <w:fldChar w:fldCharType="end"/>
      </w:r>
    </w:p>
    <w:p w14:paraId="7429E99C" w14:textId="1BAE55D2" w:rsidR="001E1C99" w:rsidRDefault="001E1C99">
      <w:pPr>
        <w:pStyle w:val="TOC4"/>
        <w:tabs>
          <w:tab w:val="right" w:leader="dot" w:pos="9736"/>
        </w:tabs>
        <w:rPr>
          <w:del w:id="18" w:author="Claude" w:date="2026-09-30T15:00:00Z"/>
          <w:rFonts w:asciiTheme="minorHAnsi" w:eastAsiaTheme="minorEastAsia" w:hAnsiTheme="minorHAnsi" w:cstheme="minorBidi"/>
          <w:noProof/>
          <w:kern w:val="2"/>
          <w:sz w:val="24"/>
          <w:szCs w:val="24"/>
          <w14:ligatures w14:val="standardContextual"/>
        </w:rPr>
      </w:pPr>
      <w:r>
        <w:fldChar w:fldCharType="begin"/>
      </w:r>
      <w:r>
        <w:instrText>HYPERLINK \l "_Toc241592257"</w:instrText>
      </w:r>
      <w:r>
        <w:fldChar w:fldCharType="separate"/>
      </w:r>
      <w:del w:id="19" w:author="Claude" w:date="2026-09-30T15:00:00Z">
        <w:r>
          <w:rPr>
            <w:rStyle w:val="Hyperlink"/>
            <w:noProof/>
          </w:rPr>
          <w:delText>7. Implementation Phases (§8.1) — Status Summary</w:delText>
        </w:r>
        <w:r>
          <w:rPr>
            <w:noProof/>
            <w:webHidden/>
          </w:rPr>
          <w:tab/>
        </w:r>
        <w:r>
          <w:rPr>
            <w:noProof/>
            <w:webHidden/>
          </w:rPr>
          <w:fldChar w:fldCharType="begin"/>
        </w:r>
        <w:r>
          <w:rPr>
            <w:noProof/>
            <w:webHidden/>
          </w:rPr>
          <w:delInstrText xml:space="preserve"> PAGEREF _Toc241592257 \h </w:delInstrText>
        </w:r>
        <w:r>
          <w:rPr>
            <w:noProof/>
            <w:webHidden/>
          </w:rPr>
        </w:r>
        <w:r>
          <w:rPr>
            <w:noProof/>
            <w:webHidden/>
          </w:rPr>
          <w:fldChar w:fldCharType="separate"/>
        </w:r>
        <w:r>
          <w:rPr>
            <w:noProof/>
            <w:webHidden/>
          </w:rPr>
          <w:delText>44</w:delText>
        </w:r>
        <w:r>
          <w:rPr>
            <w:noProof/>
            <w:webHidden/>
          </w:rPr>
          <w:fldChar w:fldCharType="end"/>
        </w:r>
      </w:del>
      <w:r>
        <w:fldChar w:fldCharType="end"/>
      </w:r>
    </w:p>
    <w:p w14:paraId="06F3EFD9" w14:textId="68AEB988" w:rsidR="001E1C99" w:rsidRDefault="001E1C99">
      <w:pPr>
        <w:pStyle w:val="TOC4"/>
        <w:tabs>
          <w:tab w:val="right" w:leader="dot" w:pos="9736"/>
        </w:tabs>
        <w:rPr>
          <w:del w:id="20" w:author="Claude" w:date="2026-09-30T15:00:00Z"/>
          <w:rFonts w:asciiTheme="minorHAnsi" w:eastAsiaTheme="minorEastAsia" w:hAnsiTheme="minorHAnsi" w:cstheme="minorBidi"/>
          <w:noProof/>
          <w:kern w:val="2"/>
          <w:sz w:val="24"/>
          <w:szCs w:val="24"/>
          <w14:ligatures w14:val="standardContextual"/>
        </w:rPr>
      </w:pPr>
      <w:r>
        <w:fldChar w:fldCharType="begin"/>
      </w:r>
      <w:r>
        <w:instrText>HYPERLINK \l "_Toc241592258"</w:instrText>
      </w:r>
      <w:r>
        <w:fldChar w:fldCharType="separate"/>
      </w:r>
      <w:del w:id="21" w:author="Claude" w:date="2026-09-30T15:00:00Z">
        <w:r>
          <w:rPr>
            <w:rStyle w:val="Hyperlink"/>
            <w:noProof/>
          </w:rPr>
          <w:delText>8. Key Doctrinal Discrepancies</w:delText>
        </w:r>
        <w:r>
          <w:rPr>
            <w:noProof/>
            <w:webHidden/>
          </w:rPr>
          <w:tab/>
        </w:r>
        <w:r>
          <w:rPr>
            <w:noProof/>
            <w:webHidden/>
          </w:rPr>
          <w:fldChar w:fldCharType="begin"/>
        </w:r>
        <w:r>
          <w:rPr>
            <w:noProof/>
            <w:webHidden/>
          </w:rPr>
          <w:delInstrText xml:space="preserve"> PAGEREF _Toc241592258 \h </w:delInstrText>
        </w:r>
        <w:r>
          <w:rPr>
            <w:noProof/>
            <w:webHidden/>
          </w:rPr>
        </w:r>
        <w:r>
          <w:rPr>
            <w:noProof/>
            <w:webHidden/>
          </w:rPr>
          <w:fldChar w:fldCharType="separate"/>
        </w:r>
        <w:r>
          <w:rPr>
            <w:noProof/>
            <w:webHidden/>
          </w:rPr>
          <w:delText>44</w:delText>
        </w:r>
        <w:r>
          <w:rPr>
            <w:noProof/>
            <w:webHidden/>
          </w:rPr>
          <w:fldChar w:fldCharType="end"/>
        </w:r>
      </w:del>
      <w:r>
        <w:fldChar w:fldCharType="end"/>
      </w:r>
    </w:p>
    <w:p w14:paraId="57451A24" w14:textId="1DA5FBEE" w:rsidR="001E1C99" w:rsidRDefault="001E1C99">
      <w:pPr>
        <w:pStyle w:val="TOC4"/>
        <w:tabs>
          <w:tab w:val="right" w:leader="dot" w:pos="9736"/>
        </w:tabs>
        <w:rPr>
          <w:del w:id="22" w:author="Claude" w:date="2026-09-30T15:00:00Z"/>
          <w:rFonts w:asciiTheme="minorHAnsi" w:eastAsiaTheme="minorEastAsia" w:hAnsiTheme="minorHAnsi" w:cstheme="minorBidi"/>
          <w:noProof/>
          <w:kern w:val="2"/>
          <w:sz w:val="24"/>
          <w:szCs w:val="24"/>
          <w14:ligatures w14:val="standardContextual"/>
        </w:rPr>
      </w:pPr>
      <w:r>
        <w:fldChar w:fldCharType="begin"/>
      </w:r>
      <w:r>
        <w:instrText>HYPERLINK \l "_Toc241592259"</w:instrText>
      </w:r>
      <w:r>
        <w:fldChar w:fldCharType="separate"/>
      </w:r>
      <w:del w:id="23" w:author="Claude" w:date="2026-09-30T15:00:00Z">
        <w:r>
          <w:rPr>
            <w:rStyle w:val="Hyperlink"/>
            <w:noProof/>
          </w:rPr>
          <w:delText>Bottom Line</w:delText>
        </w:r>
        <w:r>
          <w:rPr>
            <w:noProof/>
            <w:webHidden/>
          </w:rPr>
          <w:tab/>
        </w:r>
        <w:r>
          <w:rPr>
            <w:noProof/>
            <w:webHidden/>
          </w:rPr>
          <w:fldChar w:fldCharType="begin"/>
        </w:r>
        <w:r>
          <w:rPr>
            <w:noProof/>
            <w:webHidden/>
          </w:rPr>
          <w:delInstrText xml:space="preserve"> PAGEREF _Toc241592259 \h </w:delInstrText>
        </w:r>
        <w:r>
          <w:rPr>
            <w:noProof/>
            <w:webHidden/>
          </w:rPr>
        </w:r>
        <w:r>
          <w:rPr>
            <w:noProof/>
            <w:webHidden/>
          </w:rPr>
          <w:fldChar w:fldCharType="separate"/>
        </w:r>
        <w:r>
          <w:rPr>
            <w:noProof/>
            <w:webHidden/>
          </w:rPr>
          <w:delText>45</w:delText>
        </w:r>
        <w:r>
          <w:rPr>
            <w:noProof/>
            <w:webHidden/>
          </w:rPr>
          <w:fldChar w:fldCharType="end"/>
        </w:r>
      </w:del>
      <w:r>
        <w:fldChar w:fldCharType="end"/>
      </w:r>
    </w:p>
    <w:p w14:paraId="1108CDC5" w14:textId="41487851" w:rsidR="001E1C99" w:rsidRDefault="001E1C9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1592260" w:history="1">
        <w:r>
          <w:rPr>
            <w:rStyle w:val="Hyperlink"/>
            <w:noProof/>
          </w:rPr>
          <w:t>Appendix F   Navigation &amp; Action-Routing  [NEW v4.3]</w:t>
        </w:r>
        <w:r>
          <w:rPr>
            <w:noProof/>
            <w:webHidden/>
          </w:rPr>
          <w:tab/>
        </w:r>
        <w:r>
          <w:rPr>
            <w:noProof/>
            <w:webHidden/>
          </w:rPr>
          <w:fldChar w:fldCharType="begin"/>
        </w:r>
        <w:r>
          <w:rPr>
            <w:noProof/>
            <w:webHidden/>
          </w:rPr>
          <w:instrText xml:space="preserve"> PAGEREF _Toc241592260 \h </w:instrText>
        </w:r>
        <w:r>
          <w:rPr>
            <w:noProof/>
            <w:webHidden/>
          </w:rPr>
        </w:r>
        <w:r>
          <w:rPr>
            <w:noProof/>
            <w:webHidden/>
          </w:rPr>
          <w:fldChar w:fldCharType="separate"/>
        </w:r>
        <w:r>
          <w:rPr>
            <w:noProof/>
            <w:webHidden/>
          </w:rPr>
          <w:t>45</w:t>
        </w:r>
        <w:r>
          <w:rPr>
            <w:noProof/>
            <w:webHidden/>
          </w:rPr>
          <w:fldChar w:fldCharType="end"/>
        </w:r>
      </w:hyperlink>
    </w:p>
    <w:p w14:paraId="19CAA741" w14:textId="70BBDFF4" w:rsidR="001E1C99" w:rsidRDefault="001E1C9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1592261" w:history="1">
        <w:r>
          <w:rPr>
            <w:rStyle w:val="Hyperlink"/>
            <w:rFonts w:ascii="Segoe UI" w:hAnsi="Segoe UI" w:cs="Segoe UI"/>
            <w:noProof/>
          </w:rPr>
          <w:t>Data Coverage &amp; Confidence</w:t>
        </w:r>
        <w:r>
          <w:rPr>
            <w:noProof/>
            <w:webHidden/>
          </w:rPr>
          <w:tab/>
        </w:r>
        <w:r>
          <w:rPr>
            <w:noProof/>
            <w:webHidden/>
          </w:rPr>
          <w:fldChar w:fldCharType="begin"/>
        </w:r>
        <w:r>
          <w:rPr>
            <w:noProof/>
            <w:webHidden/>
          </w:rPr>
          <w:instrText xml:space="preserve"> PAGEREF _Toc241592261 \h </w:instrText>
        </w:r>
        <w:r>
          <w:rPr>
            <w:noProof/>
            <w:webHidden/>
          </w:rPr>
        </w:r>
        <w:r>
          <w:rPr>
            <w:noProof/>
            <w:webHidden/>
          </w:rPr>
          <w:fldChar w:fldCharType="separate"/>
        </w:r>
        <w:r>
          <w:rPr>
            <w:noProof/>
            <w:webHidden/>
          </w:rPr>
          <w:t>47</w:t>
        </w:r>
        <w:r>
          <w:rPr>
            <w:noProof/>
            <w:webHidden/>
          </w:rPr>
          <w:fldChar w:fldCharType="end"/>
        </w:r>
      </w:hyperlink>
    </w:p>
    <w:p w14:paraId="725F9232" w14:textId="0E7F344B" w:rsidR="007E189A" w:rsidRDefault="00523F4E" w:rsidP="007E189A">
      <w:pPr>
        <w:pStyle w:val="ListParagraph"/>
        <w:ind w:left="720"/>
      </w:pPr>
      <w:r>
        <w:fldChar w:fldCharType="end"/>
      </w:r>
    </w:p>
    <w:p w14:paraId="669E5538" w14:textId="77777777" w:rsidR="007E189A" w:rsidRDefault="007E189A" w:rsidP="007E189A">
      <w:pPr>
        <w:pStyle w:val="ListParagraph"/>
        <w:ind w:left="720"/>
      </w:pPr>
    </w:p>
    <w:p w14:paraId="00C3CB6C" w14:textId="47284F05" w:rsidR="007E189A" w:rsidRDefault="007E189A" w:rsidP="003E5F2B">
      <w:pPr>
        <w:pStyle w:val="Heading2"/>
      </w:pPr>
    </w:p>
    <w:p w14:paraId="4209E674" w14:textId="77777777" w:rsidR="001E1C99" w:rsidRDefault="001E1C99" w:rsidP="001E1C99">
      <w:r>
        <w:br w:type="page"/>
      </w:r>
    </w:p>
    <w:p w14:paraId="63961963" w14:textId="77777777" w:rsidR="001E1C99" w:rsidRDefault="001E1C99" w:rsidP="001E1C99"/>
    <w:p w14:paraId="693FD3AF" w14:textId="5F7DFD8D" w:rsidR="007E189A" w:rsidRDefault="007E189A" w:rsidP="003E5F2B">
      <w:pPr>
        <w:pStyle w:val="Heading2"/>
      </w:pPr>
      <w:bookmarkStart w:id="24" w:name="_Toc241592174"/>
      <w:r>
        <w:t>Key words</w:t>
      </w:r>
      <w:bookmarkEnd w:id="24"/>
    </w:p>
    <w:tbl>
      <w:tblPr>
        <w:tblW w:w="0" w:type="auto"/>
        <w:jc w:val="center"/>
        <w:tblLayout w:type="fixed"/>
        <w:tblLook w:val="04A0" w:firstRow="1" w:lastRow="0" w:firstColumn="1" w:lastColumn="0" w:noHBand="0" w:noVBand="1"/>
      </w:tblPr>
      <w:tblGrid>
        <w:gridCol w:w="1129"/>
        <w:gridCol w:w="3714"/>
        <w:gridCol w:w="1277"/>
        <w:gridCol w:w="3005"/>
      </w:tblGrid>
      <w:tr w:rsidR="00DC725F" w:rsidRPr="009134D8" w14:paraId="32190F1B" w14:textId="77777777" w:rsidTr="003F6E15">
        <w:trPr>
          <w:jc w:val="center"/>
        </w:trPr>
        <w:tc>
          <w:tcPr>
            <w:tcW w:w="1129" w:type="dxa"/>
            <w:tcBorders>
              <w:top w:val="single" w:sz="4" w:space="0" w:color="C8D3D8"/>
              <w:left w:val="single" w:sz="4" w:space="0" w:color="C8D3D8"/>
              <w:bottom w:val="single" w:sz="4" w:space="0" w:color="C8D3D8"/>
              <w:right w:val="single" w:sz="4" w:space="0" w:color="C8D3D8"/>
            </w:tcBorders>
            <w:shd w:val="clear" w:color="auto" w:fill="EAF1F3"/>
            <w:vAlign w:val="center"/>
          </w:tcPr>
          <w:p w14:paraId="43B9C4FD" w14:textId="77777777" w:rsidR="00DC725F" w:rsidRPr="009134D8" w:rsidRDefault="00DC725F" w:rsidP="003F6E15">
            <w:pPr>
              <w:rPr>
                <w:sz w:val="20"/>
                <w:szCs w:val="20"/>
              </w:rPr>
            </w:pPr>
            <w:r>
              <w:rPr>
                <w:b/>
                <w:color w:val="124959"/>
                <w:sz w:val="20"/>
                <w:szCs w:val="20"/>
              </w:rPr>
              <w:t>Purpose</w:t>
            </w:r>
          </w:p>
        </w:tc>
        <w:tc>
          <w:tcPr>
            <w:tcW w:w="3714" w:type="dxa"/>
            <w:tcBorders>
              <w:top w:val="single" w:sz="4" w:space="0" w:color="C8D3D8"/>
              <w:left w:val="single" w:sz="4" w:space="0" w:color="C8D3D8"/>
              <w:bottom w:val="single" w:sz="4" w:space="0" w:color="C8D3D8"/>
              <w:right w:val="single" w:sz="4" w:space="0" w:color="C8D3D8"/>
            </w:tcBorders>
            <w:shd w:val="clear" w:color="auto" w:fill="FFFFFF"/>
            <w:vAlign w:val="center"/>
          </w:tcPr>
          <w:p w14:paraId="48C6F68D" w14:textId="77777777" w:rsidR="00DC725F" w:rsidRPr="009134D8" w:rsidRDefault="00DC725F" w:rsidP="003F6E15">
            <w:pPr>
              <w:ind w:right="28"/>
              <w:rPr>
                <w:sz w:val="20"/>
                <w:szCs w:val="20"/>
              </w:rPr>
            </w:pPr>
            <w:r>
              <w:rPr>
                <w:sz w:val="20"/>
                <w:szCs w:val="20"/>
              </w:rPr>
              <w:t>Connect physical scope, early spend, evidence maturity, and capital-stack release.</w:t>
            </w:r>
          </w:p>
        </w:tc>
        <w:tc>
          <w:tcPr>
            <w:tcW w:w="1277" w:type="dxa"/>
            <w:tcBorders>
              <w:top w:val="single" w:sz="4" w:space="0" w:color="C8D3D8"/>
              <w:left w:val="single" w:sz="4" w:space="0" w:color="C8D3D8"/>
              <w:bottom w:val="single" w:sz="4" w:space="0" w:color="C8D3D8"/>
              <w:right w:val="single" w:sz="4" w:space="0" w:color="C8D3D8"/>
            </w:tcBorders>
            <w:shd w:val="clear" w:color="auto" w:fill="EAF1F3"/>
            <w:vAlign w:val="center"/>
          </w:tcPr>
          <w:p w14:paraId="13ED547E" w14:textId="77777777" w:rsidR="00DC725F" w:rsidRPr="009134D8" w:rsidRDefault="00DC725F" w:rsidP="003F6E15">
            <w:pPr>
              <w:rPr>
                <w:sz w:val="20"/>
                <w:szCs w:val="20"/>
              </w:rPr>
            </w:pPr>
            <w:r>
              <w:rPr>
                <w:b/>
                <w:color w:val="124959"/>
                <w:sz w:val="20"/>
                <w:szCs w:val="20"/>
              </w:rPr>
              <w:t>Audience</w:t>
            </w:r>
          </w:p>
        </w:tc>
        <w:tc>
          <w:tcPr>
            <w:tcW w:w="3005" w:type="dxa"/>
            <w:tcBorders>
              <w:top w:val="single" w:sz="4" w:space="0" w:color="C8D3D8"/>
              <w:left w:val="single" w:sz="4" w:space="0" w:color="C8D3D8"/>
              <w:bottom w:val="single" w:sz="4" w:space="0" w:color="C8D3D8"/>
              <w:right w:val="single" w:sz="4" w:space="0" w:color="C8D3D8"/>
            </w:tcBorders>
            <w:shd w:val="clear" w:color="auto" w:fill="FFFFFF"/>
            <w:vAlign w:val="center"/>
          </w:tcPr>
          <w:p w14:paraId="12CF3460" w14:textId="77777777" w:rsidR="00DC725F" w:rsidRPr="009134D8" w:rsidRDefault="00DC725F" w:rsidP="003F6E15">
            <w:pPr>
              <w:rPr>
                <w:sz w:val="20"/>
                <w:szCs w:val="20"/>
              </w:rPr>
            </w:pPr>
            <w:r>
              <w:rPr>
                <w:sz w:val="20"/>
                <w:szCs w:val="20"/>
              </w:rPr>
              <w:t>Product, finance, engineering, commercial, certification, risk, and lender-engagement teams.</w:t>
            </w:r>
          </w:p>
        </w:tc>
      </w:tr>
      <w:tr w:rsidR="00DC725F" w:rsidRPr="009134D8" w14:paraId="702B175A" w14:textId="77777777" w:rsidTr="003F6E15">
        <w:trPr>
          <w:jc w:val="center"/>
        </w:trPr>
        <w:tc>
          <w:tcPr>
            <w:tcW w:w="1129" w:type="dxa"/>
            <w:tcBorders>
              <w:top w:val="single" w:sz="4" w:space="0" w:color="C8D3D8"/>
              <w:left w:val="single" w:sz="4" w:space="0" w:color="C8D3D8"/>
              <w:bottom w:val="single" w:sz="4" w:space="0" w:color="C8D3D8"/>
              <w:right w:val="single" w:sz="4" w:space="0" w:color="C8D3D8"/>
            </w:tcBorders>
            <w:shd w:val="clear" w:color="auto" w:fill="EAF1F3"/>
            <w:vAlign w:val="center"/>
          </w:tcPr>
          <w:p w14:paraId="06655C8C" w14:textId="77777777" w:rsidR="00DC725F" w:rsidRPr="009134D8" w:rsidRDefault="00DC725F" w:rsidP="003F6E15">
            <w:pPr>
              <w:rPr>
                <w:sz w:val="20"/>
                <w:szCs w:val="20"/>
              </w:rPr>
            </w:pPr>
            <w:r>
              <w:rPr>
                <w:b/>
                <w:color w:val="124959"/>
                <w:sz w:val="20"/>
                <w:szCs w:val="20"/>
              </w:rPr>
              <w:t>Use</w:t>
            </w:r>
          </w:p>
        </w:tc>
        <w:tc>
          <w:tcPr>
            <w:tcW w:w="3714" w:type="dxa"/>
            <w:tcBorders>
              <w:top w:val="single" w:sz="4" w:space="0" w:color="C8D3D8"/>
              <w:left w:val="single" w:sz="4" w:space="0" w:color="C8D3D8"/>
              <w:bottom w:val="single" w:sz="4" w:space="0" w:color="C8D3D8"/>
              <w:right w:val="single" w:sz="4" w:space="0" w:color="C8D3D8"/>
            </w:tcBorders>
            <w:shd w:val="clear" w:color="auto" w:fill="FFFFFF"/>
            <w:vAlign w:val="center"/>
          </w:tcPr>
          <w:p w14:paraId="799C2340" w14:textId="77777777" w:rsidR="00DC725F" w:rsidRPr="009134D8" w:rsidRDefault="00DC725F" w:rsidP="003F6E15">
            <w:pPr>
              <w:ind w:right="28"/>
              <w:rPr>
                <w:sz w:val="20"/>
                <w:szCs w:val="20"/>
              </w:rPr>
            </w:pPr>
            <w:r>
              <w:rPr>
                <w:sz w:val="20"/>
                <w:szCs w:val="20"/>
              </w:rPr>
              <w:t>Internal basis for workflow design, API objects, UI widgets, and lender-facing pack logic.</w:t>
            </w:r>
          </w:p>
        </w:tc>
        <w:tc>
          <w:tcPr>
            <w:tcW w:w="1277" w:type="dxa"/>
            <w:tcBorders>
              <w:top w:val="single" w:sz="4" w:space="0" w:color="C8D3D8"/>
              <w:left w:val="single" w:sz="4" w:space="0" w:color="C8D3D8"/>
              <w:bottom w:val="single" w:sz="4" w:space="0" w:color="C8D3D8"/>
              <w:right w:val="single" w:sz="4" w:space="0" w:color="C8D3D8"/>
            </w:tcBorders>
            <w:shd w:val="clear" w:color="auto" w:fill="EAF1F3"/>
            <w:vAlign w:val="center"/>
          </w:tcPr>
          <w:p w14:paraId="76013785" w14:textId="77777777" w:rsidR="00DC725F" w:rsidRPr="009134D8" w:rsidRDefault="00DC725F" w:rsidP="003F6E15">
            <w:pPr>
              <w:rPr>
                <w:sz w:val="20"/>
                <w:szCs w:val="20"/>
              </w:rPr>
            </w:pPr>
            <w:r>
              <w:rPr>
                <w:b/>
                <w:color w:val="124959"/>
                <w:sz w:val="20"/>
                <w:szCs w:val="20"/>
              </w:rPr>
              <w:t>Scope</w:t>
            </w:r>
          </w:p>
        </w:tc>
        <w:tc>
          <w:tcPr>
            <w:tcW w:w="3005" w:type="dxa"/>
            <w:tcBorders>
              <w:top w:val="single" w:sz="4" w:space="0" w:color="C8D3D8"/>
              <w:left w:val="single" w:sz="4" w:space="0" w:color="C8D3D8"/>
              <w:bottom w:val="single" w:sz="4" w:space="0" w:color="C8D3D8"/>
              <w:right w:val="single" w:sz="4" w:space="0" w:color="C8D3D8"/>
            </w:tcBorders>
            <w:shd w:val="clear" w:color="auto" w:fill="FFFFFF"/>
            <w:vAlign w:val="center"/>
          </w:tcPr>
          <w:p w14:paraId="27BBF177" w14:textId="77777777" w:rsidR="00DC725F" w:rsidRPr="009134D8" w:rsidRDefault="00DC725F" w:rsidP="003F6E15">
            <w:pPr>
              <w:rPr>
                <w:sz w:val="20"/>
                <w:szCs w:val="20"/>
              </w:rPr>
            </w:pPr>
            <w:r>
              <w:rPr>
                <w:sz w:val="20"/>
                <w:szCs w:val="20"/>
              </w:rPr>
              <w:t>Origination to COD, with focus on pre-FEED, FEED, FID, and drawdown control.</w:t>
            </w:r>
          </w:p>
        </w:tc>
      </w:tr>
    </w:tbl>
    <w:p w14:paraId="449D089F" w14:textId="7BFC4734" w:rsidR="007E189A" w:rsidRDefault="007E189A" w:rsidP="007E189A">
      <w:r>
        <w:t>Bankability gates, blockchain, TEA, compliance engines, marketplace, AI, plant builder, digital twin, finance, certification, process design, procurement, economics, sustainability and compliance.</w:t>
      </w:r>
    </w:p>
    <w:p w14:paraId="6F756339" w14:textId="77777777" w:rsidR="00040EA1" w:rsidRDefault="00040EA1">
      <w:pPr>
        <w:pStyle w:val="ListParagraph"/>
        <w:numPr>
          <w:ilvl w:val="0"/>
          <w:numId w:val="27"/>
        </w:numPr>
        <w:sectPr w:rsidR="00040EA1" w:rsidSect="004412BF">
          <w:footerReference w:type="default" r:id="rId12"/>
          <w:pgSz w:w="11906" w:h="16838"/>
          <w:pgMar w:top="1080" w:right="1080" w:bottom="1080" w:left="1080" w:header="708" w:footer="708" w:gutter="0"/>
          <w:pgNumType w:chapStyle="1"/>
          <w:cols w:space="720"/>
          <w:docGrid w:linePitch="360"/>
        </w:sectPr>
      </w:pPr>
    </w:p>
    <w:p w14:paraId="0B17174C" w14:textId="77777777" w:rsidR="00040EA1" w:rsidRDefault="00040EA1" w:rsidP="00040EA1">
      <w:pPr>
        <w:rPr>
          <w:sz w:val="20"/>
          <w:szCs w:val="20"/>
        </w:rPr>
      </w:pPr>
    </w:p>
    <w:p w14:paraId="217D2FBB" w14:textId="77777777" w:rsidR="00040EA1" w:rsidRDefault="00040EA1" w:rsidP="00FC55D3">
      <w:pPr>
        <w:pStyle w:val="ListParagraph"/>
        <w:ind w:left="720"/>
        <w:sectPr w:rsidR="00040EA1" w:rsidSect="00040EA1">
          <w:type w:val="continuous"/>
          <w:pgSz w:w="11906" w:h="16838"/>
          <w:pgMar w:top="1080" w:right="1080" w:bottom="1080" w:left="1080" w:header="708" w:footer="708" w:gutter="0"/>
          <w:pgNumType w:chapStyle="1"/>
          <w:cols w:space="720"/>
          <w:docGrid w:linePitch="360"/>
        </w:sectPr>
      </w:pPr>
    </w:p>
    <w:p w14:paraId="162CE33E" w14:textId="77777777" w:rsidR="00FC55D3" w:rsidRPr="00DC725F" w:rsidRDefault="00FC55D3" w:rsidP="00DC725F">
      <w:pPr>
        <w:rPr>
          <w:b/>
          <w:bCs/>
          <w:color w:val="000000" w:themeColor="text1"/>
        </w:rPr>
      </w:pPr>
    </w:p>
    <w:p w14:paraId="53166C75" w14:textId="464F82AA" w:rsidR="00FC55D3" w:rsidRPr="00DC725F" w:rsidRDefault="00FC55D3" w:rsidP="00DC725F">
      <w:pPr>
        <w:rPr>
          <w:rFonts w:asciiTheme="minorHAnsi" w:hAnsiTheme="minorHAnsi" w:cstheme="minorHAnsi"/>
          <w:color w:val="000000" w:themeColor="text1"/>
          <w14:numForm w14:val="oldStyle"/>
          <w14:stylisticSets>
            <w14:styleSet w14:id="2"/>
          </w14:stylisticSets>
        </w:rPr>
      </w:pPr>
      <w:r>
        <w:rPr>
          <w:rFonts w:asciiTheme="minorHAnsi" w:hAnsiTheme="minorHAnsi" w:cstheme="minorHAnsi"/>
          <w:color w:val="000000" w:themeColor="text1"/>
          <w:sz w:val="21"/>
          <w:szCs w:val="21"/>
          <w:shd w:val="clear" w:color="auto" w:fill="FCFCFB"/>
          <w14:numForm w14:val="oldStyle"/>
          <w14:stylisticSets>
            <w14:styleSet w14:id="2"/>
          </w14:stylisticSets>
        </w:rPr>
        <w:t>Founders who display the risks before the investor does get funded. Founders who let diligence find it don't.</w:t>
      </w:r>
    </w:p>
    <w:p w14:paraId="1709401B" w14:textId="07BD6349" w:rsidR="00CF00F0" w:rsidRDefault="007E189A" w:rsidP="007E189A">
      <w:pPr>
        <w:pStyle w:val="Heading1"/>
      </w:pPr>
      <w:bookmarkStart w:id="25" w:name="_Toc241592175"/>
      <w:r>
        <w:t>GEX Open Questions – unanswered for now</w:t>
      </w:r>
      <w:bookmarkEnd w:id="25"/>
    </w:p>
    <w:p w14:paraId="4379B636" w14:textId="76B9D4F2" w:rsidR="003E5F2B" w:rsidRDefault="003E5F2B" w:rsidP="00FC55D3">
      <w:pPr>
        <w:pStyle w:val="Heading2"/>
      </w:pPr>
      <w:bookmarkStart w:id="26" w:name="_Toc241592176"/>
      <w:r>
        <w:t>GEX's thought process</w:t>
      </w:r>
      <w:bookmarkEnd w:id="26"/>
    </w:p>
    <w:p w14:paraId="28D25F3F" w14:textId="0026B578" w:rsidR="002A7162" w:rsidRDefault="002A7162" w:rsidP="00FC55D3">
      <w:r>
        <w:t>Is GEX this or could it be this?</w:t>
      </w:r>
    </w:p>
    <w:p w14:paraId="7E6AEB7D" w14:textId="5E5A14EE" w:rsidR="002A7162" w:rsidRPr="002A7162" w:rsidRDefault="002A7162">
      <w:pPr>
        <w:pStyle w:val="ListParagraph"/>
        <w:numPr>
          <w:ilvl w:val="0"/>
          <w:numId w:val="26"/>
        </w:numPr>
        <w:rPr>
          <w:sz w:val="21"/>
          <w:szCs w:val="21"/>
        </w:rPr>
      </w:pPr>
      <w:r>
        <w:rPr>
          <w:sz w:val="21"/>
          <w:szCs w:val="21"/>
        </w:rPr>
        <w:t xml:space="preserve"> a canonical, machine-readable project ontology connecting Plant Builder, engineering evidence, regulatory evidence and financing evidence;</w:t>
      </w:r>
    </w:p>
    <w:p w14:paraId="66D9069B" w14:textId="25E1B143" w:rsidR="002A7162" w:rsidRPr="002A7162" w:rsidRDefault="002A7162">
      <w:pPr>
        <w:pStyle w:val="ListParagraph"/>
        <w:numPr>
          <w:ilvl w:val="0"/>
          <w:numId w:val="26"/>
        </w:numPr>
        <w:rPr>
          <w:sz w:val="21"/>
          <w:szCs w:val="21"/>
        </w:rPr>
      </w:pPr>
      <w:r>
        <w:rPr>
          <w:sz w:val="21"/>
          <w:szCs w:val="21"/>
        </w:rPr>
        <w:t>controlled exchange of project data between developer, engineer, certifier, lender, offtaker and other counterparties;</w:t>
      </w:r>
    </w:p>
    <w:p w14:paraId="2EDF4D3D" w14:textId="745A41ED" w:rsidR="002A7162" w:rsidRPr="002A7162" w:rsidRDefault="002A7162">
      <w:pPr>
        <w:pStyle w:val="ListParagraph"/>
        <w:numPr>
          <w:ilvl w:val="0"/>
          <w:numId w:val="26"/>
        </w:numPr>
        <w:rPr>
          <w:sz w:val="21"/>
          <w:szCs w:val="21"/>
        </w:rPr>
      </w:pPr>
      <w:r>
        <w:rPr>
          <w:sz w:val="21"/>
          <w:szCs w:val="21"/>
        </w:rPr>
        <w:t>a provenance and permissions system without forcing all participants to surrender control of their underlying data;</w:t>
      </w:r>
    </w:p>
    <w:p w14:paraId="47A2EA56" w14:textId="7C54189E" w:rsidR="002A7162" w:rsidRPr="002A7162" w:rsidRDefault="002A7162">
      <w:pPr>
        <w:pStyle w:val="ListParagraph"/>
        <w:numPr>
          <w:ilvl w:val="0"/>
          <w:numId w:val="26"/>
        </w:numPr>
        <w:rPr>
          <w:sz w:val="21"/>
          <w:szCs w:val="21"/>
        </w:rPr>
      </w:pPr>
      <w:r>
        <w:rPr>
          <w:sz w:val="21"/>
          <w:szCs w:val="21"/>
        </w:rPr>
        <w:t>An APIs/open interfaces allowing external engineering, certification and financial systems to interact with the project representation;</w:t>
      </w:r>
    </w:p>
    <w:p w14:paraId="5004C287" w14:textId="07621A33" w:rsidR="002A7162" w:rsidRPr="002A7162" w:rsidRDefault="002A7162">
      <w:pPr>
        <w:pStyle w:val="ListParagraph"/>
        <w:numPr>
          <w:ilvl w:val="0"/>
          <w:numId w:val="26"/>
        </w:numPr>
        <w:rPr>
          <w:sz w:val="21"/>
          <w:szCs w:val="21"/>
        </w:rPr>
      </w:pPr>
      <w:r>
        <w:rPr>
          <w:sz w:val="21"/>
          <w:szCs w:val="21"/>
        </w:rPr>
        <w:t>A machine-computed </w:t>
      </w:r>
      <w:r>
        <w:rPr>
          <w:b/>
          <w:bCs/>
          <w:sz w:val="21"/>
          <w:szCs w:val="21"/>
        </w:rPr>
        <w:t>cross-document convergence</w:t>
      </w:r>
      <w:r>
        <w:rPr>
          <w:sz w:val="21"/>
          <w:szCs w:val="21"/>
        </w:rPr>
        <w:t>, rather than just document completeness;</w:t>
      </w:r>
    </w:p>
    <w:p w14:paraId="61A7945A" w14:textId="47A3F9EB" w:rsidR="002A7162" w:rsidRPr="002A7162" w:rsidRDefault="002A7162">
      <w:pPr>
        <w:pStyle w:val="ListParagraph"/>
        <w:numPr>
          <w:ilvl w:val="0"/>
          <w:numId w:val="26"/>
        </w:numPr>
        <w:rPr>
          <w:sz w:val="21"/>
          <w:szCs w:val="21"/>
        </w:rPr>
      </w:pPr>
      <w:r>
        <w:rPr>
          <w:sz w:val="21"/>
          <w:szCs w:val="21"/>
        </w:rPr>
        <w:t>An explainable domain AI for detecting contradictions, missing evidence and incompatible assumptions;</w:t>
      </w:r>
    </w:p>
    <w:p w14:paraId="193839B4" w14:textId="3DC1D7DB" w:rsidR="002A7162" w:rsidRPr="002A7162" w:rsidRDefault="002A7162">
      <w:pPr>
        <w:pStyle w:val="ListParagraph"/>
        <w:numPr>
          <w:ilvl w:val="0"/>
          <w:numId w:val="26"/>
        </w:numPr>
        <w:rPr>
          <w:sz w:val="21"/>
          <w:szCs w:val="21"/>
        </w:rPr>
      </w:pPr>
      <w:r>
        <w:rPr>
          <w:sz w:val="21"/>
          <w:szCs w:val="21"/>
        </w:rPr>
        <w:t>A documented sovereignty architecture: component inventory, portability, data-control model, interoperability and exit strategy.</w:t>
      </w:r>
    </w:p>
    <w:p w14:paraId="7FD50701" w14:textId="77777777" w:rsidR="002A7162" w:rsidRDefault="002A7162" w:rsidP="00FC55D3"/>
    <w:p w14:paraId="4B8CA4BC" w14:textId="128F91A0" w:rsidR="00FC55D3" w:rsidRDefault="00FC55D3" w:rsidP="00FC55D3">
      <w:r>
        <w:t>Design questions. </w:t>
      </w:r>
    </w:p>
    <w:p w14:paraId="6AB70EB9" w14:textId="16DC6F3E" w:rsidR="00FC55D3" w:rsidRDefault="00FC55D3">
      <w:pPr>
        <w:pStyle w:val="ListParagraph"/>
        <w:numPr>
          <w:ilvl w:val="0"/>
          <w:numId w:val="23"/>
        </w:numPr>
      </w:pPr>
      <w:r>
        <w:t>GEX lacks a list of product spec questions  written by a customer. (closest thing to a customer-discovery transcript)</w:t>
      </w:r>
    </w:p>
    <w:p w14:paraId="58062E1B" w14:textId="77777777" w:rsidR="002A7162" w:rsidRDefault="002A7162">
      <w:pPr>
        <w:pStyle w:val="ListParagraph"/>
        <w:numPr>
          <w:ilvl w:val="0"/>
          <w:numId w:val="23"/>
        </w:numPr>
      </w:pPr>
      <w:r>
        <w:t xml:space="preserve">"Who conducts solicitations? </w:t>
      </w:r>
    </w:p>
    <w:p w14:paraId="0023B3DB" w14:textId="77777777" w:rsidR="002A7162" w:rsidRDefault="002A7162">
      <w:pPr>
        <w:pStyle w:val="ListParagraph"/>
        <w:numPr>
          <w:ilvl w:val="0"/>
          <w:numId w:val="23"/>
        </w:numPr>
      </w:pPr>
      <w:r>
        <w:t xml:space="preserve">Who conducts diligence? </w:t>
      </w:r>
    </w:p>
    <w:p w14:paraId="74B77734" w14:textId="77777777" w:rsidR="002A7162" w:rsidRDefault="002A7162">
      <w:pPr>
        <w:pStyle w:val="ListParagraph"/>
        <w:numPr>
          <w:ilvl w:val="0"/>
          <w:numId w:val="23"/>
        </w:numPr>
      </w:pPr>
      <w:r>
        <w:t xml:space="preserve">Who has final decision-making power?" </w:t>
      </w:r>
    </w:p>
    <w:p w14:paraId="1E1DD3DC" w14:textId="77777777" w:rsidR="00FC55D3" w:rsidRDefault="00FC55D3" w:rsidP="00FC55D3"/>
    <w:p w14:paraId="79556C05" w14:textId="77777777" w:rsidR="00FC55D3" w:rsidRDefault="00FC55D3" w:rsidP="00FC55D3">
      <w:r>
        <w:t>General comments to help me frame GEX</w:t>
      </w:r>
    </w:p>
    <w:p w14:paraId="5D1DF87F" w14:textId="77777777" w:rsidR="00FC55D3" w:rsidRDefault="00FC55D3">
      <w:pPr>
        <w:pStyle w:val="ListParagraph"/>
        <w:numPr>
          <w:ilvl w:val="0"/>
          <w:numId w:val="25"/>
        </w:numPr>
        <w:ind w:left="709" w:hanging="349"/>
        <w:rPr>
          <w:rFonts w:ascii="Arial Narrow" w:hAnsi="Arial Narrow"/>
          <w:sz w:val="18"/>
          <w:szCs w:val="18"/>
        </w:rPr>
      </w:pPr>
      <w:r>
        <w:rPr>
          <w:rFonts w:ascii="Arial Narrow" w:hAnsi="Arial Narrow"/>
          <w:sz w:val="18"/>
          <w:szCs w:val="18"/>
        </w:rPr>
        <w:t>GEX addresses a recognizable industrial problem: fragmented project information, regulatory evidence and inconsistent project assumptions delaying development and financing. Your site explicitly positions GEX around structured, verifiable project intelligence and project commercialization.</w:t>
      </w:r>
    </w:p>
    <w:p w14:paraId="61D30391" w14:textId="77777777" w:rsidR="00FC55D3" w:rsidRDefault="00FC55D3">
      <w:pPr>
        <w:pStyle w:val="ListParagraph"/>
        <w:numPr>
          <w:ilvl w:val="0"/>
          <w:numId w:val="25"/>
        </w:numPr>
        <w:ind w:left="709" w:hanging="349"/>
        <w:rPr>
          <w:rFonts w:ascii="Arial Narrow" w:hAnsi="Arial Narrow"/>
          <w:sz w:val="18"/>
          <w:szCs w:val="18"/>
        </w:rPr>
      </w:pPr>
      <w:r>
        <w:rPr>
          <w:rFonts w:ascii="Arial Narrow" w:hAnsi="Arial Narrow"/>
          <w:b/>
          <w:bCs/>
          <w:sz w:val="18"/>
          <w:szCs w:val="18"/>
        </w:rPr>
        <w:t xml:space="preserve">TRL / existing PoC: </w:t>
      </w:r>
      <w:r>
        <w:rPr>
          <w:rFonts w:ascii="Arial Narrow" w:hAnsi="Arial Narrow"/>
          <w:sz w:val="18"/>
          <w:szCs w:val="18"/>
        </w:rPr>
        <w:t>The Plant Builder is much better evidence than a pitch deck. The brochure shows a live plant model, mass/energy validation and five currently exportable reports.</w:t>
      </w:r>
    </w:p>
    <w:p w14:paraId="773CACEF" w14:textId="77777777" w:rsidR="00FC55D3" w:rsidRDefault="00FC55D3">
      <w:pPr>
        <w:pStyle w:val="ListParagraph"/>
        <w:numPr>
          <w:ilvl w:val="0"/>
          <w:numId w:val="25"/>
        </w:numPr>
        <w:ind w:left="709" w:hanging="349"/>
        <w:rPr>
          <w:rFonts w:ascii="Arial Narrow" w:hAnsi="Arial Narrow"/>
          <w:sz w:val="18"/>
          <w:szCs w:val="18"/>
        </w:rPr>
      </w:pPr>
      <w:r>
        <w:rPr>
          <w:rFonts w:ascii="Arial Narrow" w:hAnsi="Arial Narrow"/>
          <w:sz w:val="18"/>
          <w:szCs w:val="18"/>
        </w:rPr>
        <w:t>GEX bankability system explicitly distinguishes VERIFIED evidence, maturity levels, sequential gates and auditable decisions rather than accepting uploaded narratives at face value</w:t>
      </w:r>
    </w:p>
    <w:p w14:paraId="6DC3562A" w14:textId="77777777" w:rsidR="00FC55D3" w:rsidRDefault="00FC55D3">
      <w:pPr>
        <w:pStyle w:val="ListParagraph"/>
        <w:numPr>
          <w:ilvl w:val="0"/>
          <w:numId w:val="25"/>
        </w:numPr>
        <w:ind w:left="709" w:hanging="349"/>
        <w:rPr>
          <w:rFonts w:ascii="Arial Narrow" w:hAnsi="Arial Narrow"/>
          <w:sz w:val="18"/>
          <w:szCs w:val="18"/>
        </w:rPr>
      </w:pPr>
      <w:r>
        <w:rPr>
          <w:rFonts w:ascii="Arial Narrow" w:hAnsi="Arial Narrow"/>
          <w:sz w:val="18"/>
          <w:szCs w:val="18"/>
        </w:rPr>
        <w:t>GEX gives participants control over structured project data and reduce dependence on opaque spreadsheets, bespoke consultants and disconnected proprietary workflows. BMDS explicitly values controllability, adaptability, interoperability, substitutability, exit capability and resilience.</w:t>
      </w:r>
    </w:p>
    <w:p w14:paraId="3F75235F" w14:textId="77777777" w:rsidR="001551B4" w:rsidRDefault="001551B4" w:rsidP="001551B4">
      <w:pPr>
        <w:rPr>
          <w:rFonts w:ascii="Arial Narrow" w:hAnsi="Arial Narrow"/>
          <w:sz w:val="18"/>
          <w:szCs w:val="18"/>
        </w:rPr>
      </w:pPr>
    </w:p>
    <w:p w14:paraId="1704901D" w14:textId="77777777" w:rsidR="001551B4" w:rsidRDefault="001551B4" w:rsidP="001551B4">
      <w:pPr>
        <w:rPr>
          <w:rFonts w:ascii="Arial Narrow" w:hAnsi="Arial Narrow"/>
          <w:sz w:val="18"/>
          <w:szCs w:val="18"/>
        </w:rPr>
      </w:pPr>
    </w:p>
    <w:p w14:paraId="33A92523" w14:textId="27B5AC23" w:rsidR="001551B4" w:rsidRPr="00040EA1" w:rsidRDefault="001551B4">
      <w:pPr>
        <w:pStyle w:val="ListParagraph"/>
        <w:numPr>
          <w:ilvl w:val="0"/>
          <w:numId w:val="25"/>
        </w:numPr>
        <w:sectPr w:rsidR="001551B4" w:rsidRPr="00040EA1" w:rsidSect="001551B4">
          <w:type w:val="continuous"/>
          <w:pgSz w:w="11906" w:h="16838"/>
          <w:pgMar w:top="1080" w:right="1080" w:bottom="1080" w:left="1080" w:header="708" w:footer="708" w:gutter="0"/>
          <w:pgNumType w:chapStyle="1"/>
          <w:cols w:space="720"/>
          <w:docGrid w:linePitch="360"/>
        </w:sectPr>
      </w:pPr>
      <w:r>
        <w:rPr>
          <w:rStyle w:val="Strong"/>
          <w:color w:val="000000"/>
          <w:sz w:val="21"/>
          <w:szCs w:val="21"/>
        </w:rPr>
        <w:t>GEX does not calculate convergence between these truths</w:t>
      </w:r>
      <w:r>
        <w:t xml:space="preserve">. </w:t>
      </w:r>
      <w:r>
        <w:rPr>
          <w:i/>
          <w:iCs/>
          <w:color w:val="2F5496" w:themeColor="accent1" w:themeShade="BF"/>
          <w:sz w:val="20"/>
          <w:szCs w:val="20"/>
        </w:rPr>
        <w:t>It does not yet determine whether the PPA load agrees with the plant load, whether the offtake volume agrees with plant output, or whether the independent engineer's assumptions agree with the financial model</w:t>
      </w:r>
      <w:ins w:id="27" w:author="Claude" w:date="2026-09-30T15:00:00Z">
        <w:r>
          <w:rPr>
            <w:i/>
            <w:iCs/>
            <w:color w:val="2F5496" w:themeColor="accent1" w:themeShade="BF"/>
            <w:sz w:val="20"/>
            <w:szCs w:val="20"/>
          </w:rPr>
          <w:t xml:space="preserve">. Since rules 4.0.0 (28 Sep 2026) the coherence checks compute part of this from the commitment cards: offtake volume against guaranteed capacity × availability (C2), supply against the offtake (C6), model against </w:t>
        </w:r>
        <w:r>
          <w:rPr>
            <w:i/>
            <w:iCs/>
            <w:color w:val="2F5496" w:themeColor="accent1" w:themeShade="BF"/>
            <w:sz w:val="20"/>
            <w:szCs w:val="20"/>
          </w:rPr>
          <w:lastRenderedPageBreak/>
          <w:t>contracts (C10). The independent engineer’s assumptions are still not compared with the model (master §8.4).</w:t>
        </w:r>
      </w:ins>
    </w:p>
    <w:p w14:paraId="06267077" w14:textId="77777777" w:rsidR="001551B4" w:rsidRPr="001551B4" w:rsidRDefault="001551B4">
      <w:pPr>
        <w:pStyle w:val="ListParagraph"/>
        <w:numPr>
          <w:ilvl w:val="1"/>
          <w:numId w:val="25"/>
        </w:numPr>
        <w:ind w:left="1134" w:hanging="141"/>
        <w:rPr>
          <w:sz w:val="20"/>
          <w:szCs w:val="20"/>
        </w:rPr>
      </w:pPr>
      <w:r>
        <w:rPr>
          <w:b/>
          <w:bCs/>
          <w:sz w:val="20"/>
          <w:szCs w:val="20"/>
        </w:rPr>
        <w:t>The Plant truth</w:t>
      </w:r>
      <w:r>
        <w:rPr>
          <w:sz w:val="20"/>
          <w:szCs w:val="20"/>
        </w:rPr>
        <w:t xml:space="preserve"> and what a Build knows: equipment, process topology, material streams, energy streams, input/output gates, mass balance, energy balance, eventually TEA, sustainability attributes.</w:t>
      </w:r>
    </w:p>
    <w:p w14:paraId="0BB53B7B" w14:textId="77777777" w:rsidR="001551B4" w:rsidRPr="001551B4" w:rsidRDefault="001551B4">
      <w:pPr>
        <w:pStyle w:val="ListParagraph"/>
        <w:numPr>
          <w:ilvl w:val="1"/>
          <w:numId w:val="25"/>
        </w:numPr>
        <w:ind w:left="1134" w:hanging="141"/>
        <w:rPr>
          <w:sz w:val="20"/>
          <w:szCs w:val="20"/>
        </w:rPr>
      </w:pPr>
      <w:r>
        <w:rPr>
          <w:b/>
          <w:bCs/>
          <w:sz w:val="20"/>
          <w:szCs w:val="20"/>
        </w:rPr>
        <w:t>Project Trutth</w:t>
      </w:r>
      <w:r>
        <w:rPr>
          <w:sz w:val="20"/>
          <w:szCs w:val="20"/>
        </w:rPr>
        <w:t>, and what the Twelve Bankability Gates know: contractual evidence, permits, power, feedstock, offtake, EPC, insurance, engineering verification, finance, evidence maturity, ownership, verification.</w:t>
      </w:r>
    </w:p>
    <w:p w14:paraId="20D120C1" w14:textId="77777777" w:rsidR="00FC55D3" w:rsidRPr="003E5F2B" w:rsidRDefault="00FC55D3" w:rsidP="00FC55D3">
      <w:pPr>
        <w:pStyle w:val="Heading2"/>
      </w:pPr>
    </w:p>
    <w:p w14:paraId="22FE96E3" w14:textId="77777777" w:rsidR="003E5F2B" w:rsidRDefault="003E5F2B">
      <w:pPr>
        <w:pStyle w:val="ListParagraph"/>
        <w:numPr>
          <w:ilvl w:val="0"/>
          <w:numId w:val="24"/>
        </w:numPr>
        <w:ind w:left="284" w:hanging="142"/>
      </w:pPr>
      <w:r>
        <w:t>The refusal to let anyone type a confidence score. v4 law 7 — readiness is emergent, never authored — costs you demo friendliness and you kept it anyway. Constraints retained despite being expensive are usually the moat. Same with v3 §10's criterion 12: </w:t>
      </w:r>
      <w:r>
        <w:rPr>
          <w:i/>
          <w:iCs/>
        </w:rPr>
        <w:t>a package cannot reach evidenced without evidence, and the server refuses.</w:t>
      </w:r>
      <w:r>
        <w:t> One enforced, falsifiable invariant demos better than ten features, because the investor can try to break it in the room.</w:t>
      </w:r>
    </w:p>
    <w:p w14:paraId="7886A6A7" w14:textId="77777777" w:rsidR="003E5F2B" w:rsidRPr="003E5F2B" w:rsidRDefault="003E5F2B">
      <w:pPr>
        <w:pStyle w:val="ListParagraph"/>
        <w:numPr>
          <w:ilvl w:val="0"/>
          <w:numId w:val="24"/>
        </w:numPr>
        <w:spacing w:before="240"/>
        <w:ind w:left="284" w:hanging="142"/>
      </w:pPr>
      <w:r>
        <w:t xml:space="preserve">You did the schlep. Vetting gates, separation of duties, forced RLS, hash-chained events, eIDAS signatures, an advisory lock because 3 of 12 concurrent audit appends were being silently dropped. </w:t>
      </w:r>
      <w:r>
        <w:rPr>
          <w:rFonts w:ascii="Avenir Next Condensed Medium" w:hAnsi="Avenir Next Condensed Medium"/>
          <w:i/>
          <w:iCs/>
          <w:color w:val="007BB8"/>
        </w:rPr>
        <w:t>Nobody builds this for fun, which is exactly why it's a barrier</w:t>
      </w:r>
      <w:r>
        <w:t>. And the engineering culture that writes down "a guardrail passed for the wrong reason, and negative verification is the only reason that is known" is rare and compounds.</w:t>
      </w:r>
      <w:r>
        <w:rPr>
          <w:rFonts w:ascii="Segoe UI" w:hAnsi="Segoe UI" w:cs="Segoe UI"/>
          <w:color w:val="0B0B0B"/>
          <w:sz w:val="21"/>
          <w:szCs w:val="21"/>
          <w:shd w:val="clear" w:color="auto" w:fill="FCFCFB"/>
        </w:rPr>
        <w:t xml:space="preserve"> </w:t>
      </w:r>
    </w:p>
    <w:p w14:paraId="44F1E485" w14:textId="368D834C" w:rsidR="003E5F2B" w:rsidRDefault="0099467F">
      <w:pPr>
        <w:pStyle w:val="ListParagraph"/>
        <w:numPr>
          <w:ilvl w:val="0"/>
          <w:numId w:val="24"/>
        </w:numPr>
        <w:spacing w:before="240"/>
        <w:ind w:left="284" w:hanging="142"/>
      </w:pPr>
      <w:r>
        <w:t>GEX already found the better wedge and haven't taken it. The two-clock problem — commitment term against debt tenor — is specific, painful, nameable, and it is the thing the developer already loses sleep over. And it is not computed anywhere: debt_tenor lives in services/financial_model.py, tenor_years lives on Offtake Contract, and the rating engine scores offtake tenor against a hardcoded 10-year target (min(max_tenor / 10.0 * 60, 60)) rather than against the project's actual debt. The two numbers exist in the same repository and are never differenced. That difference is a one-screen product, it is unarguably computational rather than evidentiary, and no data room can produce it.</w:t>
      </w:r>
      <w:ins w:id="28" w:author="Claude" w:date="2026-09-30T15:00:00Z">
        <w:r>
          <w:t xml:space="preserve"> Since rules 4.0.0 the gates do difference them: O7 and check C10 compare offtake tenor with the project’s own debt tenor. The rating-engine hardcode remains, a separate code task (decision D15).</w:t>
        </w:r>
      </w:ins>
    </w:p>
    <w:p w14:paraId="27485554" w14:textId="28B179DA" w:rsidR="00523F4E" w:rsidRDefault="00DE1C2B" w:rsidP="0000085A">
      <w:pPr>
        <w:pStyle w:val="Heading1"/>
      </w:pPr>
      <w:bookmarkStart w:id="29" w:name="_Toc241592177"/>
      <w:r>
        <w:t>GEX</w:t>
      </w:r>
      <w:r>
        <w:rPr>
          <w:rStyle w:val="FootnoteReference"/>
          <w:color w:val="00B0F0"/>
          <w:sz w:val="22"/>
          <w:szCs w:val="22"/>
        </w:rPr>
        <w:footnoteReference w:id="1"/>
      </w:r>
      <w:r>
        <w:t>’s FRAME, SCOPE, INTENT, PURPOSE &amp; SCOPE</w:t>
      </w:r>
      <w:bookmarkEnd w:id="29"/>
      <w:r>
        <w:t xml:space="preserve"> </w:t>
      </w:r>
    </w:p>
    <w:p w14:paraId="3674197A" w14:textId="77777777" w:rsidR="001E1C99" w:rsidRDefault="001E1C99" w:rsidP="001E1C99">
      <w:pPr>
        <w:pStyle w:val="Heading1"/>
        <w:pBdr>
          <w:bottom w:val="single" w:sz="6" w:space="1" w:color="1A6B3C"/>
        </w:pBdr>
      </w:pPr>
      <w:bookmarkStart w:id="30" w:name="_Toc229151754"/>
      <w:bookmarkStart w:id="31" w:name="_Toc241592171"/>
      <w:bookmarkStart w:id="32" w:name="_Toc241592178"/>
      <w:r>
        <w:t>Governing Frame: Hidalgo + Sung</w:t>
      </w:r>
      <w:bookmarkEnd w:id="30"/>
      <w:bookmarkEnd w:id="31"/>
    </w:p>
    <w:p w14:paraId="1F023B0F" w14:textId="77777777" w:rsidR="001E1C99" w:rsidRDefault="001E1C99" w:rsidP="001E1C99">
      <w:pPr>
        <w:pStyle w:val="Heading2"/>
      </w:pPr>
      <w:bookmarkStart w:id="33" w:name="_Toc229151755"/>
      <w:bookmarkStart w:id="34" w:name="_Toc241592172"/>
      <w:r>
        <w:t>César Hidalgo — Entropy Reduction as Capital Logic</w:t>
      </w:r>
      <w:bookmarkEnd w:id="33"/>
      <w:bookmarkEnd w:id="34"/>
    </w:p>
    <w:p w14:paraId="33A06AD8" w14:textId="77777777" w:rsidR="001E1C99" w:rsidRDefault="001E1C99" w:rsidP="001E1C99">
      <w:pPr>
        <w:spacing w:before="80" w:after="80"/>
      </w:pPr>
      <w:r>
        <w:rPr>
          <w:sz w:val="20"/>
          <w:szCs w:val="20"/>
        </w:rPr>
        <w:t>Hidalgo's complexity economics, economic value emerges when a system accumulates knowledge and reduces the entropy (disorder, uncertainty, information asymmetry) of a productive process. Applied to green fuel project finance, every development package is an entropy-reduction event:</w:t>
      </w:r>
    </w:p>
    <w:p w14:paraId="2C2FA362" w14:textId="77777777" w:rsidR="001E1C99" w:rsidRDefault="001E1C99" w:rsidP="001E1C99"/>
    <w:tbl>
      <w:tblPr>
        <w:tblW w:w="8364" w:type="dxa"/>
        <w:tblCellMar>
          <w:left w:w="10" w:type="dxa"/>
          <w:right w:w="10" w:type="dxa"/>
        </w:tblCellMar>
        <w:tblLook w:val="04A0" w:firstRow="1" w:lastRow="0" w:firstColumn="1" w:lastColumn="0" w:noHBand="0" w:noVBand="1"/>
      </w:tblPr>
      <w:tblGrid>
        <w:gridCol w:w="2268"/>
        <w:gridCol w:w="2835"/>
        <w:gridCol w:w="3261"/>
      </w:tblGrid>
      <w:tr w:rsidR="001E1C99" w14:paraId="545FC36E" w14:textId="77777777" w:rsidTr="003F6E15">
        <w:tc>
          <w:tcPr>
            <w:tcW w:w="2268" w:type="dxa"/>
            <w:tcMar>
              <w:top w:w="80" w:type="dxa"/>
              <w:left w:w="120" w:type="dxa"/>
              <w:bottom w:w="80" w:type="dxa"/>
              <w:right w:w="120" w:type="dxa"/>
            </w:tcMar>
            <w:vAlign w:val="center"/>
          </w:tcPr>
          <w:p w14:paraId="3A9BA1F2" w14:textId="77777777" w:rsidR="001E1C99" w:rsidRPr="001E1C99" w:rsidRDefault="001E1C99" w:rsidP="003F6E15">
            <w:pPr>
              <w:rPr>
                <w:color w:val="000000" w:themeColor="text1"/>
              </w:rPr>
            </w:pPr>
            <w:r>
              <w:rPr>
                <w:b/>
                <w:bCs/>
                <w:color w:val="000000" w:themeColor="text1"/>
                <w:sz w:val="17"/>
                <w:szCs w:val="17"/>
              </w:rPr>
              <w:t>Entropy Source</w:t>
            </w:r>
          </w:p>
        </w:tc>
        <w:tc>
          <w:tcPr>
            <w:tcW w:w="2835" w:type="dxa"/>
            <w:tcMar>
              <w:top w:w="80" w:type="dxa"/>
              <w:left w:w="120" w:type="dxa"/>
              <w:bottom w:w="80" w:type="dxa"/>
              <w:right w:w="120" w:type="dxa"/>
            </w:tcMar>
            <w:vAlign w:val="center"/>
          </w:tcPr>
          <w:p w14:paraId="7FA0955B" w14:textId="77777777" w:rsidR="001E1C99" w:rsidRPr="001E1C99" w:rsidRDefault="001E1C99" w:rsidP="003F6E15">
            <w:pPr>
              <w:rPr>
                <w:color w:val="000000" w:themeColor="text1"/>
              </w:rPr>
            </w:pPr>
            <w:r>
              <w:rPr>
                <w:b/>
                <w:bCs/>
                <w:color w:val="000000" w:themeColor="text1"/>
                <w:sz w:val="17"/>
                <w:szCs w:val="17"/>
              </w:rPr>
              <w:t>GEX Reduction Mechanism</w:t>
            </w:r>
          </w:p>
        </w:tc>
        <w:tc>
          <w:tcPr>
            <w:tcW w:w="3261" w:type="dxa"/>
            <w:tcMar>
              <w:top w:w="80" w:type="dxa"/>
              <w:left w:w="120" w:type="dxa"/>
              <w:bottom w:w="80" w:type="dxa"/>
              <w:right w:w="120" w:type="dxa"/>
            </w:tcMar>
            <w:vAlign w:val="center"/>
          </w:tcPr>
          <w:p w14:paraId="4E8EB919" w14:textId="77777777" w:rsidR="001E1C99" w:rsidRPr="001E1C99" w:rsidRDefault="001E1C99" w:rsidP="003F6E15">
            <w:pPr>
              <w:rPr>
                <w:color w:val="000000" w:themeColor="text1"/>
              </w:rPr>
            </w:pPr>
            <w:r>
              <w:rPr>
                <w:b/>
                <w:bCs/>
                <w:color w:val="000000" w:themeColor="text1"/>
                <w:sz w:val="17"/>
                <w:szCs w:val="17"/>
              </w:rPr>
              <w:t>Capital Consequence</w:t>
            </w:r>
          </w:p>
        </w:tc>
      </w:tr>
      <w:tr w:rsidR="001E1C99" w14:paraId="41F27895" w14:textId="77777777" w:rsidTr="003F6E15">
        <w:tc>
          <w:tcPr>
            <w:tcW w:w="2268" w:type="dxa"/>
            <w:tcMar>
              <w:top w:w="80" w:type="dxa"/>
              <w:left w:w="120" w:type="dxa"/>
              <w:bottom w:w="80" w:type="dxa"/>
              <w:right w:w="120" w:type="dxa"/>
            </w:tcMar>
            <w:vAlign w:val="center"/>
          </w:tcPr>
          <w:p w14:paraId="78D93A82" w14:textId="77777777" w:rsidR="001E1C99" w:rsidRPr="001E1C99" w:rsidRDefault="001E1C99" w:rsidP="003F6E15">
            <w:pPr>
              <w:rPr>
                <w:color w:val="000000" w:themeColor="text1"/>
              </w:rPr>
            </w:pPr>
            <w:r>
              <w:rPr>
                <w:color w:val="000000" w:themeColor="text1"/>
                <w:sz w:val="18"/>
                <w:szCs w:val="18"/>
              </w:rPr>
              <w:t>Site and permit uncertainty</w:t>
            </w:r>
          </w:p>
        </w:tc>
        <w:tc>
          <w:tcPr>
            <w:tcW w:w="2835" w:type="dxa"/>
            <w:tcMar>
              <w:top w:w="80" w:type="dxa"/>
              <w:left w:w="120" w:type="dxa"/>
              <w:bottom w:w="80" w:type="dxa"/>
              <w:right w:w="120" w:type="dxa"/>
            </w:tcMar>
            <w:vAlign w:val="center"/>
          </w:tcPr>
          <w:p w14:paraId="40A68E7A" w14:textId="77777777" w:rsidR="001E1C99" w:rsidRPr="001E1C99" w:rsidRDefault="001E1C99" w:rsidP="003F6E15">
            <w:pPr>
              <w:rPr>
                <w:color w:val="000000" w:themeColor="text1"/>
              </w:rPr>
            </w:pPr>
            <w:r>
              <w:rPr>
                <w:color w:val="000000" w:themeColor="text1"/>
                <w:sz w:val="18"/>
                <w:szCs w:val="18"/>
              </w:rPr>
              <w:t>G0/G9 evidence + grid/water confirmation (G1)</w:t>
            </w:r>
          </w:p>
        </w:tc>
        <w:tc>
          <w:tcPr>
            <w:tcW w:w="3261" w:type="dxa"/>
            <w:tcMar>
              <w:top w:w="80" w:type="dxa"/>
              <w:left w:w="120" w:type="dxa"/>
              <w:bottom w:w="80" w:type="dxa"/>
              <w:right w:w="120" w:type="dxa"/>
            </w:tcMar>
            <w:vAlign w:val="center"/>
          </w:tcPr>
          <w:p w14:paraId="50B4C4E5" w14:textId="77777777" w:rsidR="001E1C99" w:rsidRPr="001E1C99" w:rsidRDefault="001E1C99" w:rsidP="003F6E15">
            <w:pPr>
              <w:rPr>
                <w:color w:val="000000" w:themeColor="text1"/>
              </w:rPr>
            </w:pPr>
            <w:r>
              <w:rPr>
                <w:color w:val="000000" w:themeColor="text1"/>
                <w:sz w:val="18"/>
                <w:szCs w:val="18"/>
              </w:rPr>
              <w:t>Equity / grants eligible; senior debt not yet</w:t>
            </w:r>
          </w:p>
        </w:tc>
      </w:tr>
      <w:tr w:rsidR="001E1C99" w14:paraId="74AEFD0E" w14:textId="77777777" w:rsidTr="003F6E15">
        <w:tc>
          <w:tcPr>
            <w:tcW w:w="2268" w:type="dxa"/>
            <w:tcMar>
              <w:top w:w="80" w:type="dxa"/>
              <w:left w:w="120" w:type="dxa"/>
              <w:bottom w:w="80" w:type="dxa"/>
              <w:right w:w="120" w:type="dxa"/>
            </w:tcMar>
            <w:vAlign w:val="center"/>
          </w:tcPr>
          <w:p w14:paraId="0E08BB7B" w14:textId="77777777" w:rsidR="001E1C99" w:rsidRPr="001E1C99" w:rsidRDefault="001E1C99" w:rsidP="003F6E15">
            <w:pPr>
              <w:rPr>
                <w:color w:val="000000" w:themeColor="text1"/>
              </w:rPr>
            </w:pPr>
            <w:r>
              <w:rPr>
                <w:color w:val="000000" w:themeColor="text1"/>
                <w:sz w:val="18"/>
                <w:szCs w:val="18"/>
              </w:rPr>
              <w:t>Technology and execution uncertainty</w:t>
            </w:r>
          </w:p>
        </w:tc>
        <w:tc>
          <w:tcPr>
            <w:tcW w:w="2835" w:type="dxa"/>
            <w:tcMar>
              <w:top w:w="80" w:type="dxa"/>
              <w:left w:w="120" w:type="dxa"/>
              <w:bottom w:w="80" w:type="dxa"/>
              <w:right w:w="120" w:type="dxa"/>
            </w:tcMar>
            <w:vAlign w:val="center"/>
          </w:tcPr>
          <w:p w14:paraId="000D1EE0" w14:textId="77777777" w:rsidR="001E1C99" w:rsidRPr="001E1C99" w:rsidRDefault="001E1C99" w:rsidP="003F6E15">
            <w:pPr>
              <w:rPr>
                <w:color w:val="000000" w:themeColor="text1"/>
              </w:rPr>
            </w:pPr>
            <w:ins w:id="35" w:author="Claude" w:date="2026-09-30T15:00:00Z">
              <w:r>
                <w:rPr>
                  <w:color w:val="000000" w:themeColor="text1"/>
                  <w:sz w:val="18"/>
                  <w:szCs w:val="18"/>
                </w:rPr>
                <w:t xml:space="preserve">Technology basis (G1); </w:t>
              </w:r>
            </w:ins>
            <w:r>
              <w:rPr>
                <w:color w:val="000000" w:themeColor="text1"/>
                <w:sz w:val="18"/>
                <w:szCs w:val="18"/>
              </w:rPr>
              <w:t xml:space="preserve">EPC commitment </w:t>
            </w:r>
            <w:del w:id="36" w:author="Claude" w:date="2026-09-30T15:00:00Z">
              <w:r>
                <w:rPr>
                  <w:color w:val="000000" w:themeColor="text1"/>
                  <w:sz w:val="18"/>
                  <w:szCs w:val="18"/>
                </w:rPr>
                <w:delText>(G5) + Independent Engineer (G6</w:delText>
              </w:r>
            </w:del>
            <w:ins w:id="37" w:author="Claude" w:date="2026-09-30T15:00:00Z">
              <w:r>
                <w:rPr>
                  <w:color w:val="000000" w:themeColor="text1"/>
                  <w:sz w:val="18"/>
                  <w:szCs w:val="18"/>
                </w:rPr>
                <w:t>and independent technical review of FEED (G5); lenders’ engineer (G6, project finance only</w:t>
              </w:r>
            </w:ins>
            <w:r>
              <w:rPr>
                <w:color w:val="000000" w:themeColor="text1"/>
                <w:sz w:val="18"/>
                <w:szCs w:val="18"/>
              </w:rPr>
              <w:t>)</w:t>
            </w:r>
          </w:p>
        </w:tc>
        <w:tc>
          <w:tcPr>
            <w:tcW w:w="3261" w:type="dxa"/>
            <w:tcMar>
              <w:top w:w="80" w:type="dxa"/>
              <w:left w:w="120" w:type="dxa"/>
              <w:bottom w:w="80" w:type="dxa"/>
              <w:right w:w="120" w:type="dxa"/>
            </w:tcMar>
            <w:vAlign w:val="center"/>
          </w:tcPr>
          <w:p w14:paraId="12662BE7" w14:textId="77777777" w:rsidR="001E1C99" w:rsidRPr="001E1C99" w:rsidRDefault="001E1C99" w:rsidP="003F6E15">
            <w:pPr>
              <w:rPr>
                <w:color w:val="000000" w:themeColor="text1"/>
              </w:rPr>
            </w:pPr>
            <w:del w:id="38" w:author="Claude" w:date="2026-09-30T15:00:00Z">
              <w:r>
                <w:rPr>
                  <w:color w:val="000000" w:themeColor="text1"/>
                  <w:sz w:val="18"/>
                  <w:szCs w:val="18"/>
                </w:rPr>
                <w:delText>Construction debt eligible post-FID</w:delText>
              </w:r>
            </w:del>
            <w:ins w:id="39" w:author="Claude" w:date="2026-09-30T15:00:00Z">
              <w:r>
                <w:rPr>
                  <w:color w:val="000000" w:themeColor="text1"/>
                  <w:sz w:val="18"/>
                  <w:szCs w:val="18"/>
                </w:rPr>
                <w:t>Senior debt credit approval (G8, conditional); drawdown only after financial close (G10)</w:t>
              </w:r>
            </w:ins>
          </w:p>
        </w:tc>
      </w:tr>
      <w:tr w:rsidR="001E1C99" w14:paraId="173F93A7" w14:textId="77777777" w:rsidTr="003F6E15">
        <w:tc>
          <w:tcPr>
            <w:tcW w:w="2268" w:type="dxa"/>
            <w:tcMar>
              <w:top w:w="80" w:type="dxa"/>
              <w:left w:w="120" w:type="dxa"/>
              <w:bottom w:w="80" w:type="dxa"/>
              <w:right w:w="120" w:type="dxa"/>
            </w:tcMar>
            <w:vAlign w:val="center"/>
          </w:tcPr>
          <w:p w14:paraId="782EFC29" w14:textId="77777777" w:rsidR="001E1C99" w:rsidRPr="001E1C99" w:rsidRDefault="001E1C99" w:rsidP="003F6E15">
            <w:pPr>
              <w:rPr>
                <w:color w:val="000000" w:themeColor="text1"/>
              </w:rPr>
            </w:pPr>
            <w:r>
              <w:rPr>
                <w:color w:val="000000" w:themeColor="text1"/>
                <w:sz w:val="18"/>
                <w:szCs w:val="18"/>
              </w:rPr>
              <w:t>Revenue and offtake uncertainty</w:t>
            </w:r>
          </w:p>
        </w:tc>
        <w:tc>
          <w:tcPr>
            <w:tcW w:w="2835" w:type="dxa"/>
            <w:tcMar>
              <w:top w:w="80" w:type="dxa"/>
              <w:left w:w="120" w:type="dxa"/>
              <w:bottom w:w="80" w:type="dxa"/>
              <w:right w:w="120" w:type="dxa"/>
            </w:tcMar>
            <w:vAlign w:val="center"/>
          </w:tcPr>
          <w:p w14:paraId="3D8CA542" w14:textId="77777777" w:rsidR="001E1C99" w:rsidRPr="001E1C99" w:rsidRDefault="001E1C99" w:rsidP="003F6E15">
            <w:pPr>
              <w:rPr>
                <w:color w:val="000000" w:themeColor="text1"/>
              </w:rPr>
            </w:pPr>
            <w:del w:id="40" w:author="Claude" w:date="2026-09-30T15:00:00Z">
              <w:r>
                <w:rPr>
                  <w:color w:val="000000" w:themeColor="text1"/>
                  <w:sz w:val="18"/>
                  <w:szCs w:val="18"/>
                </w:rPr>
                <w:delText>Binding offtake evidence (G4) +</w:delText>
              </w:r>
            </w:del>
            <w:ins w:id="41" w:author="Claude" w:date="2026-09-30T15:00:00Z">
              <w:r>
                <w:rPr>
                  <w:color w:val="000000" w:themeColor="text1"/>
                  <w:sz w:val="18"/>
                  <w:szCs w:val="18"/>
                </w:rPr>
                <w:t xml:space="preserve">Offtake terms for at least 60% </w:t>
              </w:r>
              <w:r>
                <w:rPr>
                  <w:color w:val="000000" w:themeColor="text1"/>
                  <w:sz w:val="18"/>
                  <w:szCs w:val="18"/>
                </w:rPr>
                <w:lastRenderedPageBreak/>
                <w:t>of output (O2, Commercially plausible); binding with conditions (O4, G4); effective at Financeable. No</w:t>
              </w:r>
            </w:ins>
            <w:r>
              <w:rPr>
                <w:color w:val="000000" w:themeColor="text1"/>
                <w:sz w:val="18"/>
                <w:szCs w:val="18"/>
              </w:rPr>
              <w:t xml:space="preserve"> Trust Score</w:t>
            </w:r>
          </w:p>
        </w:tc>
        <w:tc>
          <w:tcPr>
            <w:tcW w:w="3261" w:type="dxa"/>
            <w:tcMar>
              <w:top w:w="80" w:type="dxa"/>
              <w:left w:w="120" w:type="dxa"/>
              <w:bottom w:w="80" w:type="dxa"/>
              <w:right w:w="120" w:type="dxa"/>
            </w:tcMar>
            <w:vAlign w:val="center"/>
          </w:tcPr>
          <w:p w14:paraId="57ACB243" w14:textId="77777777" w:rsidR="001E1C99" w:rsidRPr="001E1C99" w:rsidRDefault="001E1C99" w:rsidP="003F6E15">
            <w:pPr>
              <w:rPr>
                <w:color w:val="000000" w:themeColor="text1"/>
              </w:rPr>
            </w:pPr>
            <w:r>
              <w:rPr>
                <w:color w:val="000000" w:themeColor="text1"/>
                <w:sz w:val="18"/>
                <w:szCs w:val="18"/>
              </w:rPr>
              <w:lastRenderedPageBreak/>
              <w:t xml:space="preserve">Revenue-backed debt sizing </w:t>
            </w:r>
            <w:del w:id="42" w:author="Claude" w:date="2026-09-30T15:00:00Z">
              <w:r>
                <w:rPr>
                  <w:color w:val="000000" w:themeColor="text1"/>
                  <w:sz w:val="18"/>
                  <w:szCs w:val="18"/>
                </w:rPr>
                <w:delText>unlocked</w:delText>
              </w:r>
            </w:del>
            <w:ins w:id="43" w:author="Claude" w:date="2026-09-30T15:00:00Z">
              <w:r>
                <w:rPr>
                  <w:color w:val="000000" w:themeColor="text1"/>
                  <w:sz w:val="18"/>
                  <w:szCs w:val="18"/>
                </w:rPr>
                <w:t>at credit approval (G8)</w:t>
              </w:r>
            </w:ins>
          </w:p>
        </w:tc>
      </w:tr>
      <w:tr w:rsidR="001E1C99" w14:paraId="3E0F0E02" w14:textId="77777777" w:rsidTr="003F6E15">
        <w:tc>
          <w:tcPr>
            <w:tcW w:w="2268" w:type="dxa"/>
            <w:tcMar>
              <w:top w:w="80" w:type="dxa"/>
              <w:left w:w="120" w:type="dxa"/>
              <w:bottom w:w="80" w:type="dxa"/>
              <w:right w:w="120" w:type="dxa"/>
            </w:tcMar>
            <w:vAlign w:val="center"/>
          </w:tcPr>
          <w:p w14:paraId="7D1022F0" w14:textId="77777777" w:rsidR="001E1C99" w:rsidRPr="001E1C99" w:rsidRDefault="001E1C99" w:rsidP="003F6E15">
            <w:pPr>
              <w:rPr>
                <w:color w:val="000000" w:themeColor="text1"/>
              </w:rPr>
            </w:pPr>
            <w:r>
              <w:rPr>
                <w:color w:val="000000" w:themeColor="text1"/>
                <w:sz w:val="18"/>
                <w:szCs w:val="18"/>
              </w:rPr>
              <w:t>Default risk concentration</w:t>
            </w:r>
          </w:p>
        </w:tc>
        <w:tc>
          <w:tcPr>
            <w:tcW w:w="2835" w:type="dxa"/>
            <w:tcMar>
              <w:top w:w="80" w:type="dxa"/>
              <w:left w:w="120" w:type="dxa"/>
              <w:bottom w:w="80" w:type="dxa"/>
              <w:right w:w="120" w:type="dxa"/>
            </w:tcMar>
            <w:vAlign w:val="center"/>
          </w:tcPr>
          <w:p w14:paraId="6F195702" w14:textId="77777777" w:rsidR="001E1C99" w:rsidRPr="001E1C99" w:rsidRDefault="001E1C99" w:rsidP="003F6E15">
            <w:pPr>
              <w:rPr>
                <w:color w:val="000000" w:themeColor="text1"/>
              </w:rPr>
            </w:pPr>
            <w:r>
              <w:rPr>
                <w:color w:val="000000" w:themeColor="text1"/>
                <w:sz w:val="18"/>
                <w:szCs w:val="18"/>
              </w:rPr>
              <w:t xml:space="preserve">Concessional first-loss tranche (DFI </w:t>
            </w:r>
            <w:del w:id="44" w:author="Claude" w:date="2026-09-30T15:00:00Z">
              <w:r>
                <w:rPr>
                  <w:color w:val="000000" w:themeColor="text1"/>
                  <w:sz w:val="18"/>
                  <w:szCs w:val="18"/>
                </w:rPr>
                <w:delText>at G10</w:delText>
              </w:r>
            </w:del>
            <w:ins w:id="45" w:author="Claude" w:date="2026-09-30T15:00:00Z">
              <w:r>
                <w:rPr>
                  <w:color w:val="000000" w:themeColor="text1"/>
                  <w:sz w:val="18"/>
                  <w:szCs w:val="18"/>
                </w:rPr>
                <w:t>/ Mezz / Guarantees eligible at G6, project finance</w:t>
              </w:r>
            </w:ins>
            <w:r>
              <w:rPr>
                <w:color w:val="000000" w:themeColor="text1"/>
                <w:sz w:val="18"/>
                <w:szCs w:val="18"/>
              </w:rPr>
              <w:t>)</w:t>
            </w:r>
          </w:p>
        </w:tc>
        <w:tc>
          <w:tcPr>
            <w:tcW w:w="3261" w:type="dxa"/>
            <w:tcMar>
              <w:top w:w="80" w:type="dxa"/>
              <w:left w:w="120" w:type="dxa"/>
              <w:bottom w:w="80" w:type="dxa"/>
              <w:right w:w="120" w:type="dxa"/>
            </w:tcMar>
            <w:vAlign w:val="center"/>
          </w:tcPr>
          <w:p w14:paraId="3A2BD173" w14:textId="77777777" w:rsidR="001E1C99" w:rsidRPr="001E1C99" w:rsidRDefault="001E1C99" w:rsidP="003F6E15">
            <w:pPr>
              <w:rPr>
                <w:color w:val="000000" w:themeColor="text1"/>
              </w:rPr>
            </w:pPr>
            <w:del w:id="46" w:author="Claude" w:date="2026-09-30T15:00:00Z">
              <w:r>
                <w:rPr>
                  <w:color w:val="000000" w:themeColor="text1"/>
                  <w:sz w:val="18"/>
                  <w:szCs w:val="18"/>
                </w:rPr>
                <w:delText>Commercial senior debt commitment achieved</w:delText>
              </w:r>
            </w:del>
            <w:ins w:id="47" w:author="Claude" w:date="2026-09-30T15:00:00Z">
              <w:r>
                <w:rPr>
                  <w:color w:val="000000" w:themeColor="text1"/>
                  <w:sz w:val="18"/>
                  <w:szCs w:val="18"/>
                </w:rPr>
                <w:t>Senior Debt Credit Approval (conditional) at G8; drawdown at G10</w:t>
              </w:r>
            </w:ins>
          </w:p>
        </w:tc>
      </w:tr>
      <w:tr w:rsidR="001E1C99" w14:paraId="36E2E3C7" w14:textId="77777777" w:rsidTr="003F6E15">
        <w:tc>
          <w:tcPr>
            <w:tcW w:w="2268" w:type="dxa"/>
            <w:tcMar>
              <w:top w:w="80" w:type="dxa"/>
              <w:left w:w="120" w:type="dxa"/>
              <w:bottom w:w="80" w:type="dxa"/>
              <w:right w:w="120" w:type="dxa"/>
            </w:tcMar>
            <w:vAlign w:val="center"/>
          </w:tcPr>
          <w:p w14:paraId="62992569" w14:textId="77777777" w:rsidR="001E1C99" w:rsidRPr="001E1C99" w:rsidRDefault="001E1C99" w:rsidP="003F6E15">
            <w:pPr>
              <w:rPr>
                <w:color w:val="000000" w:themeColor="text1"/>
              </w:rPr>
            </w:pPr>
            <w:r>
              <w:rPr>
                <w:color w:val="000000" w:themeColor="text1"/>
                <w:sz w:val="18"/>
                <w:szCs w:val="18"/>
              </w:rPr>
              <w:t>Certification and regulatory uncertainty</w:t>
            </w:r>
          </w:p>
        </w:tc>
        <w:tc>
          <w:tcPr>
            <w:tcW w:w="2835" w:type="dxa"/>
            <w:tcMar>
              <w:top w:w="80" w:type="dxa"/>
              <w:left w:w="120" w:type="dxa"/>
              <w:bottom w:w="80" w:type="dxa"/>
              <w:right w:w="120" w:type="dxa"/>
            </w:tcMar>
            <w:vAlign w:val="center"/>
          </w:tcPr>
          <w:p w14:paraId="283D2050" w14:textId="77777777" w:rsidR="001E1C99" w:rsidRPr="001E1C99" w:rsidRDefault="001E1C99" w:rsidP="003F6E15">
            <w:pPr>
              <w:rPr>
                <w:color w:val="000000" w:themeColor="text1"/>
              </w:rPr>
            </w:pPr>
            <w:r>
              <w:rPr>
                <w:color w:val="000000" w:themeColor="text1"/>
                <w:sz w:val="18"/>
                <w:szCs w:val="18"/>
              </w:rPr>
              <w:t>Certification pathway evidence (G2) + decision_twin</w:t>
            </w:r>
          </w:p>
        </w:tc>
        <w:tc>
          <w:tcPr>
            <w:tcW w:w="3261" w:type="dxa"/>
            <w:tcMar>
              <w:top w:w="80" w:type="dxa"/>
              <w:left w:w="120" w:type="dxa"/>
              <w:bottom w:w="80" w:type="dxa"/>
              <w:right w:w="120" w:type="dxa"/>
            </w:tcMar>
            <w:vAlign w:val="center"/>
          </w:tcPr>
          <w:p w14:paraId="4C0D5782" w14:textId="77777777" w:rsidR="001E1C99" w:rsidRPr="001E1C99" w:rsidRDefault="001E1C99" w:rsidP="003F6E15">
            <w:pPr>
              <w:rPr>
                <w:color w:val="000000" w:themeColor="text1"/>
              </w:rPr>
            </w:pPr>
            <w:r>
              <w:rPr>
                <w:color w:val="000000" w:themeColor="text1"/>
                <w:sz w:val="18"/>
                <w:szCs w:val="18"/>
              </w:rPr>
              <w:t>Green premium priced into offtake; GoO tokens valid</w:t>
            </w:r>
          </w:p>
        </w:tc>
      </w:tr>
    </w:tbl>
    <w:p w14:paraId="79FAEA1D" w14:textId="77777777" w:rsidR="00D97002" w:rsidRDefault="00000000">
      <w:pPr>
        <w:spacing w:before="80" w:after="80"/>
        <w:rPr>
          <w:ins w:id="48" w:author="Claude" w:date="2026-09-30T15:00:00Z"/>
        </w:rPr>
      </w:pPr>
      <w:commentRangeStart w:id="49"/>
      <w:ins w:id="50" w:author="Claude" w:date="2026-09-30T15:00:00Z">
        <w:r>
          <w:rPr>
            <w:b/>
            <w:bCs/>
          </w:rPr>
          <w:t>Aligned with evidence rules 4.1.0 (v4.5).</w:t>
        </w:r>
        <w:r>
          <w:t xml:space="preserve"> Gates, capital decisions and ladders as the engine runs them: see the client master (GEX-Gates-Master v2, docs/master-reconciliation), “The twelve gates today” and Annex C.</w:t>
        </w:r>
        <w:commentRangeEnd w:id="49"/>
        <w:r>
          <w:rPr>
            <w:rStyle w:val="CommentReference"/>
            <w:sz w:val="22"/>
            <w:szCs w:val="22"/>
          </w:rPr>
          <w:commentReference w:id="49"/>
        </w:r>
      </w:ins>
    </w:p>
    <w:p w14:paraId="3949230F" w14:textId="77777777" w:rsidR="001E1C99" w:rsidRDefault="001E1C99" w:rsidP="001E1C99"/>
    <w:p w14:paraId="45D2C127" w14:textId="77777777" w:rsidR="001E1C99" w:rsidRDefault="001E1C99" w:rsidP="001E1C99">
      <w:pPr>
        <w:spacing w:before="80" w:after="80"/>
      </w:pPr>
      <w:r>
        <w:rPr>
          <w:i/>
          <w:iCs/>
          <w:color w:val="1A6B3C"/>
          <w:sz w:val="20"/>
          <w:szCs w:val="20"/>
        </w:rPr>
        <w:t>GEX's platform fee is justified not as a software subscription, but as the price of organised, auditable entropy reduction. The bridge makes each reduction event explicit, timestamped, and causally connected to the next capital layer it unlocks.</w:t>
      </w:r>
    </w:p>
    <w:p w14:paraId="4148D2AE" w14:textId="77777777" w:rsidR="001E1C99" w:rsidRDefault="001E1C99" w:rsidP="001E1C99">
      <w:pPr>
        <w:pStyle w:val="Heading2"/>
      </w:pPr>
      <w:bookmarkStart w:id="51" w:name="_Toc229151756"/>
      <w:r>
        <w:t xml:space="preserve"> </w:t>
      </w:r>
      <w:bookmarkStart w:id="52" w:name="_Toc241592173"/>
      <w:r>
        <w:t>Justin Sung — Compression and Causal Adjacency</w:t>
      </w:r>
      <w:bookmarkEnd w:id="51"/>
      <w:bookmarkEnd w:id="52"/>
    </w:p>
    <w:p w14:paraId="21C72B10" w14:textId="77777777" w:rsidR="001E1C99" w:rsidRDefault="001E1C99" w:rsidP="001E1C99">
      <w:pPr>
        <w:spacing w:before="80" w:after="80"/>
      </w:pPr>
      <w:r>
        <w:rPr>
          <w:sz w:val="20"/>
          <w:szCs w:val="20"/>
        </w:rPr>
        <w:t>Sung's learning architecture demands that complex information be compressed into hierarchical, causally connected units — not flat lists. Applied to the bridge: a package that carries its cost, evidence requirement, capital eligibility, and downstream effect in a single object forces causal adjacency. The user sees the consequence of the decision in the same frame as the decision. This is the design principle behind the four linked views: Development Packages → Spend Wave → Capital Eligibility → Unlock Chain. Each view is a compression of the same underlying object, not a separate data model.</w:t>
      </w:r>
    </w:p>
    <w:p w14:paraId="79706610" w14:textId="77777777" w:rsidR="001E1C99" w:rsidRDefault="001E1C99" w:rsidP="001E1C99"/>
    <w:p w14:paraId="53717756" w14:textId="3B9C6235" w:rsidR="00B26248" w:rsidRDefault="00B26248" w:rsidP="001E1C99">
      <w:r>
        <w:t>One platform</w:t>
      </w:r>
      <w:bookmarkEnd w:id="32"/>
    </w:p>
    <w:p w14:paraId="42FC0C2A" w14:textId="77777777" w:rsidR="00B26248" w:rsidRDefault="00B26248" w:rsidP="00B26248">
      <w:pPr>
        <w:spacing w:before="60" w:after="100"/>
      </w:pPr>
      <w:r>
        <w:rPr>
          <w:color w:val="1A2332"/>
          <w:sz w:val="20"/>
          <w:szCs w:val="20"/>
        </w:rPr>
        <w:t>A token is only credible if its production source has a provable bankability history. A trade is only investable if the underlying token is auditable to its certification pathway. A new project is only finance-ready if its sponsor can show a track record of token settlement on the platform. The three layers are not parallel products — they compound.</w:t>
      </w:r>
    </w:p>
    <w:p w14:paraId="4B9C622E" w14:textId="2D033D38" w:rsidR="00DE1C2B" w:rsidRDefault="00DE1C2B" w:rsidP="00B26248">
      <w:pPr>
        <w:pStyle w:val="Heading2"/>
      </w:pPr>
      <w:bookmarkStart w:id="53" w:name="_Toc241592179"/>
      <w:r>
        <w:t>Scope</w:t>
      </w:r>
      <w:bookmarkEnd w:id="53"/>
      <w:r>
        <w:t xml:space="preserve"> </w:t>
      </w:r>
    </w:p>
    <w:p w14:paraId="272D41D6" w14:textId="5BAA73B4" w:rsidR="00DE1C2B" w:rsidRDefault="00DE1C2B" w:rsidP="00DE1C2B">
      <w:pPr>
        <w:rPr>
          <w:rStyle w:val="Strong"/>
          <w:b w:val="0"/>
          <w:bCs w:val="0"/>
          <w:color w:val="000000"/>
          <w:sz w:val="20"/>
          <w:szCs w:val="20"/>
        </w:rPr>
      </w:pPr>
      <w:r>
        <w:rPr>
          <w:rStyle w:val="Strong"/>
          <w:b w:val="0"/>
          <w:bCs w:val="0"/>
          <w:color w:val="000000"/>
          <w:sz w:val="20"/>
          <w:szCs w:val="20"/>
        </w:rPr>
        <w:t xml:space="preserve">GEX asks: what must be funded first, next, what evidence must that expenditure produce, what uncertainty should that evidence resolve, and what subsequent capital, contractual or sanction decision becomes possible if it does? </w:t>
      </w:r>
    </w:p>
    <w:p w14:paraId="786D74A6" w14:textId="316913E7" w:rsidR="00DE1C2B" w:rsidRPr="00DE1C2B" w:rsidRDefault="00DE1C2B" w:rsidP="00DE1C2B">
      <w:pPr>
        <w:rPr>
          <w:b/>
          <w:bCs/>
          <w:sz w:val="20"/>
          <w:szCs w:val="20"/>
        </w:rPr>
      </w:pPr>
      <w:r>
        <w:rPr>
          <w:rStyle w:val="Strong"/>
          <w:b w:val="0"/>
          <w:bCs w:val="0"/>
          <w:color w:val="000000"/>
          <w:sz w:val="20"/>
          <w:szCs w:val="20"/>
        </w:rPr>
        <w:t>GEX does not want projects to jump too quickly from equipment and construction costs into a plant-level operating model and then ask: what will the DSCR be? For a greenfield e-fuel project, that often asks the right question at the wrong time.</w:t>
      </w:r>
    </w:p>
    <w:p w14:paraId="1A21039C" w14:textId="4B884705" w:rsidR="00DE1C2B" w:rsidRPr="00DE1C2B" w:rsidRDefault="00DE1C2B" w:rsidP="00DE1C2B">
      <w:pPr>
        <w:rPr>
          <w:b/>
          <w:bCs/>
          <w:sz w:val="20"/>
          <w:szCs w:val="20"/>
        </w:rPr>
      </w:pPr>
      <w:r>
        <w:rPr>
          <w:rStyle w:val="Strong"/>
          <w:b w:val="0"/>
          <w:bCs w:val="0"/>
          <w:color w:val="000000"/>
          <w:sz w:val="20"/>
          <w:szCs w:val="20"/>
        </w:rPr>
        <w:t>Well (years) before COD, the immediate question is whether the next commitment of development capital is justified by the evidence available and whether that expenditure will materially reduce, price, allocate or resolve a specific project risk.</w:t>
      </w:r>
    </w:p>
    <w:p w14:paraId="6984E54F" w14:textId="77777777" w:rsidR="00DE1C2B" w:rsidRDefault="00DE1C2B" w:rsidP="001551B4">
      <w:pPr>
        <w:rPr>
          <w:b/>
          <w:bCs/>
          <w:sz w:val="21"/>
          <w:szCs w:val="21"/>
        </w:rPr>
      </w:pPr>
    </w:p>
    <w:p w14:paraId="5156F75E" w14:textId="77777777" w:rsidR="00DE1C2B" w:rsidRDefault="00DE1C2B" w:rsidP="001551B4">
      <w:pPr>
        <w:rPr>
          <w:b/>
          <w:bCs/>
          <w:sz w:val="21"/>
          <w:szCs w:val="21"/>
        </w:rPr>
      </w:pPr>
    </w:p>
    <w:p w14:paraId="3E136BE7" w14:textId="496F63DD" w:rsidR="001551B4" w:rsidRDefault="001551B4" w:rsidP="001551B4">
      <w:pPr>
        <w:rPr>
          <w:sz w:val="21"/>
          <w:szCs w:val="21"/>
        </w:rPr>
      </w:pPr>
      <w:r>
        <w:rPr>
          <w:b/>
          <w:bCs/>
          <w:sz w:val="21"/>
          <w:szCs w:val="21"/>
        </w:rPr>
        <w:t>GEX develops a reusable European industrial-AI layer</w:t>
      </w:r>
      <w:r>
        <w:rPr>
          <w:sz w:val="21"/>
          <w:szCs w:val="21"/>
        </w:rPr>
        <w:t xml:space="preserve"> for clean-fuel project engineering and bankability, interoperable with other European AI/data initiatives, with common interfaces and reusable models available beyond GEX's own commercial platform.</w:t>
      </w:r>
    </w:p>
    <w:p w14:paraId="0A307AA3" w14:textId="77777777" w:rsidR="001551B4" w:rsidRPr="001551B4" w:rsidRDefault="001551B4" w:rsidP="001551B4">
      <w:pPr>
        <w:rPr>
          <w:sz w:val="21"/>
          <w:szCs w:val="21"/>
        </w:rPr>
      </w:pPr>
    </w:p>
    <w:p w14:paraId="7E90B5ED" w14:textId="48D9753E" w:rsidR="00E03A5F" w:rsidRPr="001551B4" w:rsidRDefault="00EF6807" w:rsidP="001551B4">
      <w:pPr>
        <w:pStyle w:val="Default"/>
        <w:spacing w:after="0" w:line="240" w:lineRule="auto"/>
        <w:rPr>
          <w:sz w:val="21"/>
          <w:szCs w:val="21"/>
        </w:rPr>
      </w:pPr>
      <w:r>
        <w:rPr>
          <w:b/>
          <w:bCs/>
          <w:sz w:val="21"/>
          <w:szCs w:val="21"/>
          <w:lang w:val="en-US"/>
        </w:rPr>
        <w:t>GEX develops a Circular Economy Taxonomy</w:t>
      </w:r>
      <w:r>
        <w:rPr>
          <w:sz w:val="21"/>
          <w:szCs w:val="21"/>
          <w:lang w:val="en-US"/>
        </w:rPr>
        <w:t xml:space="preserve"> to create a comprehensive, globally recognized classification system for circular economy projects and activities.</w:t>
      </w:r>
    </w:p>
    <w:p w14:paraId="2AE55447" w14:textId="5849DAAD" w:rsidR="00EF6807" w:rsidRPr="00911593" w:rsidRDefault="00EF6807">
      <w:pPr>
        <w:pStyle w:val="Default"/>
        <w:numPr>
          <w:ilvl w:val="0"/>
          <w:numId w:val="3"/>
        </w:numPr>
        <w:spacing w:after="0" w:line="240" w:lineRule="auto"/>
        <w:rPr>
          <w:sz w:val="21"/>
          <w:szCs w:val="21"/>
          <w:lang w:val="en-US"/>
        </w:rPr>
      </w:pPr>
      <w:r>
        <w:rPr>
          <w:sz w:val="21"/>
          <w:szCs w:val="21"/>
          <w:lang w:val="en-US"/>
        </w:rPr>
        <w:t>Build a</w:t>
      </w:r>
      <w:r>
        <w:rPr>
          <w:sz w:val="21"/>
          <w:szCs w:val="21"/>
          <w:lang w:val="nl-NL"/>
        </w:rPr>
        <w:t xml:space="preserve"> Standard for Green Projects</w:t>
      </w:r>
      <w:r>
        <w:rPr>
          <w:sz w:val="21"/>
          <w:szCs w:val="21"/>
          <w:lang w:val="en-US"/>
        </w:rPr>
        <w:t>: comprehensive, recognised taxonomy for green projects.</w:t>
      </w:r>
    </w:p>
    <w:p w14:paraId="3ADEF8DE" w14:textId="77777777" w:rsidR="00EF6807" w:rsidRPr="00911593" w:rsidRDefault="00EF6807">
      <w:pPr>
        <w:pStyle w:val="Default"/>
        <w:numPr>
          <w:ilvl w:val="0"/>
          <w:numId w:val="3"/>
        </w:numPr>
        <w:spacing w:after="80" w:line="240" w:lineRule="auto"/>
        <w:rPr>
          <w:sz w:val="21"/>
          <w:szCs w:val="21"/>
          <w:lang w:val="en-US"/>
        </w:rPr>
      </w:pPr>
      <w:r>
        <w:rPr>
          <w:sz w:val="21"/>
          <w:szCs w:val="21"/>
          <w:lang w:val="en-US"/>
        </w:rPr>
        <w:t>Streamline Financial Intermediation via decentralized platforms to directly connect investors with green projects, increase capital efficiency (accelerate funding, improve transparency), reduce transaction costs. A level acting field to green investment.</w:t>
      </w:r>
    </w:p>
    <w:p w14:paraId="2ED109DD" w14:textId="1FF90D09" w:rsidR="0070014C" w:rsidRPr="00FC55D3" w:rsidRDefault="00EF6807">
      <w:pPr>
        <w:pStyle w:val="Default"/>
        <w:numPr>
          <w:ilvl w:val="0"/>
          <w:numId w:val="3"/>
        </w:numPr>
        <w:spacing w:after="160" w:line="240" w:lineRule="auto"/>
        <w:rPr>
          <w:sz w:val="21"/>
          <w:szCs w:val="21"/>
          <w:lang w:val="en-US"/>
        </w:rPr>
      </w:pPr>
      <w:r>
        <w:rPr>
          <w:sz w:val="21"/>
          <w:szCs w:val="21"/>
          <w:lang w:val="en-US"/>
        </w:rPr>
        <w:t xml:space="preserve">Create a dedicated </w:t>
      </w:r>
      <w:r>
        <w:rPr>
          <w:sz w:val="21"/>
          <w:szCs w:val="21"/>
        </w:rPr>
        <w:t xml:space="preserve">Multi-Stakeholder </w:t>
      </w:r>
      <w:r>
        <w:rPr>
          <w:sz w:val="21"/>
          <w:szCs w:val="21"/>
          <w:lang w:val="en-US"/>
        </w:rPr>
        <w:t>orchestrating software to link industry, financial, policymakers, and technology. De-risk investments in circular technologies and business models by combining public, private, and philanthropic capital.</w:t>
      </w:r>
      <w:r>
        <w:t xml:space="preserve">  </w:t>
      </w:r>
      <w:bookmarkEnd w:id="3"/>
    </w:p>
    <w:p w14:paraId="1C430296" w14:textId="551423FB" w:rsidR="00FC55D3" w:rsidRPr="00FC55D3" w:rsidRDefault="00FC55D3">
      <w:pPr>
        <w:pStyle w:val="Default"/>
        <w:numPr>
          <w:ilvl w:val="0"/>
          <w:numId w:val="3"/>
        </w:numPr>
        <w:spacing w:after="160"/>
        <w:rPr>
          <w:sz w:val="21"/>
          <w:szCs w:val="21"/>
          <w:lang w:val="en-GB"/>
        </w:rPr>
      </w:pPr>
      <w:r>
        <w:rPr>
          <w:sz w:val="21"/>
          <w:szCs w:val="21"/>
          <w:lang w:val="en-GB"/>
        </w:rPr>
        <w:lastRenderedPageBreak/>
        <w:t>GEX converts multiple independent organisations controlled project data into a common machine-readable project model, while preserving ownership and provenance, and computationally tests whether technical, commercial, regulatory and financial claims converge.</w:t>
      </w:r>
    </w:p>
    <w:p w14:paraId="24742C0B" w14:textId="77777777" w:rsidR="0070014C" w:rsidRPr="00FC55D3" w:rsidRDefault="003B6AA0">
      <w:pPr>
        <w:pStyle w:val="Default"/>
        <w:numPr>
          <w:ilvl w:val="0"/>
          <w:numId w:val="3"/>
        </w:numPr>
        <w:spacing w:after="160" w:line="240" w:lineRule="auto"/>
        <w:rPr>
          <w:sz w:val="21"/>
          <w:szCs w:val="21"/>
          <w:lang w:val="en-US"/>
        </w:rPr>
      </w:pPr>
      <w:r>
        <w:rPr>
          <w:color w:val="1A2332"/>
          <w:sz w:val="20"/>
          <w:szCs w:val="20"/>
        </w:rPr>
        <w:t>GEX is the orchestration layer for green fuel projects from greenfield concept through to repeat-business trading. The platform operates as three coupled modules sharing one evidence chain, one identity model, and one schema spine.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5"/>
        <w:gridCol w:w="1954"/>
        <w:gridCol w:w="2556"/>
        <w:gridCol w:w="2741"/>
      </w:tblGrid>
      <w:tr w:rsidR="002E6D29" w14:paraId="4FFBDD4E" w14:textId="77777777" w:rsidTr="00577B0D">
        <w:tc>
          <w:tcPr>
            <w:tcW w:w="1775" w:type="dxa"/>
            <w:shd w:val="clear" w:color="auto" w:fill="1A2332"/>
            <w:tcMar>
              <w:top w:w="80" w:type="dxa"/>
              <w:left w:w="120" w:type="dxa"/>
              <w:bottom w:w="80" w:type="dxa"/>
              <w:right w:w="120" w:type="dxa"/>
            </w:tcMar>
          </w:tcPr>
          <w:p w14:paraId="4A62DBED" w14:textId="77777777" w:rsidR="0070014C" w:rsidRDefault="003B6AA0">
            <w:r>
              <w:rPr>
                <w:b/>
                <w:bCs/>
                <w:color w:val="FFFFFF"/>
                <w:sz w:val="18"/>
                <w:szCs w:val="18"/>
              </w:rPr>
              <w:t>Module</w:t>
            </w:r>
          </w:p>
        </w:tc>
        <w:tc>
          <w:tcPr>
            <w:tcW w:w="1954" w:type="dxa"/>
            <w:shd w:val="clear" w:color="auto" w:fill="1A2332"/>
            <w:tcMar>
              <w:top w:w="80" w:type="dxa"/>
              <w:left w:w="120" w:type="dxa"/>
              <w:bottom w:w="80" w:type="dxa"/>
              <w:right w:w="120" w:type="dxa"/>
            </w:tcMar>
          </w:tcPr>
          <w:p w14:paraId="4D9BFEFE" w14:textId="77777777" w:rsidR="0070014C" w:rsidRDefault="003B6AA0">
            <w:r>
              <w:rPr>
                <w:b/>
                <w:bCs/>
                <w:color w:val="FFFFFF"/>
                <w:sz w:val="18"/>
                <w:szCs w:val="18"/>
              </w:rPr>
              <w:t>Lifecycle position</w:t>
            </w:r>
          </w:p>
        </w:tc>
        <w:tc>
          <w:tcPr>
            <w:tcW w:w="2556" w:type="dxa"/>
            <w:shd w:val="clear" w:color="auto" w:fill="1A2332"/>
            <w:tcMar>
              <w:top w:w="80" w:type="dxa"/>
              <w:left w:w="120" w:type="dxa"/>
              <w:bottom w:w="80" w:type="dxa"/>
              <w:right w:w="120" w:type="dxa"/>
            </w:tcMar>
          </w:tcPr>
          <w:p w14:paraId="749245B0" w14:textId="77777777" w:rsidR="0070014C" w:rsidRDefault="003B6AA0">
            <w:r>
              <w:rPr>
                <w:b/>
                <w:bCs/>
                <w:color w:val="FFFFFF"/>
                <w:sz w:val="18"/>
                <w:szCs w:val="18"/>
              </w:rPr>
              <w:t>Primary actors</w:t>
            </w:r>
          </w:p>
        </w:tc>
        <w:tc>
          <w:tcPr>
            <w:tcW w:w="2741" w:type="dxa"/>
            <w:shd w:val="clear" w:color="auto" w:fill="1A2332"/>
            <w:tcMar>
              <w:top w:w="80" w:type="dxa"/>
              <w:left w:w="120" w:type="dxa"/>
              <w:bottom w:w="80" w:type="dxa"/>
              <w:right w:w="120" w:type="dxa"/>
            </w:tcMar>
          </w:tcPr>
          <w:p w14:paraId="2A8874F6" w14:textId="77777777" w:rsidR="0070014C" w:rsidRDefault="003B6AA0">
            <w:r>
              <w:rPr>
                <w:b/>
                <w:bCs/>
                <w:color w:val="FFFFFF"/>
                <w:sz w:val="18"/>
                <w:szCs w:val="18"/>
              </w:rPr>
              <w:t>Schema anchor</w:t>
            </w:r>
          </w:p>
        </w:tc>
      </w:tr>
      <w:tr w:rsidR="002E6D29" w14:paraId="3CB62274" w14:textId="77777777" w:rsidTr="00577B0D">
        <w:tc>
          <w:tcPr>
            <w:tcW w:w="1775" w:type="dxa"/>
            <w:shd w:val="clear" w:color="auto" w:fill="F4FAFA"/>
            <w:tcMar>
              <w:top w:w="60" w:type="dxa"/>
              <w:left w:w="120" w:type="dxa"/>
              <w:bottom w:w="60" w:type="dxa"/>
              <w:right w:w="120" w:type="dxa"/>
            </w:tcMar>
          </w:tcPr>
          <w:p w14:paraId="0C65CE4F" w14:textId="77777777" w:rsidR="0070014C" w:rsidRDefault="003B6AA0">
            <w:r>
              <w:rPr>
                <w:color w:val="1A2332"/>
                <w:sz w:val="18"/>
                <w:szCs w:val="18"/>
              </w:rPr>
              <w:t>Bridge to Capital</w:t>
            </w:r>
          </w:p>
        </w:tc>
        <w:tc>
          <w:tcPr>
            <w:tcW w:w="1954" w:type="dxa"/>
            <w:shd w:val="clear" w:color="auto" w:fill="F4FAFA"/>
            <w:tcMar>
              <w:top w:w="60" w:type="dxa"/>
              <w:left w:w="120" w:type="dxa"/>
              <w:bottom w:w="60" w:type="dxa"/>
              <w:right w:w="120" w:type="dxa"/>
            </w:tcMar>
          </w:tcPr>
          <w:p w14:paraId="38A85F6D" w14:textId="77777777" w:rsidR="0070014C" w:rsidRDefault="003B6AA0">
            <w:r>
              <w:rPr>
                <w:color w:val="1A2332"/>
                <w:sz w:val="18"/>
                <w:szCs w:val="18"/>
              </w:rPr>
              <w:t>FEL-1 → FID → COD</w:t>
            </w:r>
          </w:p>
        </w:tc>
        <w:tc>
          <w:tcPr>
            <w:tcW w:w="2556" w:type="dxa"/>
            <w:shd w:val="clear" w:color="auto" w:fill="F4FAFA"/>
            <w:tcMar>
              <w:top w:w="60" w:type="dxa"/>
              <w:left w:w="120" w:type="dxa"/>
              <w:bottom w:w="60" w:type="dxa"/>
              <w:right w:w="120" w:type="dxa"/>
            </w:tcMar>
          </w:tcPr>
          <w:p w14:paraId="2E61B150" w14:textId="77777777" w:rsidR="0070014C" w:rsidRDefault="003B6AA0">
            <w:r>
              <w:rPr>
                <w:color w:val="1A2332"/>
                <w:sz w:val="18"/>
                <w:szCs w:val="18"/>
              </w:rPr>
              <w:t>Producer, Sponsor Equity, DFI, ECA, Senior Lender, IE, Certifier</w:t>
            </w:r>
          </w:p>
        </w:tc>
        <w:tc>
          <w:tcPr>
            <w:tcW w:w="2741" w:type="dxa"/>
            <w:shd w:val="clear" w:color="auto" w:fill="F4FAFA"/>
            <w:tcMar>
              <w:top w:w="60" w:type="dxa"/>
              <w:left w:w="120" w:type="dxa"/>
              <w:bottom w:w="60" w:type="dxa"/>
              <w:right w:w="120" w:type="dxa"/>
            </w:tcMar>
          </w:tcPr>
          <w:p w14:paraId="74DC264C" w14:textId="77777777" w:rsidR="0070014C" w:rsidRDefault="003B6AA0">
            <w:r>
              <w:rPr>
                <w:color w:val="1A2332"/>
                <w:sz w:val="18"/>
                <w:szCs w:val="18"/>
              </w:rPr>
              <w:t>DEVELOPMENT_PACKAGES, CAPITAL_TRANCHES, SPEND_WAVE, DRAWDOWN_SCHEDULE</w:t>
            </w:r>
          </w:p>
        </w:tc>
      </w:tr>
      <w:tr w:rsidR="002E6D29" w14:paraId="1D5DCD5C" w14:textId="77777777" w:rsidTr="00577B0D">
        <w:tc>
          <w:tcPr>
            <w:tcW w:w="1775" w:type="dxa"/>
            <w:shd w:val="clear" w:color="auto" w:fill="FFFFFF"/>
            <w:tcMar>
              <w:top w:w="60" w:type="dxa"/>
              <w:left w:w="120" w:type="dxa"/>
              <w:bottom w:w="60" w:type="dxa"/>
              <w:right w:w="120" w:type="dxa"/>
            </w:tcMar>
          </w:tcPr>
          <w:p w14:paraId="325484E6" w14:textId="77777777" w:rsidR="0070014C" w:rsidRDefault="003B6AA0">
            <w:r>
              <w:rPr>
                <w:color w:val="1A2332"/>
                <w:sz w:val="18"/>
                <w:szCs w:val="18"/>
              </w:rPr>
              <w:t>Tokenisation</w:t>
            </w:r>
          </w:p>
        </w:tc>
        <w:tc>
          <w:tcPr>
            <w:tcW w:w="1954" w:type="dxa"/>
            <w:shd w:val="clear" w:color="auto" w:fill="FFFFFF"/>
            <w:tcMar>
              <w:top w:w="60" w:type="dxa"/>
              <w:left w:w="120" w:type="dxa"/>
              <w:bottom w:w="60" w:type="dxa"/>
              <w:right w:w="120" w:type="dxa"/>
            </w:tcMar>
          </w:tcPr>
          <w:p w14:paraId="6F7B2D57" w14:textId="77777777" w:rsidR="0070014C" w:rsidRDefault="003B6AA0">
            <w:r>
              <w:rPr>
                <w:color w:val="1A2332"/>
                <w:sz w:val="18"/>
                <w:szCs w:val="18"/>
              </w:rPr>
              <w:t>COD → first issuance → ongoing</w:t>
            </w:r>
          </w:p>
        </w:tc>
        <w:tc>
          <w:tcPr>
            <w:tcW w:w="2556" w:type="dxa"/>
            <w:shd w:val="clear" w:color="auto" w:fill="FFFFFF"/>
            <w:tcMar>
              <w:top w:w="60" w:type="dxa"/>
              <w:left w:w="120" w:type="dxa"/>
              <w:bottom w:w="60" w:type="dxa"/>
              <w:right w:w="120" w:type="dxa"/>
            </w:tcMar>
          </w:tcPr>
          <w:p w14:paraId="63874EE0" w14:textId="77777777" w:rsidR="0070014C" w:rsidRDefault="003B6AA0">
            <w:r>
              <w:rPr>
                <w:color w:val="1A2332"/>
                <w:sz w:val="18"/>
                <w:szCs w:val="18"/>
              </w:rPr>
              <w:t>Producer, Certifier, Verifier, Regulator</w:t>
            </w:r>
          </w:p>
        </w:tc>
        <w:tc>
          <w:tcPr>
            <w:tcW w:w="2741" w:type="dxa"/>
            <w:shd w:val="clear" w:color="auto" w:fill="FFFFFF"/>
            <w:tcMar>
              <w:top w:w="60" w:type="dxa"/>
              <w:left w:w="120" w:type="dxa"/>
              <w:bottom w:w="60" w:type="dxa"/>
              <w:right w:w="120" w:type="dxa"/>
            </w:tcMar>
          </w:tcPr>
          <w:p w14:paraId="58E9D358" w14:textId="77777777" w:rsidR="0070014C" w:rsidRDefault="003B6AA0">
            <w:r>
              <w:rPr>
                <w:color w:val="1A2332"/>
                <w:sz w:val="18"/>
                <w:szCs w:val="18"/>
              </w:rPr>
              <w:t>TOKENS, CERTIFICATIONS, MASS_BALANCE_LEDGER</w:t>
            </w:r>
          </w:p>
        </w:tc>
      </w:tr>
      <w:tr w:rsidR="002E6D29" w14:paraId="56D43BFF" w14:textId="77777777" w:rsidTr="00577B0D">
        <w:tc>
          <w:tcPr>
            <w:tcW w:w="1775" w:type="dxa"/>
            <w:shd w:val="clear" w:color="auto" w:fill="F4FAFA"/>
            <w:tcMar>
              <w:top w:w="60" w:type="dxa"/>
              <w:left w:w="120" w:type="dxa"/>
              <w:bottom w:w="60" w:type="dxa"/>
              <w:right w:w="120" w:type="dxa"/>
            </w:tcMar>
          </w:tcPr>
          <w:p w14:paraId="329BF599" w14:textId="77777777" w:rsidR="0070014C" w:rsidRDefault="003B6AA0">
            <w:r>
              <w:rPr>
                <w:color w:val="1A2332"/>
                <w:sz w:val="18"/>
                <w:szCs w:val="18"/>
              </w:rPr>
              <w:t>Trading</w:t>
            </w:r>
          </w:p>
        </w:tc>
        <w:tc>
          <w:tcPr>
            <w:tcW w:w="1954" w:type="dxa"/>
            <w:shd w:val="clear" w:color="auto" w:fill="F4FAFA"/>
            <w:tcMar>
              <w:top w:w="60" w:type="dxa"/>
              <w:left w:w="120" w:type="dxa"/>
              <w:bottom w:w="60" w:type="dxa"/>
              <w:right w:w="120" w:type="dxa"/>
            </w:tcMar>
          </w:tcPr>
          <w:p w14:paraId="2429CABF" w14:textId="77777777" w:rsidR="0070014C" w:rsidRDefault="003B6AA0">
            <w:r>
              <w:rPr>
                <w:color w:val="1A2332"/>
                <w:sz w:val="18"/>
                <w:szCs w:val="18"/>
              </w:rPr>
              <w:t>COD → maturity → renewal</w:t>
            </w:r>
          </w:p>
        </w:tc>
        <w:tc>
          <w:tcPr>
            <w:tcW w:w="2556" w:type="dxa"/>
            <w:shd w:val="clear" w:color="auto" w:fill="F4FAFA"/>
            <w:tcMar>
              <w:top w:w="60" w:type="dxa"/>
              <w:left w:w="120" w:type="dxa"/>
              <w:bottom w:w="60" w:type="dxa"/>
              <w:right w:w="120" w:type="dxa"/>
            </w:tcMar>
          </w:tcPr>
          <w:p w14:paraId="7253C4E5" w14:textId="77777777" w:rsidR="0070014C" w:rsidRDefault="003B6AA0">
            <w:r>
              <w:rPr>
                <w:color w:val="1A2332"/>
                <w:sz w:val="18"/>
                <w:szCs w:val="18"/>
              </w:rPr>
              <w:t>Producer, Offtaker, Trader, Broker, Settlement Agent</w:t>
            </w:r>
          </w:p>
        </w:tc>
        <w:tc>
          <w:tcPr>
            <w:tcW w:w="2741" w:type="dxa"/>
            <w:shd w:val="clear" w:color="auto" w:fill="F4FAFA"/>
            <w:tcMar>
              <w:top w:w="60" w:type="dxa"/>
              <w:left w:w="120" w:type="dxa"/>
              <w:bottom w:w="60" w:type="dxa"/>
              <w:right w:w="120" w:type="dxa"/>
            </w:tcMar>
          </w:tcPr>
          <w:p w14:paraId="12B57849" w14:textId="77777777" w:rsidR="0070014C" w:rsidRDefault="003B6AA0">
            <w:r>
              <w:rPr>
                <w:color w:val="1A2332"/>
                <w:sz w:val="18"/>
                <w:szCs w:val="18"/>
              </w:rPr>
              <w:t>LISTINGS, MATCHES, CONTRACTS, SETTLEMENT_EVENTS</w:t>
            </w:r>
          </w:p>
        </w:tc>
      </w:tr>
    </w:tbl>
    <w:p w14:paraId="7103EB16" w14:textId="77777777" w:rsidR="0070014C" w:rsidRDefault="003B6AA0">
      <w:pPr>
        <w:spacing w:before="60" w:after="100"/>
      </w:pPr>
      <w:r>
        <w:rPr>
          <w:color w:val="1A2332"/>
          <w:sz w:val="20"/>
          <w:szCs w:val="20"/>
        </w:rPr>
        <w:t>Out of scope.  Post-COD plant operations management, treasury cash management beyond settlement, internal HR/payroll, and the GEX commercial pricing model itself.</w:t>
      </w:r>
    </w:p>
    <w:p w14:paraId="3E5E9F95" w14:textId="77777777" w:rsidR="0070014C" w:rsidRDefault="003B6AA0">
      <w:pPr>
        <w:spacing w:before="60" w:after="100"/>
        <w:rPr>
          <w:color w:val="1A2332"/>
          <w:sz w:val="20"/>
          <w:szCs w:val="20"/>
        </w:rPr>
      </w:pPr>
      <w:r>
        <w:rPr>
          <w:color w:val="1A2332"/>
          <w:sz w:val="20"/>
          <w:szCs w:val="20"/>
        </w:rPr>
        <w:t>Audience.  This is the working spec for engineering, the integration brief for finance, and the scope anchor for go-to-market. Every section maps to a schema, an endpoint, a workflow state, or a code change.</w:t>
      </w:r>
    </w:p>
    <w:p w14:paraId="5BB1283F" w14:textId="77777777" w:rsidR="00B26248" w:rsidRDefault="00B26248">
      <w:pPr>
        <w:spacing w:before="60" w:after="100"/>
        <w:rPr>
          <w:color w:val="1A2332"/>
          <w:sz w:val="20"/>
          <w:szCs w:val="20"/>
        </w:rPr>
      </w:pPr>
    </w:p>
    <w:p w14:paraId="7ED4D115" w14:textId="77777777" w:rsidR="00B26248" w:rsidRDefault="00B26248" w:rsidP="00B26248">
      <w:pPr>
        <w:spacing w:before="60" w:after="100"/>
        <w:rPr>
          <w:color w:val="1A2332"/>
          <w:sz w:val="20"/>
          <w:szCs w:val="20"/>
        </w:rPr>
      </w:pPr>
      <w:r>
        <w:rPr>
          <w:color w:val="1A2332"/>
          <w:sz w:val="20"/>
          <w:szCs w:val="20"/>
        </w:rPr>
        <w:t>Architecturally: (i) a single project_id key threads from DEVELOPMENT_PACKAGES through TOKENS to CONTRACTS; (ii) the verification taxonomy (§4.7) applies uniformly across all three layers; (iii) ABAC personas have layer-specific views over the same underlying records, never separate stores.</w:t>
      </w:r>
    </w:p>
    <w:p w14:paraId="456617ED" w14:textId="77777777" w:rsidR="00B26248" w:rsidRDefault="00B26248" w:rsidP="00B26248">
      <w:pPr>
        <w:pBdr>
          <w:bottom w:val="single" w:sz="4" w:space="1" w:color="0EA5A0"/>
        </w:pBdr>
        <w:spacing w:before="200" w:after="200"/>
      </w:pPr>
    </w:p>
    <w:p w14:paraId="61318300" w14:textId="77777777" w:rsidR="00B26248" w:rsidRDefault="00B26248">
      <w:pPr>
        <w:spacing w:before="60" w:after="100"/>
      </w:pPr>
    </w:p>
    <w:p w14:paraId="4E5CCA53" w14:textId="32BD2240" w:rsidR="007A78E9" w:rsidRDefault="003B6AA0" w:rsidP="0070377C">
      <w:pPr>
        <w:pStyle w:val="Heading1"/>
      </w:pPr>
      <w:bookmarkStart w:id="54" w:name="sec2"/>
      <w:r>
        <w:t xml:space="preserve">   </w:t>
      </w:r>
      <w:bookmarkStart w:id="55" w:name="_Toc241592180"/>
      <w:bookmarkEnd w:id="54"/>
      <w:r>
        <w:t xml:space="preserve">1. </w:t>
      </w:r>
      <w:r>
        <w:rPr>
          <w:lang w:val="en-US"/>
        </w:rPr>
        <w:t>GEX Key Components</w:t>
      </w:r>
      <w:r>
        <w:t> layer</w:t>
      </w:r>
      <w:r>
        <w:rPr>
          <w:rStyle w:val="FootnoteReference"/>
          <w:color w:val="111111"/>
        </w:rPr>
        <w:footnoteReference w:id="2"/>
      </w:r>
      <w:bookmarkEnd w:id="55"/>
    </w:p>
    <w:p w14:paraId="0CC7A740" w14:textId="23C6981B" w:rsidR="004F2591" w:rsidRPr="00826581" w:rsidRDefault="002C1BD8" w:rsidP="00826581">
      <w:pPr>
        <w:pStyle w:val="Heading4"/>
        <w:ind w:firstLine="142"/>
        <w:rPr>
          <w:color w:val="000000"/>
          <w:shd w:val="clear" w:color="auto" w:fill="FFFFFF"/>
          <w14:textFill>
            <w14:solidFill>
              <w14:srgbClr w14:val="000000">
                <w14:alpha w14:val="15293"/>
              </w14:srgbClr>
            </w14:solidFill>
          </w14:textFill>
        </w:rPr>
      </w:pPr>
      <w:bookmarkStart w:id="56" w:name="_Toc241592181"/>
      <w:r>
        <w:rPr>
          <w:shd w:val="clear" w:color="auto" w:fill="FFFFFF"/>
        </w:rPr>
        <w:t>1.1 Certification,</w:t>
      </w:r>
      <w:r>
        <w:rPr>
          <w:color w:val="000000"/>
          <w:shd w:val="clear" w:color="auto" w:fill="FFFFFF"/>
          <w14:textFill>
            <w14:solidFill>
              <w14:srgbClr w14:val="000000">
                <w14:alpha w14:val="15293"/>
              </w14:srgbClr>
            </w14:solidFill>
          </w14:textFill>
        </w:rPr>
        <w:t xml:space="preserve"> </w:t>
      </w:r>
      <w:r>
        <w:rPr>
          <w:rFonts w:ascii="Helvetica Neue Light" w:hAnsi="Helvetica Neue Light"/>
          <w:lang w:val="en-US"/>
        </w:rPr>
        <w:t>Compliance,</w:t>
      </w:r>
      <w:r>
        <w:rPr>
          <w:lang w:val="en-US"/>
        </w:rPr>
        <w:t xml:space="preserve"> and </w:t>
      </w:r>
      <w:r>
        <w:rPr>
          <w:color w:val="B51700"/>
        </w:rPr>
        <w:t xml:space="preserve">Risk </w:t>
      </w:r>
      <w:r>
        <w:rPr>
          <w:color w:val="000000"/>
          <w:shd w:val="clear" w:color="auto" w:fill="FFFFFF"/>
          <w14:textFill>
            <w14:solidFill>
              <w14:srgbClr w14:val="000000">
                <w14:alpha w14:val="15293"/>
              </w14:srgbClr>
            </w14:solidFill>
          </w14:textFill>
        </w:rPr>
        <w:t>Management</w:t>
      </w:r>
      <w:bookmarkEnd w:id="56"/>
      <w:r>
        <w:rPr>
          <w:color w:val="000000"/>
          <w:shd w:val="clear" w:color="auto" w:fill="FFFFFF"/>
          <w14:textFill>
            <w14:solidFill>
              <w14:srgbClr w14:val="000000">
                <w14:alpha w14:val="15293"/>
              </w14:srgbClr>
            </w14:solidFill>
          </w14:textFill>
        </w:rPr>
        <w:t>  </w:t>
      </w:r>
    </w:p>
    <w:p w14:paraId="61264141" w14:textId="3D4B9748" w:rsidR="00826581" w:rsidRPr="007219BC" w:rsidRDefault="004F2591">
      <w:pPr>
        <w:pStyle w:val="Default"/>
        <w:numPr>
          <w:ilvl w:val="0"/>
          <w:numId w:val="7"/>
        </w:numPr>
        <w:suppressAutoHyphens/>
        <w:spacing w:after="0" w:line="240" w:lineRule="auto"/>
        <w:rPr>
          <w:rFonts w:ascii="Helvetica Neue UltraLight" w:hAnsi="Helvetica Neue UltraLight"/>
          <w:i/>
          <w:iCs/>
          <w:sz w:val="18"/>
          <w:szCs w:val="18"/>
          <w:shd w:val="clear" w:color="auto" w:fill="FFFFFF"/>
          <w:lang w:val="en-US"/>
          <w14:textFill>
            <w14:solidFill>
              <w14:srgbClr w14:val="000000">
                <w14:alpha w14:val="15293"/>
              </w14:srgbClr>
            </w14:solidFill>
          </w14:textFill>
        </w:rPr>
      </w:pPr>
      <w:r>
        <w:rPr>
          <w:sz w:val="22"/>
          <w:szCs w:val="22"/>
          <w:shd w:val="clear" w:color="auto" w:fill="FFFFFF"/>
          <w:lang w:val="en-US"/>
          <w14:textFill>
            <w14:solidFill>
              <w14:srgbClr w14:val="000000">
                <w14:alpha w14:val="15293"/>
              </w14:srgbClr>
            </w14:solidFill>
          </w14:textFill>
        </w:rPr>
        <w:t xml:space="preserve">Establish a comprehensive master data repository for required </w:t>
      </w:r>
      <w:r>
        <w:rPr>
          <w:color w:val="4472C4" w:themeColor="accent1"/>
          <w:sz w:val="22"/>
          <w:szCs w:val="22"/>
          <w:shd w:val="clear" w:color="auto" w:fill="FFFFFF"/>
          <w:lang w:val="en-US"/>
          <w14:textFill>
            <w14:solidFill>
              <w14:schemeClr w14:val="accent1">
                <w14:alpha w14:val="15300"/>
              </w14:schemeClr>
            </w14:solidFill>
          </w14:textFill>
        </w:rPr>
        <w:t xml:space="preserve">certifications </w:t>
      </w:r>
      <w:r>
        <w:rPr>
          <w:sz w:val="22"/>
          <w:szCs w:val="22"/>
          <w:shd w:val="clear" w:color="auto" w:fill="FFFFFF"/>
          <w:lang w:val="en-US"/>
          <w14:textFill>
            <w14:solidFill>
              <w14:srgbClr w14:val="000000">
                <w14:alpha w14:val="15293"/>
              </w14:srgbClr>
            </w14:solidFill>
          </w14:textFill>
        </w:rPr>
        <w:t>per country.</w:t>
      </w:r>
      <w:r>
        <w:rPr>
          <w:sz w:val="22"/>
          <w:szCs w:val="22"/>
          <w:shd w:val="clear" w:color="auto" w:fill="FFFFFF"/>
          <w14:textFill>
            <w14:solidFill>
              <w14:srgbClr w14:val="000000">
                <w14:alpha w14:val="15293"/>
              </w14:srgbClr>
            </w14:solidFill>
          </w14:textFill>
        </w:rPr>
        <w:t> </w:t>
      </w:r>
      <w:r>
        <w:rPr>
          <w:i/>
          <w:iCs/>
          <w:sz w:val="22"/>
          <w:szCs w:val="22"/>
          <w:shd w:val="clear" w:color="auto" w:fill="FFFFFF"/>
          <w:lang w:val="en-GB"/>
          <w14:textFill>
            <w14:solidFill>
              <w14:srgbClr w14:val="000000">
                <w14:alpha w14:val="15293"/>
              </w14:srgbClr>
            </w14:solidFill>
          </w14:textFill>
        </w:rPr>
        <w:t> </w:t>
      </w:r>
      <w:r>
        <w:rPr>
          <w:i/>
          <w:iCs/>
          <w:sz w:val="22"/>
          <w:szCs w:val="22"/>
          <w:shd w:val="clear" w:color="auto" w:fill="FFFFFF"/>
          <w:lang w:val="en-GB"/>
          <w14:textFill>
            <w14:solidFill>
              <w14:srgbClr w14:val="000000">
                <w14:alpha w14:val="15293"/>
              </w14:srgbClr>
            </w14:solidFill>
          </w14:textFill>
        </w:rPr>
        <w:br/>
      </w:r>
      <w:r>
        <w:rPr>
          <w:rFonts w:ascii="Helvetica Neue UltraLight" w:hAnsi="Helvetica Neue UltraLight"/>
          <w:i/>
          <w:iCs/>
          <w:sz w:val="18"/>
          <w:szCs w:val="18"/>
          <w:shd w:val="clear" w:color="auto" w:fill="FFFFFF"/>
          <w:lang w:val="en-GB"/>
          <w14:textFill>
            <w14:solidFill>
              <w14:srgbClr w14:val="000000">
                <w14:alpha w14:val="15293"/>
              </w14:srgbClr>
            </w14:solidFill>
          </w14:textFill>
        </w:rPr>
        <w:t>(first centralize the baseline regulatory data before anything else can function.)</w:t>
      </w:r>
      <w:r>
        <w:rPr>
          <w:rFonts w:ascii="Inter" w:eastAsia="Arial" w:hAnsi="Inter" w:cs="Arial"/>
          <w:i/>
          <w:iCs/>
          <w:color w:val="0F1115"/>
          <w:sz w:val="22"/>
          <w:szCs w:val="22"/>
          <w:bdr w:val="none" w:sz="0" w:space="0" w:color="auto"/>
          <w:lang w:val="en-GB"/>
          <w14:textOutline w14:w="0" w14:cap="rnd" w14:cmpd="sng" w14:algn="ctr">
            <w14:noFill/>
            <w14:prstDash w14:val="solid"/>
            <w14:bevel/>
          </w14:textOutline>
        </w:rPr>
        <w:t xml:space="preserve"> </w:t>
      </w:r>
    </w:p>
    <w:p w14:paraId="03146F95" w14:textId="55E7F43A" w:rsidR="00826581" w:rsidRPr="00826581" w:rsidRDefault="00826581">
      <w:pPr>
        <w:pStyle w:val="Default"/>
        <w:numPr>
          <w:ilvl w:val="0"/>
          <w:numId w:val="7"/>
        </w:numPr>
        <w:suppressAutoHyphens/>
        <w:spacing w:after="0" w:line="240" w:lineRule="auto"/>
        <w:rPr>
          <w:sz w:val="22"/>
          <w:szCs w:val="22"/>
          <w:shd w:val="clear" w:color="auto" w:fill="FFFFFF"/>
          <w:lang w:val="en-US"/>
          <w14:textFill>
            <w14:solidFill>
              <w14:srgbClr w14:val="000000">
                <w14:alpha w14:val="15293"/>
              </w14:srgbClr>
            </w14:solidFill>
          </w14:textFill>
        </w:rPr>
      </w:pPr>
      <w:r>
        <w:rPr>
          <w:sz w:val="22"/>
          <w:szCs w:val="22"/>
          <w:shd w:val="clear" w:color="auto" w:fill="FFFFFF"/>
          <w:lang w:val="en-US"/>
          <w14:textFill>
            <w14:solidFill>
              <w14:srgbClr w14:val="000000">
                <w14:alpha w14:val="15293"/>
              </w14:srgbClr>
            </w14:solidFill>
          </w14:textFill>
        </w:rPr>
        <w:t xml:space="preserve">Define a structured </w:t>
      </w:r>
      <w:r>
        <w:rPr>
          <w:i/>
          <w:iCs/>
          <w:color w:val="4472C4" w:themeColor="accent1"/>
          <w:sz w:val="22"/>
          <w:szCs w:val="22"/>
          <w:shd w:val="clear" w:color="auto" w:fill="FFFFFF"/>
          <w:lang w:val="en-US"/>
          <w14:textFill>
            <w14:solidFill>
              <w14:schemeClr w14:val="accent1">
                <w14:alpha w14:val="15300"/>
              </w14:schemeClr>
            </w14:solidFill>
          </w14:textFill>
        </w:rPr>
        <w:t>certification</w:t>
      </w:r>
      <w:r>
        <w:rPr>
          <w:color w:val="4472C4" w:themeColor="accent1"/>
          <w:sz w:val="22"/>
          <w:szCs w:val="22"/>
          <w:shd w:val="clear" w:color="auto" w:fill="FFFFFF"/>
          <w:lang w:val="en-US"/>
          <w14:textFill>
            <w14:solidFill>
              <w14:schemeClr w14:val="accent1">
                <w14:alpha w14:val="15300"/>
              </w14:schemeClr>
            </w14:solidFill>
          </w14:textFill>
        </w:rPr>
        <w:t xml:space="preserve"> </w:t>
      </w:r>
      <w:r>
        <w:rPr>
          <w:sz w:val="22"/>
          <w:szCs w:val="22"/>
          <w:shd w:val="clear" w:color="auto" w:fill="FFFFFF"/>
          <w:lang w:val="en-US"/>
          <w14:textFill>
            <w14:solidFill>
              <w14:srgbClr w14:val="000000">
                <w14:alpha w14:val="15293"/>
              </w14:srgbClr>
            </w14:solidFill>
          </w14:textFill>
        </w:rPr>
        <w:t>process per fuel type and geography.</w:t>
      </w:r>
      <w:r>
        <w:rPr>
          <w:sz w:val="22"/>
          <w:szCs w:val="22"/>
          <w:shd w:val="clear" w:color="auto" w:fill="FFFFFF"/>
          <w14:textFill>
            <w14:solidFill>
              <w14:srgbClr w14:val="000000">
                <w14:alpha w14:val="15293"/>
              </w14:srgbClr>
            </w14:solidFill>
          </w14:textFill>
        </w:rPr>
        <w:t> </w:t>
      </w:r>
      <w:r>
        <w:rPr>
          <w:sz w:val="22"/>
          <w:szCs w:val="22"/>
          <w:shd w:val="clear" w:color="auto" w:fill="FFFFFF"/>
          <w14:textFill>
            <w14:solidFill>
              <w14:srgbClr w14:val="000000">
                <w14:alpha w14:val="15293"/>
              </w14:srgbClr>
            </w14:solidFill>
          </w14:textFill>
        </w:rPr>
        <w:br/>
      </w:r>
      <w:r>
        <w:rPr>
          <w:rFonts w:ascii="Helvetica Neue UltraLight" w:hAnsi="Helvetica Neue UltraLight"/>
          <w:i/>
          <w:iCs/>
          <w:sz w:val="18"/>
          <w:szCs w:val="18"/>
          <w:shd w:val="clear" w:color="auto" w:fill="FFFFFF"/>
          <w:lang w:val="en-GB"/>
          <w14:textFill>
            <w14:solidFill>
              <w14:srgbClr w14:val="000000">
                <w14:alpha w14:val="15293"/>
              </w14:srgbClr>
            </w14:solidFill>
          </w14:textFill>
        </w:rPr>
        <w:t>(establish the specific workflows, steps, and rules that apply to each unique combination)</w:t>
      </w:r>
    </w:p>
    <w:p w14:paraId="51B23776" w14:textId="4DD24572" w:rsidR="00826581" w:rsidRPr="00826581" w:rsidRDefault="00826581">
      <w:pPr>
        <w:pStyle w:val="Default"/>
        <w:numPr>
          <w:ilvl w:val="0"/>
          <w:numId w:val="7"/>
        </w:numPr>
        <w:suppressAutoHyphens/>
        <w:spacing w:after="0" w:line="240" w:lineRule="auto"/>
        <w:rPr>
          <w:sz w:val="22"/>
          <w:szCs w:val="22"/>
          <w:shd w:val="clear" w:color="auto" w:fill="FFFFFF"/>
          <w:lang w:val="en-US"/>
          <w14:textFill>
            <w14:solidFill>
              <w14:srgbClr w14:val="000000">
                <w14:alpha w14:val="15293"/>
              </w14:srgbClr>
            </w14:solidFill>
          </w14:textFill>
        </w:rPr>
      </w:pPr>
      <w:r>
        <w:rPr>
          <w:sz w:val="22"/>
          <w:szCs w:val="22"/>
          <w:shd w:val="clear" w:color="auto" w:fill="FFFFFF"/>
          <w:lang w:val="en-US"/>
          <w14:textFill>
            <w14:solidFill>
              <w14:srgbClr w14:val="000000">
                <w14:alpha w14:val="15293"/>
              </w14:srgbClr>
            </w14:solidFill>
          </w14:textFill>
        </w:rPr>
        <w:t xml:space="preserve">Provide a recommendation engine that suggests required </w:t>
      </w:r>
      <w:r>
        <w:rPr>
          <w:i/>
          <w:iCs/>
          <w:color w:val="4472C4" w:themeColor="accent1"/>
          <w:sz w:val="22"/>
          <w:szCs w:val="22"/>
          <w:shd w:val="clear" w:color="auto" w:fill="FFFFFF"/>
          <w:lang w:val="en-US"/>
          <w14:textFill>
            <w14:solidFill>
              <w14:schemeClr w14:val="accent1">
                <w14:alpha w14:val="15300"/>
              </w14:schemeClr>
            </w14:solidFill>
          </w14:textFill>
        </w:rPr>
        <w:t>certifications</w:t>
      </w:r>
      <w:r>
        <w:rPr>
          <w:color w:val="4472C4" w:themeColor="accent1"/>
          <w:sz w:val="22"/>
          <w:szCs w:val="22"/>
          <w:shd w:val="clear" w:color="auto" w:fill="FFFFFF"/>
          <w:lang w:val="en-US"/>
          <w14:textFill>
            <w14:solidFill>
              <w14:schemeClr w14:val="accent1">
                <w14:alpha w14:val="15300"/>
              </w14:schemeClr>
            </w14:solidFill>
          </w14:textFill>
        </w:rPr>
        <w:t xml:space="preserve"> </w:t>
      </w:r>
      <w:r>
        <w:rPr>
          <w:sz w:val="22"/>
          <w:szCs w:val="22"/>
          <w:shd w:val="clear" w:color="auto" w:fill="FFFFFF"/>
          <w:lang w:val="en-US"/>
          <w14:textFill>
            <w14:solidFill>
              <w14:srgbClr w14:val="000000">
                <w14:alpha w14:val="15293"/>
              </w14:srgbClr>
            </w14:solidFill>
          </w14:textFill>
        </w:rPr>
        <w:t>based on plant details.</w:t>
      </w:r>
      <w:r>
        <w:rPr>
          <w:sz w:val="22"/>
          <w:szCs w:val="22"/>
          <w:shd w:val="clear" w:color="auto" w:fill="FFFFFF"/>
          <w14:textFill>
            <w14:solidFill>
              <w14:srgbClr w14:val="000000">
                <w14:alpha w14:val="15293"/>
              </w14:srgbClr>
            </w14:solidFill>
          </w14:textFill>
        </w:rPr>
        <w:t> </w:t>
      </w:r>
      <w:r>
        <w:rPr>
          <w:rFonts w:ascii="Helvetica Neue UltraLight" w:hAnsi="Helvetica Neue UltraLight"/>
          <w:i/>
          <w:iCs/>
          <w:sz w:val="18"/>
          <w:szCs w:val="18"/>
          <w:shd w:val="clear" w:color="auto" w:fill="FFFFFF"/>
          <w:lang w:val="en-GB"/>
          <w14:textFill>
            <w14:solidFill>
              <w14:srgbClr w14:val="000000">
                <w14:alpha w14:val="15293"/>
              </w14:srgbClr>
            </w14:solidFill>
          </w14:textFill>
        </w:rPr>
        <w:t>(with the data and rules in place, the system can now proactively guide users on what they need.)</w:t>
      </w:r>
    </w:p>
    <w:p w14:paraId="0E21D921" w14:textId="0B97CFF0" w:rsidR="00826581" w:rsidRPr="00826581" w:rsidRDefault="00826581">
      <w:pPr>
        <w:pStyle w:val="Default"/>
        <w:numPr>
          <w:ilvl w:val="0"/>
          <w:numId w:val="7"/>
        </w:numPr>
        <w:suppressAutoHyphens/>
        <w:spacing w:after="0" w:line="240" w:lineRule="auto"/>
        <w:rPr>
          <w:sz w:val="22"/>
          <w:szCs w:val="22"/>
          <w:shd w:val="clear" w:color="auto" w:fill="FFFFFF"/>
          <w:lang w:val="en-US"/>
          <w14:textFill>
            <w14:solidFill>
              <w14:srgbClr w14:val="000000">
                <w14:alpha w14:val="15293"/>
              </w14:srgbClr>
            </w14:solidFill>
          </w14:textFill>
        </w:rPr>
      </w:pPr>
      <w:r>
        <w:rPr>
          <w:sz w:val="22"/>
          <w:szCs w:val="22"/>
          <w:shd w:val="clear" w:color="auto" w:fill="FFFFFF"/>
          <w:lang w:val="en-US"/>
          <w14:textFill>
            <w14:solidFill>
              <w14:srgbClr w14:val="000000">
                <w14:alpha w14:val="15293"/>
              </w14:srgbClr>
            </w14:solidFill>
          </w14:textFill>
        </w:rPr>
        <w:t xml:space="preserve">Allow producers to manually upload </w:t>
      </w:r>
      <w:r>
        <w:rPr>
          <w:i/>
          <w:iCs/>
          <w:color w:val="007BB8"/>
          <w:sz w:val="22"/>
          <w:szCs w:val="22"/>
          <w:shd w:val="clear" w:color="auto" w:fill="FFFFFF"/>
          <w:lang w:val="en-US"/>
          <w14:textFill>
            <w14:solidFill>
              <w14:srgbClr w14:val="007BB8">
                <w14:alpha w14:val="15300"/>
              </w14:srgbClr>
            </w14:solidFill>
          </w14:textFill>
        </w:rPr>
        <w:t>certifications</w:t>
      </w:r>
      <w:r>
        <w:rPr>
          <w:color w:val="007BB8"/>
          <w:sz w:val="22"/>
          <w:szCs w:val="22"/>
          <w:shd w:val="clear" w:color="auto" w:fill="FFFFFF"/>
          <w:lang w:val="en-US"/>
          <w14:textFill>
            <w14:solidFill>
              <w14:srgbClr w14:val="007BB8">
                <w14:alpha w14:val="15300"/>
              </w14:srgbClr>
            </w14:solidFill>
          </w14:textFill>
        </w:rPr>
        <w:t xml:space="preserve"> </w:t>
      </w:r>
      <w:r>
        <w:rPr>
          <w:sz w:val="22"/>
          <w:szCs w:val="22"/>
          <w:shd w:val="clear" w:color="auto" w:fill="FFFFFF"/>
          <w:lang w:val="en-US"/>
          <w14:textFill>
            <w14:solidFill>
              <w14:srgbClr w14:val="000000">
                <w14:alpha w14:val="15293"/>
              </w14:srgbClr>
            </w14:solidFill>
          </w14:textFill>
        </w:rPr>
        <w:t>and enable automated verification mechanisms.</w:t>
      </w:r>
      <w:r>
        <w:rPr>
          <w:sz w:val="22"/>
          <w:szCs w:val="22"/>
          <w:shd w:val="clear" w:color="auto" w:fill="FFFFFF"/>
          <w14:textFill>
            <w14:solidFill>
              <w14:srgbClr w14:val="000000">
                <w14:alpha w14:val="15293"/>
              </w14:srgbClr>
            </w14:solidFill>
          </w14:textFill>
        </w:rPr>
        <w:t> </w:t>
      </w:r>
      <w:r>
        <w:rPr>
          <w:rFonts w:ascii="Helvetica Neue UltraLight" w:hAnsi="Helvetica Neue UltraLight"/>
          <w:i/>
          <w:iCs/>
          <w:sz w:val="18"/>
          <w:szCs w:val="18"/>
          <w:shd w:val="clear" w:color="auto" w:fill="FFFFFF"/>
          <w:lang w:val="en-GB"/>
          <w14:textFill>
            <w14:solidFill>
              <w14:srgbClr w14:val="000000">
                <w14:alpha w14:val="15293"/>
              </w14:srgbClr>
            </w14:solidFill>
          </w14:textFill>
        </w:rPr>
        <w:t>( submit the documents. the system validates them against the structured processes defined in step 2.)</w:t>
      </w:r>
      <w:r>
        <w:rPr>
          <w:rFonts w:ascii="Inter" w:eastAsia="Arial" w:hAnsi="Inter" w:cs="Arial"/>
          <w:i/>
          <w:iCs/>
          <w:color w:val="0F1115"/>
          <w:sz w:val="22"/>
          <w:szCs w:val="22"/>
          <w:bdr w:val="none" w:sz="0" w:space="0" w:color="auto"/>
          <w:lang w:val="en-GB"/>
          <w14:textOutline w14:w="0" w14:cap="rnd" w14:cmpd="sng" w14:algn="ctr">
            <w14:noFill/>
            <w14:prstDash w14:val="solid"/>
            <w14:bevel/>
          </w14:textOutline>
        </w:rPr>
        <w:t xml:space="preserve"> </w:t>
      </w:r>
      <w:r>
        <w:rPr>
          <w:rFonts w:ascii="Helvetica Neue UltraLight" w:hAnsi="Helvetica Neue UltraLight"/>
          <w:i/>
          <w:iCs/>
          <w:sz w:val="18"/>
          <w:szCs w:val="18"/>
          <w:shd w:val="clear" w:color="auto" w:fill="FFFFFF"/>
          <w:lang w:val="en-GB"/>
          <w14:textFill>
            <w14:solidFill>
              <w14:srgbClr w14:val="000000">
                <w14:alpha w14:val="15293"/>
              </w14:srgbClr>
            </w14:solidFill>
          </w14:textFill>
        </w:rPr>
        <w:t>As submissions are verified, the UI reflects real-time status, giving users immediate feedback on their standing.)</w:t>
      </w:r>
    </w:p>
    <w:p w14:paraId="579B02F5" w14:textId="6D056108" w:rsidR="00826581" w:rsidRPr="007219BC" w:rsidRDefault="004F2591">
      <w:pPr>
        <w:pStyle w:val="Default"/>
        <w:numPr>
          <w:ilvl w:val="0"/>
          <w:numId w:val="7"/>
        </w:numPr>
        <w:suppressAutoHyphens/>
        <w:spacing w:after="0" w:line="240" w:lineRule="auto"/>
        <w:rPr>
          <w:shd w:val="clear" w:color="auto" w:fill="FFFFFF"/>
          <w:lang w:val="en-US"/>
          <w14:textFill>
            <w14:solidFill>
              <w14:srgbClr w14:val="000000">
                <w14:alpha w14:val="15293"/>
              </w14:srgbClr>
            </w14:solidFill>
          </w14:textFill>
        </w:rPr>
      </w:pPr>
      <w:r>
        <w:rPr>
          <w:sz w:val="22"/>
          <w:szCs w:val="22"/>
          <w:u w:val="single"/>
          <w:shd w:val="clear" w:color="auto" w:fill="FFFFFF"/>
          <w:lang w:val="en-US"/>
          <w14:textFill>
            <w14:solidFill>
              <w14:srgbClr w14:val="000000">
                <w14:alpha w14:val="15293"/>
              </w14:srgbClr>
            </w14:solidFill>
          </w14:textFill>
        </w:rPr>
        <w:t xml:space="preserve">Provide </w:t>
      </w:r>
      <w:r>
        <w:rPr>
          <w:color w:val="4472C4" w:themeColor="accent1"/>
          <w:sz w:val="22"/>
          <w:szCs w:val="22"/>
          <w:u w:val="single"/>
          <w:shd w:val="clear" w:color="auto" w:fill="FFFFFF"/>
          <w:lang w:val="en-US"/>
          <w14:textFill>
            <w14:solidFill>
              <w14:schemeClr w14:val="accent1">
                <w14:alpha w14:val="15300"/>
              </w14:schemeClr>
            </w14:solidFill>
          </w14:textFill>
        </w:rPr>
        <w:t xml:space="preserve">compliance </w:t>
      </w:r>
      <w:r>
        <w:rPr>
          <w:sz w:val="22"/>
          <w:szCs w:val="22"/>
          <w:u w:val="single"/>
          <w:shd w:val="clear" w:color="auto" w:fill="FFFFFF"/>
          <w:lang w:val="en-US"/>
          <w14:textFill>
            <w14:solidFill>
              <w14:srgbClr w14:val="000000">
                <w14:alpha w14:val="15293"/>
              </w14:srgbClr>
            </w14:solidFill>
          </w14:textFill>
        </w:rPr>
        <w:t>indicators that dynamically change as certifications progress.</w:t>
      </w:r>
      <w:r>
        <w:rPr>
          <w:sz w:val="22"/>
          <w:szCs w:val="22"/>
          <w:shd w:val="clear" w:color="auto" w:fill="FFFFFF"/>
          <w14:textFill>
            <w14:solidFill>
              <w14:srgbClr w14:val="000000">
                <w14:alpha w14:val="15293"/>
              </w14:srgbClr>
            </w14:solidFill>
          </w14:textFill>
        </w:rPr>
        <w:t> </w:t>
      </w:r>
      <w:r>
        <w:rPr>
          <w:sz w:val="22"/>
          <w:szCs w:val="22"/>
          <w:shd w:val="clear" w:color="auto" w:fill="FFFFFF"/>
          <w14:textFill>
            <w14:solidFill>
              <w14:srgbClr w14:val="000000">
                <w14:alpha w14:val="15293"/>
              </w14:srgbClr>
            </w14:solidFill>
          </w14:textFill>
        </w:rPr>
        <w:br/>
      </w:r>
      <w:r>
        <w:rPr>
          <w:rFonts w:ascii="Helvetica Neue UltraLight" w:hAnsi="Helvetica Neue UltraLight"/>
          <w:i/>
          <w:iCs/>
          <w:sz w:val="18"/>
          <w:szCs w:val="18"/>
          <w:shd w:val="clear" w:color="auto" w:fill="FFFFFF"/>
          <w:lang w:val="en-GB"/>
          <w14:textFill>
            <w14:solidFill>
              <w14:srgbClr w14:val="000000">
                <w14:alpha w14:val="15293"/>
              </w14:srgbClr>
            </w14:solidFill>
          </w14:textFill>
        </w:rPr>
        <w:t>As submissions are verified, the UI reflects real-time status, giving users immediate feedback on their standing.)</w:t>
      </w:r>
    </w:p>
    <w:p w14:paraId="1A315B3C" w14:textId="19206A66" w:rsidR="007219BC" w:rsidRPr="007219BC" w:rsidRDefault="007219BC">
      <w:pPr>
        <w:pStyle w:val="Default"/>
        <w:numPr>
          <w:ilvl w:val="0"/>
          <w:numId w:val="7"/>
        </w:numPr>
        <w:suppressAutoHyphens/>
        <w:spacing w:after="0" w:line="240" w:lineRule="auto"/>
        <w:rPr>
          <w:sz w:val="22"/>
          <w:szCs w:val="22"/>
          <w:shd w:val="clear" w:color="auto" w:fill="FFFFFF"/>
          <w:lang w:val="en-US"/>
          <w14:textFill>
            <w14:solidFill>
              <w14:srgbClr w14:val="000000">
                <w14:alpha w14:val="15293"/>
              </w14:srgbClr>
            </w14:solidFill>
          </w14:textFill>
        </w:rPr>
      </w:pPr>
      <w:r>
        <w:rPr>
          <w:sz w:val="22"/>
          <w:szCs w:val="22"/>
          <w:shd w:val="clear" w:color="auto" w:fill="FFFFFF"/>
          <w:lang w:val="en-US"/>
          <w14:textFill>
            <w14:solidFill>
              <w14:srgbClr w14:val="000000">
                <w14:alpha w14:val="15293"/>
              </w14:srgbClr>
            </w14:solidFill>
          </w14:textFill>
        </w:rPr>
        <w:t xml:space="preserve">Enable continuous </w:t>
      </w:r>
      <w:r>
        <w:rPr>
          <w:color w:val="C00000"/>
          <w:sz w:val="22"/>
          <w:szCs w:val="22"/>
          <w:shd w:val="clear" w:color="auto" w:fill="FFFFFF"/>
          <w:lang w:val="en-US"/>
          <w14:textFill>
            <w14:solidFill>
              <w14:srgbClr w14:val="C00000">
                <w14:alpha w14:val="15300"/>
              </w14:srgbClr>
            </w14:solidFill>
          </w14:textFill>
        </w:rPr>
        <w:t xml:space="preserve">risk </w:t>
      </w:r>
      <w:r>
        <w:rPr>
          <w:sz w:val="22"/>
          <w:szCs w:val="22"/>
          <w:shd w:val="clear" w:color="auto" w:fill="FFFFFF"/>
          <w:lang w:val="en-US"/>
          <w14:textFill>
            <w14:solidFill>
              <w14:srgbClr w14:val="000000">
                <w14:alpha w14:val="15293"/>
              </w14:srgbClr>
            </w14:solidFill>
          </w14:textFill>
        </w:rPr>
        <w:t xml:space="preserve">assessment based on </w:t>
      </w:r>
      <w:r>
        <w:rPr>
          <w:color w:val="4472C4" w:themeColor="accent1"/>
          <w:sz w:val="22"/>
          <w:szCs w:val="22"/>
          <w:shd w:val="clear" w:color="auto" w:fill="FFFFFF"/>
          <w:lang w:val="en-US"/>
          <w14:textFill>
            <w14:solidFill>
              <w14:schemeClr w14:val="accent1">
                <w14:alpha w14:val="15300"/>
              </w14:schemeClr>
            </w14:solidFill>
          </w14:textFill>
        </w:rPr>
        <w:t xml:space="preserve">certification </w:t>
      </w:r>
      <w:r>
        <w:rPr>
          <w:sz w:val="22"/>
          <w:szCs w:val="22"/>
          <w:shd w:val="clear" w:color="auto" w:fill="FFFFFF"/>
          <w:lang w:val="en-US"/>
          <w14:textFill>
            <w14:solidFill>
              <w14:srgbClr w14:val="000000">
                <w14:alpha w14:val="15293"/>
              </w14:srgbClr>
            </w14:solidFill>
          </w14:textFill>
        </w:rPr>
        <w:t>status.</w:t>
      </w:r>
      <w:r>
        <w:rPr>
          <w:rFonts w:ascii="Helvetica Neue UltraLight" w:hAnsi="Helvetica Neue UltraLight"/>
          <w:i/>
          <w:iCs/>
          <w:sz w:val="18"/>
          <w:szCs w:val="18"/>
          <w:shd w:val="clear" w:color="auto" w:fill="FFFFFF"/>
          <w:lang w:val="en-GB"/>
          <w14:textFill>
            <w14:solidFill>
              <w14:srgbClr w14:val="000000">
                <w14:alpha w14:val="15293"/>
              </w14:srgbClr>
            </w14:solidFill>
          </w14:textFill>
        </w:rPr>
        <w:t xml:space="preserve"> With all the above data flowing—repository, rules, submissions, and live indicators—you can now perform the highest-level function: ongoing, dynamic risk scoring.)</w:t>
      </w:r>
    </w:p>
    <w:p w14:paraId="63D77E48" w14:textId="52DD9C24" w:rsidR="007A78E9" w:rsidRPr="004F2591" w:rsidRDefault="004F2591" w:rsidP="004F2591">
      <w:pPr>
        <w:pStyle w:val="Heading4"/>
        <w:spacing w:before="240"/>
        <w:ind w:left="142"/>
        <w:rPr>
          <w:rFonts w:ascii="Helvetica Neue Light" w:hAnsi="Helvetica Neue Light"/>
          <w:lang w:val="en-US"/>
        </w:rPr>
      </w:pPr>
      <w:bookmarkStart w:id="57" w:name="_Toc241592182"/>
      <w:r>
        <w:rPr>
          <w:rFonts w:ascii="Helvetica Neue Light" w:hAnsi="Helvetica Neue Light"/>
          <w:lang w:val="en-US"/>
        </w:rPr>
        <w:t xml:space="preserve">1.2 </w:t>
      </w:r>
      <w:r>
        <w:rPr>
          <w:rFonts w:ascii="Helvetica Neue Light" w:hAnsi="Helvetica Neue Light"/>
          <w:u w:val="single"/>
          <w:lang w:val="en-US"/>
        </w:rPr>
        <w:t>Define three layers</w:t>
      </w:r>
      <w:r>
        <w:rPr>
          <w:rFonts w:ascii="Helvetica Neue Light" w:hAnsi="Helvetica Neue Light"/>
          <w:lang w:val="fr-FR"/>
        </w:rPr>
        <w:t>:</w:t>
      </w:r>
      <w:bookmarkEnd w:id="57"/>
      <w:r>
        <w:rPr>
          <w:rFonts w:ascii="Helvetica Neue Light" w:hAnsi="Helvetica Neue Light"/>
          <w:lang w:val="fr-FR"/>
        </w:rPr>
        <w:t>  </w:t>
      </w:r>
    </w:p>
    <w:p w14:paraId="75D6AEEA" w14:textId="77777777" w:rsidR="007A78E9" w:rsidRPr="004F2591" w:rsidRDefault="007A78E9">
      <w:pPr>
        <w:pStyle w:val="Default"/>
        <w:numPr>
          <w:ilvl w:val="0"/>
          <w:numId w:val="7"/>
        </w:numPr>
        <w:suppressAutoHyphens/>
        <w:spacing w:after="0" w:line="240" w:lineRule="auto"/>
        <w:rPr>
          <w:sz w:val="22"/>
          <w:szCs w:val="22"/>
          <w:shd w:val="clear" w:color="auto" w:fill="FFFFFF"/>
          <w:lang w:val="en-US"/>
          <w14:textFill>
            <w14:solidFill>
              <w14:srgbClr w14:val="000000">
                <w14:alpha w14:val="15293"/>
              </w14:srgbClr>
            </w14:solidFill>
          </w14:textFill>
        </w:rPr>
      </w:pPr>
      <w:r>
        <w:rPr>
          <w:sz w:val="22"/>
          <w:szCs w:val="22"/>
          <w:shd w:val="clear" w:color="auto" w:fill="FFFFFF"/>
          <w:lang w:val="en-US"/>
          <w14:textFill>
            <w14:solidFill>
              <w14:srgbClr w14:val="000000">
                <w14:alpha w14:val="15293"/>
              </w14:srgbClr>
            </w14:solidFill>
          </w14:textFill>
        </w:rPr>
        <w:t>Compliance Layer: Defines the certification requirements for different geographies.</w:t>
      </w:r>
      <w:r>
        <w:rPr>
          <w:sz w:val="22"/>
          <w:szCs w:val="22"/>
          <w:shd w:val="clear" w:color="auto" w:fill="FFFFFF"/>
          <w14:textFill>
            <w14:solidFill>
              <w14:srgbClr w14:val="000000">
                <w14:alpha w14:val="15293"/>
              </w14:srgbClr>
            </w14:solidFill>
          </w14:textFill>
        </w:rPr>
        <w:t> </w:t>
      </w:r>
    </w:p>
    <w:p w14:paraId="48013D65" w14:textId="0D617BEE" w:rsidR="007A78E9" w:rsidRPr="004F2591" w:rsidRDefault="007A78E9">
      <w:pPr>
        <w:pStyle w:val="Default"/>
        <w:numPr>
          <w:ilvl w:val="0"/>
          <w:numId w:val="7"/>
        </w:numPr>
        <w:suppressAutoHyphens/>
        <w:spacing w:after="0" w:line="240" w:lineRule="auto"/>
        <w:rPr>
          <w:sz w:val="22"/>
          <w:szCs w:val="22"/>
          <w:shd w:val="clear" w:color="auto" w:fill="FFFFFF"/>
          <w:lang w:val="en-US"/>
          <w14:textFill>
            <w14:solidFill>
              <w14:srgbClr w14:val="000000">
                <w14:alpha w14:val="15293"/>
              </w14:srgbClr>
            </w14:solidFill>
          </w14:textFill>
        </w:rPr>
      </w:pPr>
      <w:r>
        <w:rPr>
          <w:sz w:val="22"/>
          <w:szCs w:val="22"/>
          <w:shd w:val="clear" w:color="auto" w:fill="FFFFFF"/>
          <w:lang w:val="en-US"/>
          <w14:textFill>
            <w14:solidFill>
              <w14:srgbClr w14:val="000000">
                <w14:alpha w14:val="15293"/>
              </w14:srgbClr>
            </w14:solidFill>
          </w14:textFill>
        </w:rPr>
        <w:t>Integration Layer: Connects certifications with GreenEarthX tokens.</w:t>
      </w:r>
      <w:r>
        <w:rPr>
          <w:sz w:val="22"/>
          <w:szCs w:val="22"/>
          <w:shd w:val="clear" w:color="auto" w:fill="FFFFFF"/>
          <w14:textFill>
            <w14:solidFill>
              <w14:srgbClr w14:val="000000">
                <w14:alpha w14:val="15293"/>
              </w14:srgbClr>
            </w14:solidFill>
          </w14:textFill>
        </w:rPr>
        <w:t> </w:t>
      </w:r>
    </w:p>
    <w:p w14:paraId="26536E97" w14:textId="4C577AD7" w:rsidR="004F2591" w:rsidRPr="004F2591" w:rsidRDefault="007A78E9">
      <w:pPr>
        <w:pStyle w:val="Default"/>
        <w:numPr>
          <w:ilvl w:val="0"/>
          <w:numId w:val="7"/>
        </w:numPr>
        <w:suppressAutoHyphens/>
        <w:spacing w:after="0" w:line="240" w:lineRule="auto"/>
        <w:rPr>
          <w:sz w:val="22"/>
          <w:szCs w:val="22"/>
          <w:shd w:val="clear" w:color="auto" w:fill="FFFFFF"/>
          <w:lang w:val="en-US"/>
          <w14:textFill>
            <w14:solidFill>
              <w14:srgbClr w14:val="000000">
                <w14:alpha w14:val="15293"/>
              </w14:srgbClr>
            </w14:solidFill>
          </w14:textFill>
        </w:rPr>
      </w:pPr>
      <w:r>
        <w:rPr>
          <w:sz w:val="22"/>
          <w:szCs w:val="22"/>
          <w:shd w:val="clear" w:color="auto" w:fill="FFFFFF"/>
          <w:lang w:val="en-US"/>
          <w14:textFill>
            <w14:solidFill>
              <w14:srgbClr w14:val="000000">
                <w14:alpha w14:val="15293"/>
              </w14:srgbClr>
            </w14:solidFill>
          </w14:textFill>
        </w:rPr>
        <w:lastRenderedPageBreak/>
        <w:t>Risk Profiling Layer: Uses certification data to assess risk levels of plants.</w:t>
      </w:r>
      <w:r>
        <w:rPr>
          <w:sz w:val="22"/>
          <w:szCs w:val="22"/>
          <w:shd w:val="clear" w:color="auto" w:fill="FFFFFF"/>
          <w14:textFill>
            <w14:solidFill>
              <w14:srgbClr w14:val="000000">
                <w14:alpha w14:val="15293"/>
              </w14:srgbClr>
            </w14:solidFill>
          </w14:textFill>
        </w:rPr>
        <w:t> </w:t>
      </w:r>
    </w:p>
    <w:p w14:paraId="1A7DB630" w14:textId="213ABFB6" w:rsidR="007A78E9" w:rsidRDefault="004F2591" w:rsidP="004F2591">
      <w:pPr>
        <w:pStyle w:val="Heading4"/>
        <w:spacing w:before="240"/>
        <w:rPr>
          <w:color w:val="000000"/>
          <w:shd w:val="clear" w:color="auto" w:fill="FFFFFF"/>
          <w14:textFill>
            <w14:solidFill>
              <w14:srgbClr w14:val="000000">
                <w14:alpha w14:val="15293"/>
              </w14:srgbClr>
            </w14:solidFill>
          </w14:textFill>
        </w:rPr>
      </w:pPr>
      <w:bookmarkStart w:id="58" w:name="_Toc241592183"/>
      <w:r>
        <w:rPr>
          <w:color w:val="000000"/>
          <w:shd w:val="clear" w:color="auto" w:fill="FFFFFF"/>
          <w14:textFill>
            <w14:solidFill>
              <w14:srgbClr w14:val="000000">
                <w14:alpha w14:val="15293"/>
              </w14:srgbClr>
            </w14:solidFill>
          </w14:textFill>
        </w:rPr>
        <w:t xml:space="preserve">1.3 </w:t>
      </w:r>
      <w:r>
        <w:rPr>
          <w:shd w:val="clear" w:color="auto" w:fill="FFFFFF"/>
          <w:lang w:val="en-US"/>
        </w:rPr>
        <w:t>Integration</w:t>
      </w:r>
      <w:r>
        <w:rPr>
          <w:color w:val="000000"/>
          <w:shd w:val="clear" w:color="auto" w:fill="FFFFFF"/>
          <w:lang w:val="en-US"/>
          <w14:textFill>
            <w14:solidFill>
              <w14:srgbClr w14:val="000000">
                <w14:alpha w14:val="15293"/>
              </w14:srgbClr>
            </w14:solidFill>
          </w14:textFill>
        </w:rPr>
        <w:t xml:space="preserve"> with </w:t>
      </w:r>
      <w:r>
        <w:rPr>
          <w:shd w:val="clear" w:color="auto" w:fill="FFFFFF"/>
        </w:rPr>
        <w:t>Certification</w:t>
      </w:r>
      <w:r>
        <w:rPr>
          <w:color w:val="000000"/>
          <w:shd w:val="clear" w:color="auto" w:fill="FFFFFF"/>
          <w:lang w:val="da-DK"/>
          <w14:textFill>
            <w14:solidFill>
              <w14:srgbClr w14:val="000000">
                <w14:alpha w14:val="15293"/>
              </w14:srgbClr>
            </w14:solidFill>
          </w14:textFill>
        </w:rPr>
        <w:t xml:space="preserve"> Bodies</w:t>
      </w:r>
      <w:bookmarkEnd w:id="58"/>
      <w:r>
        <w:rPr>
          <w:color w:val="000000"/>
          <w:shd w:val="clear" w:color="auto" w:fill="FFFFFF"/>
          <w14:textFill>
            <w14:solidFill>
              <w14:srgbClr w14:val="000000">
                <w14:alpha w14:val="15293"/>
              </w14:srgbClr>
            </w14:solidFill>
          </w14:textFill>
        </w:rPr>
        <w:t> </w:t>
      </w:r>
    </w:p>
    <w:p w14:paraId="63C32108" w14:textId="77777777" w:rsidR="007A78E9" w:rsidRDefault="007A78E9">
      <w:pPr>
        <w:pStyle w:val="Default"/>
        <w:numPr>
          <w:ilvl w:val="0"/>
          <w:numId w:val="5"/>
        </w:numPr>
        <w:suppressAutoHyphens/>
        <w:spacing w:after="0" w:line="240" w:lineRule="auto"/>
        <w:rPr>
          <w:shd w:val="clear" w:color="auto" w:fill="FFFFFF"/>
          <w:lang w:val="en-US"/>
          <w14:textFill>
            <w14:solidFill>
              <w14:srgbClr w14:val="000000">
                <w14:alpha w14:val="15293"/>
              </w14:srgbClr>
            </w14:solidFill>
          </w14:textFill>
        </w:rPr>
      </w:pPr>
      <w:r>
        <w:rPr>
          <w:shd w:val="clear" w:color="auto" w:fill="FFFFFF"/>
          <w:lang w:val="en-US"/>
          <w14:textFill>
            <w14:solidFill>
              <w14:srgbClr w14:val="000000">
                <w14:alpha w14:val="15293"/>
              </w14:srgbClr>
            </w14:solidFill>
          </w14:textFill>
        </w:rPr>
        <w:t>Implement API integrations with DNV, Bureau Veritas, and other certifying agencies.</w:t>
      </w:r>
      <w:r>
        <w:rPr>
          <w:shd w:val="clear" w:color="auto" w:fill="FFFFFF"/>
          <w14:textFill>
            <w14:solidFill>
              <w14:srgbClr w14:val="000000">
                <w14:alpha w14:val="15293"/>
              </w14:srgbClr>
            </w14:solidFill>
          </w14:textFill>
        </w:rPr>
        <w:t> </w:t>
      </w:r>
    </w:p>
    <w:p w14:paraId="4FD728B1" w14:textId="77777777" w:rsidR="007A78E9" w:rsidRDefault="007A78E9">
      <w:pPr>
        <w:pStyle w:val="Default"/>
        <w:numPr>
          <w:ilvl w:val="0"/>
          <w:numId w:val="5"/>
        </w:numPr>
        <w:suppressAutoHyphens/>
        <w:spacing w:after="0" w:line="240" w:lineRule="auto"/>
        <w:rPr>
          <w:shd w:val="clear" w:color="auto" w:fill="FFFFFF"/>
          <w:lang w:val="en-US"/>
          <w14:textFill>
            <w14:solidFill>
              <w14:srgbClr w14:val="000000">
                <w14:alpha w14:val="15293"/>
              </w14:srgbClr>
            </w14:solidFill>
          </w14:textFill>
        </w:rPr>
      </w:pPr>
      <w:r>
        <w:rPr>
          <w:shd w:val="clear" w:color="auto" w:fill="FFFFFF"/>
          <w:lang w:val="en-US"/>
          <w14:textFill>
            <w14:solidFill>
              <w14:srgbClr w14:val="000000">
                <w14:alpha w14:val="15293"/>
              </w14:srgbClr>
            </w14:solidFill>
          </w14:textFill>
        </w:rPr>
        <w:t>Enable automatic validation of uploaded certificates via secure digital handshake.</w:t>
      </w:r>
      <w:r>
        <w:rPr>
          <w:shd w:val="clear" w:color="auto" w:fill="FFFFFF"/>
          <w14:textFill>
            <w14:solidFill>
              <w14:srgbClr w14:val="000000">
                <w14:alpha w14:val="15293"/>
              </w14:srgbClr>
            </w14:solidFill>
          </w14:textFill>
        </w:rPr>
        <w:t> </w:t>
      </w:r>
    </w:p>
    <w:p w14:paraId="0C40E0A7" w14:textId="2B62BCCA" w:rsidR="007A78E9" w:rsidRDefault="007A78E9">
      <w:pPr>
        <w:pStyle w:val="Default"/>
        <w:numPr>
          <w:ilvl w:val="0"/>
          <w:numId w:val="5"/>
        </w:numPr>
        <w:suppressAutoHyphens/>
        <w:spacing w:after="0" w:line="240" w:lineRule="auto"/>
        <w:rPr>
          <w:shd w:val="clear" w:color="auto" w:fill="FFFFFF"/>
          <w:lang w:val="en-US"/>
          <w14:textFill>
            <w14:solidFill>
              <w14:srgbClr w14:val="000000">
                <w14:alpha w14:val="15293"/>
              </w14:srgbClr>
            </w14:solidFill>
          </w14:textFill>
        </w:rPr>
      </w:pPr>
      <w:r>
        <w:rPr>
          <w:shd w:val="clear" w:color="auto" w:fill="FFFFFF"/>
          <w:lang w:val="en-US"/>
          <w14:textFill>
            <w14:solidFill>
              <w14:srgbClr w14:val="000000">
                <w14:alpha w14:val="15293"/>
              </w14:srgbClr>
            </w14:solidFill>
          </w14:textFill>
        </w:rPr>
        <w:t>QR code-based verification &amp; backend validation for real-time compliance checks.</w:t>
      </w:r>
      <w:r>
        <w:rPr>
          <w:shd w:val="clear" w:color="auto" w:fill="FFFFFF"/>
          <w14:textFill>
            <w14:solidFill>
              <w14:srgbClr w14:val="000000">
                <w14:alpha w14:val="15293"/>
              </w14:srgbClr>
            </w14:solidFill>
          </w14:textFill>
        </w:rPr>
        <w:t> </w:t>
      </w:r>
    </w:p>
    <w:p w14:paraId="2FF70BAF" w14:textId="6C323CD4" w:rsidR="007A78E9" w:rsidRDefault="002C1BD8" w:rsidP="002C1BD8">
      <w:pPr>
        <w:pStyle w:val="Heading4"/>
        <w:spacing w:before="240"/>
        <w:rPr>
          <w:shd w:val="clear" w:color="auto" w:fill="FFFFFF"/>
        </w:rPr>
      </w:pPr>
      <w:bookmarkStart w:id="59" w:name="_Toc241592184"/>
      <w:r>
        <w:rPr>
          <w:shd w:val="clear" w:color="auto" w:fill="FFFFFF"/>
          <w:lang w:val="en-US"/>
        </w:rPr>
        <w:t>1.4 User Roles and Access</w:t>
      </w:r>
      <w:r>
        <w:rPr>
          <w:shd w:val="clear" w:color="auto" w:fill="FFFFFF"/>
        </w:rPr>
        <w:t xml:space="preserve"> </w:t>
      </w:r>
      <w:r>
        <w:rPr>
          <w:rFonts w:ascii="Helvetica Neue Bold Condensed" w:hAnsi="Helvetica Neue Bold Condensed"/>
          <w:color w:val="004D80"/>
          <w:shd w:val="clear" w:color="auto" w:fill="FFFFFF"/>
        </w:rPr>
        <w:t>Facilitation</w:t>
      </w:r>
      <w:bookmarkEnd w:id="59"/>
      <w:r>
        <w:rPr>
          <w:shd w:val="clear" w:color="auto" w:fill="FFFFFF"/>
        </w:rPr>
        <w:t> </w:t>
      </w:r>
    </w:p>
    <w:p w14:paraId="33880813" w14:textId="77777777" w:rsidR="007A78E9" w:rsidRDefault="007A78E9">
      <w:pPr>
        <w:pStyle w:val="Default"/>
        <w:numPr>
          <w:ilvl w:val="0"/>
          <w:numId w:val="8"/>
        </w:numPr>
        <w:suppressAutoHyphens/>
        <w:spacing w:after="0" w:line="240" w:lineRule="auto"/>
        <w:rPr>
          <w:shd w:val="clear" w:color="auto" w:fill="FFFFFF"/>
          <w:lang w:val="en-US"/>
          <w14:textFill>
            <w14:solidFill>
              <w14:srgbClr w14:val="000000">
                <w14:alpha w14:val="15293"/>
              </w14:srgbClr>
            </w14:solidFill>
          </w14:textFill>
        </w:rPr>
      </w:pPr>
      <w:r>
        <w:rPr>
          <w:shd w:val="clear" w:color="auto" w:fill="FFFFFF"/>
          <w:lang w:val="en-US"/>
          <w14:textFill>
            <w14:solidFill>
              <w14:srgbClr w14:val="000000">
                <w14:alpha w14:val="15293"/>
              </w14:srgbClr>
            </w14:solidFill>
          </w14:textFill>
        </w:rPr>
        <w:t>Plant Operators: Input plant details, track certification status, and upload documents.</w:t>
      </w:r>
      <w:r>
        <w:rPr>
          <w:shd w:val="clear" w:color="auto" w:fill="FFFFFF"/>
          <w14:textFill>
            <w14:solidFill>
              <w14:srgbClr w14:val="000000">
                <w14:alpha w14:val="15293"/>
              </w14:srgbClr>
            </w14:solidFill>
          </w14:textFill>
        </w:rPr>
        <w:t> </w:t>
      </w:r>
    </w:p>
    <w:p w14:paraId="04AA9008" w14:textId="77777777" w:rsidR="007A78E9" w:rsidRDefault="007A78E9">
      <w:pPr>
        <w:pStyle w:val="Default"/>
        <w:numPr>
          <w:ilvl w:val="0"/>
          <w:numId w:val="8"/>
        </w:numPr>
        <w:suppressAutoHyphens/>
        <w:spacing w:after="0" w:line="240" w:lineRule="auto"/>
        <w:rPr>
          <w:shd w:val="clear" w:color="auto" w:fill="FFFFFF"/>
          <w:lang w:val="en-US"/>
          <w14:textFill>
            <w14:solidFill>
              <w14:srgbClr w14:val="000000">
                <w14:alpha w14:val="15293"/>
              </w14:srgbClr>
            </w14:solidFill>
          </w14:textFill>
        </w:rPr>
      </w:pPr>
      <w:r>
        <w:rPr>
          <w:shd w:val="clear" w:color="auto" w:fill="FFFFFF"/>
          <w:lang w:val="en-US"/>
          <w14:textFill>
            <w14:solidFill>
              <w14:srgbClr w14:val="000000">
                <w14:alpha w14:val="15293"/>
              </w14:srgbClr>
            </w14:solidFill>
          </w14:textFill>
        </w:rPr>
        <w:t>Certification Agencies: Verify plant certifications, update status, and provide compliance reports.</w:t>
      </w:r>
      <w:r>
        <w:rPr>
          <w:shd w:val="clear" w:color="auto" w:fill="FFFFFF"/>
          <w14:textFill>
            <w14:solidFill>
              <w14:srgbClr w14:val="000000">
                <w14:alpha w14:val="15293"/>
              </w14:srgbClr>
            </w14:solidFill>
          </w14:textFill>
        </w:rPr>
        <w:t> </w:t>
      </w:r>
    </w:p>
    <w:p w14:paraId="1E642F31" w14:textId="77777777" w:rsidR="007A78E9" w:rsidRDefault="007A78E9">
      <w:pPr>
        <w:pStyle w:val="Default"/>
        <w:numPr>
          <w:ilvl w:val="0"/>
          <w:numId w:val="8"/>
        </w:numPr>
        <w:suppressAutoHyphens/>
        <w:spacing w:after="0" w:line="240" w:lineRule="auto"/>
        <w:rPr>
          <w:shd w:val="clear" w:color="auto" w:fill="FFFFFF"/>
          <w:lang w:val="en-US"/>
          <w14:textFill>
            <w14:solidFill>
              <w14:srgbClr w14:val="000000">
                <w14:alpha w14:val="15293"/>
              </w14:srgbClr>
            </w14:solidFill>
          </w14:textFill>
        </w:rPr>
      </w:pPr>
      <w:r>
        <w:rPr>
          <w:shd w:val="clear" w:color="auto" w:fill="FFFFFF"/>
          <w:lang w:val="en-US"/>
          <w14:textFill>
            <w14:solidFill>
              <w14:srgbClr w14:val="000000">
                <w14:alpha w14:val="15293"/>
              </w14:srgbClr>
            </w14:solidFill>
          </w14:textFill>
        </w:rPr>
        <w:t>Compliance Team: Monitor certification progress, facilitate verification, and ensure regulatory adherence.</w:t>
      </w:r>
      <w:r>
        <w:rPr>
          <w:shd w:val="clear" w:color="auto" w:fill="FFFFFF"/>
          <w14:textFill>
            <w14:solidFill>
              <w14:srgbClr w14:val="000000">
                <w14:alpha w14:val="15293"/>
              </w14:srgbClr>
            </w14:solidFill>
          </w14:textFill>
        </w:rPr>
        <w:t> </w:t>
      </w:r>
    </w:p>
    <w:p w14:paraId="04732BB1" w14:textId="77777777" w:rsidR="007A78E9" w:rsidRDefault="007A78E9">
      <w:pPr>
        <w:pStyle w:val="Default"/>
        <w:numPr>
          <w:ilvl w:val="0"/>
          <w:numId w:val="8"/>
        </w:numPr>
        <w:suppressAutoHyphens/>
        <w:spacing w:after="0" w:line="240" w:lineRule="auto"/>
        <w:rPr>
          <w:shd w:val="clear" w:color="auto" w:fill="FFFFFF"/>
          <w:lang w:val="en-US"/>
          <w14:textFill>
            <w14:solidFill>
              <w14:srgbClr w14:val="000000">
                <w14:alpha w14:val="15293"/>
              </w14:srgbClr>
            </w14:solidFill>
          </w14:textFill>
        </w:rPr>
      </w:pPr>
      <w:r>
        <w:rPr>
          <w:shd w:val="clear" w:color="auto" w:fill="FFFFFF"/>
          <w:lang w:val="en-US"/>
          <w14:textFill>
            <w14:solidFill>
              <w14:srgbClr w14:val="000000">
                <w14:alpha w14:val="15293"/>
              </w14:srgbClr>
            </w14:solidFill>
          </w14:textFill>
        </w:rPr>
        <w:t>GreenEarthX Platform: Aggregate certification data, generate risk profiles, and integrate with tokenization.</w:t>
      </w:r>
      <w:r>
        <w:rPr>
          <w:shd w:val="clear" w:color="auto" w:fill="FFFFFF"/>
          <w14:textFill>
            <w14:solidFill>
              <w14:srgbClr w14:val="000000">
                <w14:alpha w14:val="15293"/>
              </w14:srgbClr>
            </w14:solidFill>
          </w14:textFill>
        </w:rPr>
        <w:t> </w:t>
      </w:r>
    </w:p>
    <w:p w14:paraId="515FE451" w14:textId="643BDE52" w:rsidR="007A78E9" w:rsidRDefault="002C1BD8" w:rsidP="002C1BD8">
      <w:pPr>
        <w:pStyle w:val="Heading4"/>
        <w:spacing w:before="240"/>
      </w:pPr>
      <w:bookmarkStart w:id="60" w:name="_Toc241592185"/>
      <w:r>
        <w:rPr>
          <w:lang w:val="en-US"/>
        </w:rPr>
        <w:t>1.5. Process Flow</w:t>
      </w:r>
      <w:bookmarkEnd w:id="60"/>
      <w:r>
        <w:t> </w:t>
      </w:r>
    </w:p>
    <w:p w14:paraId="66C6C80C" w14:textId="77777777" w:rsidR="007A78E9" w:rsidRPr="002C1BD8" w:rsidRDefault="007A78E9">
      <w:pPr>
        <w:pStyle w:val="ListParagraph"/>
        <w:numPr>
          <w:ilvl w:val="0"/>
          <w:numId w:val="22"/>
        </w:numPr>
        <w:ind w:left="567" w:hanging="283"/>
        <w:rPr>
          <w:shd w:val="clear" w:color="auto" w:fill="FFFFFF"/>
          <w:lang w:val="en-US"/>
        </w:rPr>
      </w:pPr>
      <w:r>
        <w:rPr>
          <w:shd w:val="clear" w:color="auto" w:fill="FFFFFF"/>
          <w:lang w:val="en-US"/>
        </w:rPr>
        <w:t>Plant Registration: Operators register their plants and input basic details.</w:t>
      </w:r>
      <w:r>
        <w:rPr>
          <w:shd w:val="clear" w:color="auto" w:fill="FFFFFF"/>
        </w:rPr>
        <w:t> </w:t>
      </w:r>
    </w:p>
    <w:p w14:paraId="72F55F47" w14:textId="77777777" w:rsidR="007A78E9" w:rsidRPr="002C1BD8" w:rsidRDefault="007A78E9">
      <w:pPr>
        <w:pStyle w:val="ListParagraph"/>
        <w:numPr>
          <w:ilvl w:val="0"/>
          <w:numId w:val="22"/>
        </w:numPr>
        <w:ind w:left="567" w:hanging="283"/>
        <w:rPr>
          <w:shd w:val="clear" w:color="auto" w:fill="FFFFFF"/>
          <w:lang w:val="en-US"/>
        </w:rPr>
      </w:pPr>
      <w:r>
        <w:rPr>
          <w:shd w:val="clear" w:color="auto" w:fill="FFFFFF"/>
          <w:lang w:val="en-US"/>
        </w:rPr>
        <w:t>Certification Mapping: Platform suggests applicable certifications based on plant type and location.</w:t>
      </w:r>
      <w:r>
        <w:rPr>
          <w:shd w:val="clear" w:color="auto" w:fill="FFFFFF"/>
        </w:rPr>
        <w:t> </w:t>
      </w:r>
    </w:p>
    <w:p w14:paraId="4A552EB6" w14:textId="77777777" w:rsidR="007A78E9" w:rsidRPr="002C1BD8" w:rsidRDefault="007A78E9">
      <w:pPr>
        <w:pStyle w:val="ListParagraph"/>
        <w:numPr>
          <w:ilvl w:val="0"/>
          <w:numId w:val="22"/>
        </w:numPr>
        <w:ind w:left="567" w:hanging="283"/>
        <w:rPr>
          <w:shd w:val="clear" w:color="auto" w:fill="FFFFFF"/>
          <w:lang w:val="en-US"/>
        </w:rPr>
      </w:pPr>
      <w:r>
        <w:rPr>
          <w:shd w:val="clear" w:color="auto" w:fill="FFFFFF"/>
          <w:lang w:val="en-US"/>
        </w:rPr>
        <w:t>Certification Upload &amp; Verification: Users upload certifications, and the system validates them with certifying bodies.</w:t>
      </w:r>
      <w:r>
        <w:rPr>
          <w:shd w:val="clear" w:color="auto" w:fill="FFFFFF"/>
        </w:rPr>
        <w:t> </w:t>
      </w:r>
    </w:p>
    <w:p w14:paraId="40EDE923" w14:textId="77777777" w:rsidR="007A78E9" w:rsidRPr="002C1BD8" w:rsidRDefault="007A78E9">
      <w:pPr>
        <w:pStyle w:val="ListParagraph"/>
        <w:numPr>
          <w:ilvl w:val="0"/>
          <w:numId w:val="22"/>
        </w:numPr>
        <w:ind w:left="567" w:hanging="283"/>
        <w:rPr>
          <w:shd w:val="clear" w:color="auto" w:fill="FFFFFF"/>
          <w:lang w:val="en-US"/>
        </w:rPr>
      </w:pPr>
      <w:r>
        <w:rPr>
          <w:shd w:val="clear" w:color="auto" w:fill="FFFFFF"/>
          <w:lang w:val="en-US"/>
        </w:rPr>
        <w:t>Risk Profiling: Certification status determines the risk level associated with the plant.</w:t>
      </w:r>
      <w:r>
        <w:rPr>
          <w:shd w:val="clear" w:color="auto" w:fill="FFFFFF"/>
        </w:rPr>
        <w:t> </w:t>
      </w:r>
    </w:p>
    <w:p w14:paraId="0215C893" w14:textId="77777777" w:rsidR="007A78E9" w:rsidRPr="002C1BD8" w:rsidRDefault="007A78E9">
      <w:pPr>
        <w:pStyle w:val="ListParagraph"/>
        <w:numPr>
          <w:ilvl w:val="0"/>
          <w:numId w:val="22"/>
        </w:numPr>
        <w:ind w:left="567" w:hanging="283"/>
        <w:rPr>
          <w:shd w:val="clear" w:color="auto" w:fill="FFFFFF"/>
          <w:lang w:val="en-US"/>
        </w:rPr>
      </w:pPr>
      <w:r>
        <w:rPr>
          <w:shd w:val="clear" w:color="auto" w:fill="FFFFFF"/>
          <w:lang w:val="en-US"/>
        </w:rPr>
        <w:t>Integration with Tokenization: Risk profile influences the quality and valuation of GreenEarthX tokens.</w:t>
      </w:r>
      <w:r>
        <w:rPr>
          <w:shd w:val="clear" w:color="auto" w:fill="FFFFFF"/>
        </w:rPr>
        <w:t> </w:t>
      </w:r>
    </w:p>
    <w:p w14:paraId="18BC4F40" w14:textId="77777777" w:rsidR="007A78E9" w:rsidRPr="002C1BD8" w:rsidRDefault="007A78E9">
      <w:pPr>
        <w:pStyle w:val="ListParagraph"/>
        <w:numPr>
          <w:ilvl w:val="0"/>
          <w:numId w:val="22"/>
        </w:numPr>
        <w:ind w:left="567" w:hanging="283"/>
        <w:rPr>
          <w:shd w:val="clear" w:color="auto" w:fill="FFFFFF"/>
          <w:lang w:val="en-US"/>
        </w:rPr>
      </w:pPr>
      <w:r>
        <w:rPr>
          <w:shd w:val="clear" w:color="auto" w:fill="FFFFFF"/>
          <w:lang w:val="en-US"/>
        </w:rPr>
        <w:t>Continuous Compliance Monitoring: System updates risk and compliance status dynamically.</w:t>
      </w:r>
      <w:r>
        <w:rPr>
          <w:shd w:val="clear" w:color="auto" w:fill="FFFFFF"/>
        </w:rPr>
        <w:t> </w:t>
      </w:r>
    </w:p>
    <w:p w14:paraId="0B39054D" w14:textId="4E445EE1" w:rsidR="007A78E9" w:rsidRDefault="002C1BD8" w:rsidP="002C1BD8">
      <w:pPr>
        <w:pStyle w:val="Heading4"/>
        <w:spacing w:before="240"/>
        <w:ind w:firstLine="220"/>
        <w:rPr>
          <w:shd w:val="clear" w:color="auto" w:fill="FFFFFF"/>
        </w:rPr>
      </w:pPr>
      <w:bookmarkStart w:id="61" w:name="_Toc241592186"/>
      <w:r>
        <w:rPr>
          <w:shd w:val="clear" w:color="auto" w:fill="FFFFFF"/>
          <w:lang w:val="en-US"/>
        </w:rPr>
        <w:t>1.6. Geographic Prioritization</w:t>
      </w:r>
      <w:bookmarkEnd w:id="61"/>
      <w:r>
        <w:rPr>
          <w:shd w:val="clear" w:color="auto" w:fill="FFFFFF"/>
        </w:rPr>
        <w:t> </w:t>
      </w:r>
    </w:p>
    <w:p w14:paraId="2DE6552B" w14:textId="77777777" w:rsidR="007A78E9" w:rsidRDefault="007A78E9">
      <w:pPr>
        <w:pStyle w:val="Default"/>
        <w:numPr>
          <w:ilvl w:val="0"/>
          <w:numId w:val="9"/>
        </w:numPr>
        <w:suppressAutoHyphens/>
        <w:spacing w:after="0" w:line="240" w:lineRule="auto"/>
        <w:rPr>
          <w:shd w:val="clear" w:color="auto" w:fill="FFFFFF"/>
          <w:lang w:val="en-US"/>
          <w14:textFill>
            <w14:solidFill>
              <w14:srgbClr w14:val="000000">
                <w14:alpha w14:val="15293"/>
              </w14:srgbClr>
            </w14:solidFill>
          </w14:textFill>
        </w:rPr>
      </w:pPr>
      <w:r>
        <w:rPr>
          <w:shd w:val="clear" w:color="auto" w:fill="FFFFFF"/>
          <w:lang w:val="en-US"/>
          <w14:textFill>
            <w14:solidFill>
              <w14:srgbClr w14:val="000000">
                <w14:alpha w14:val="15293"/>
              </w14:srgbClr>
            </w14:solidFill>
          </w14:textFill>
        </w:rPr>
        <w:t>United States (complex state-level compliance structures)</w:t>
      </w:r>
      <w:r>
        <w:rPr>
          <w:shd w:val="clear" w:color="auto" w:fill="FFFFFF"/>
          <w14:textFill>
            <w14:solidFill>
              <w14:srgbClr w14:val="000000">
                <w14:alpha w14:val="15293"/>
              </w14:srgbClr>
            </w14:solidFill>
          </w14:textFill>
        </w:rPr>
        <w:t> </w:t>
      </w:r>
    </w:p>
    <w:p w14:paraId="785E2125" w14:textId="77777777" w:rsidR="007A78E9" w:rsidRDefault="007A78E9">
      <w:pPr>
        <w:pStyle w:val="Default"/>
        <w:numPr>
          <w:ilvl w:val="0"/>
          <w:numId w:val="9"/>
        </w:numPr>
        <w:suppressAutoHyphens/>
        <w:spacing w:after="0" w:line="240" w:lineRule="auto"/>
        <w:rPr>
          <w:shd w:val="clear" w:color="auto" w:fill="FFFFFF"/>
          <w:lang w:val="en-US"/>
          <w14:textFill>
            <w14:solidFill>
              <w14:srgbClr w14:val="000000">
                <w14:alpha w14:val="15293"/>
              </w14:srgbClr>
            </w14:solidFill>
          </w14:textFill>
        </w:rPr>
      </w:pPr>
      <w:r>
        <w:rPr>
          <w:shd w:val="clear" w:color="auto" w:fill="FFFFFF"/>
          <w:lang w:val="en-US"/>
          <w14:textFill>
            <w14:solidFill>
              <w14:srgbClr w14:val="000000">
                <w14:alpha w14:val="15293"/>
              </w14:srgbClr>
            </w14:solidFill>
          </w14:textFill>
        </w:rPr>
        <w:t>Europe (regulatory-driven certification landscape)</w:t>
      </w:r>
      <w:r>
        <w:rPr>
          <w:shd w:val="clear" w:color="auto" w:fill="FFFFFF"/>
          <w14:textFill>
            <w14:solidFill>
              <w14:srgbClr w14:val="000000">
                <w14:alpha w14:val="15293"/>
              </w14:srgbClr>
            </w14:solidFill>
          </w14:textFill>
        </w:rPr>
        <w:t> </w:t>
      </w:r>
    </w:p>
    <w:p w14:paraId="4E2A7011" w14:textId="77777777" w:rsidR="007A78E9" w:rsidRDefault="007A78E9">
      <w:pPr>
        <w:pStyle w:val="Default"/>
        <w:numPr>
          <w:ilvl w:val="0"/>
          <w:numId w:val="9"/>
        </w:numPr>
        <w:suppressAutoHyphens/>
        <w:spacing w:after="0" w:line="240" w:lineRule="auto"/>
        <w:rPr>
          <w:shd w:val="clear" w:color="auto" w:fill="FFFFFF"/>
          <w:lang w:val="en-US"/>
          <w14:textFill>
            <w14:solidFill>
              <w14:srgbClr w14:val="000000">
                <w14:alpha w14:val="15293"/>
              </w14:srgbClr>
            </w14:solidFill>
          </w14:textFill>
        </w:rPr>
      </w:pPr>
      <w:r>
        <w:rPr>
          <w:shd w:val="clear" w:color="auto" w:fill="FFFFFF"/>
          <w:lang w:val="en-US"/>
          <w14:textFill>
            <w14:solidFill>
              <w14:srgbClr w14:val="000000">
                <w14:alpha w14:val="15293"/>
              </w14:srgbClr>
            </w14:solidFill>
          </w14:textFill>
        </w:rPr>
        <w:t>India (emerging hydrogen certification frameworks) Future expansion to include additional geographies such as Brazil and other biofuel-producing nations.</w:t>
      </w:r>
      <w:r>
        <w:rPr>
          <w:shd w:val="clear" w:color="auto" w:fill="FFFFFF"/>
          <w14:textFill>
            <w14:solidFill>
              <w14:srgbClr w14:val="000000">
                <w14:alpha w14:val="15293"/>
              </w14:srgbClr>
            </w14:solidFill>
          </w14:textFill>
        </w:rPr>
        <w:t> </w:t>
      </w:r>
    </w:p>
    <w:p w14:paraId="4D1A1E1B" w14:textId="3ACF11D1" w:rsidR="007A78E9" w:rsidRDefault="002C1BD8" w:rsidP="002C1BD8">
      <w:pPr>
        <w:pStyle w:val="Heading4"/>
        <w:spacing w:before="240"/>
        <w:ind w:firstLine="220"/>
        <w:rPr>
          <w:shd w:val="clear" w:color="auto" w:fill="FFFFFF"/>
        </w:rPr>
      </w:pPr>
      <w:bookmarkStart w:id="62" w:name="_Toc241592187"/>
      <w:r>
        <w:rPr>
          <w:shd w:val="clear" w:color="auto" w:fill="FFFFFF"/>
          <w:lang w:val="en-US"/>
        </w:rPr>
        <w:t>1.7. Technology Considerations</w:t>
      </w:r>
      <w:bookmarkEnd w:id="62"/>
      <w:r>
        <w:rPr>
          <w:shd w:val="clear" w:color="auto" w:fill="FFFFFF"/>
        </w:rPr>
        <w:t> </w:t>
      </w:r>
    </w:p>
    <w:p w14:paraId="7E01DB28" w14:textId="77777777" w:rsidR="007A78E9" w:rsidRDefault="007A78E9">
      <w:pPr>
        <w:pStyle w:val="Default"/>
        <w:numPr>
          <w:ilvl w:val="0"/>
          <w:numId w:val="9"/>
        </w:numPr>
        <w:suppressAutoHyphens/>
        <w:spacing w:after="0" w:line="240" w:lineRule="auto"/>
        <w:ind w:hanging="294"/>
        <w:rPr>
          <w:shd w:val="clear" w:color="auto" w:fill="FFFFFF"/>
          <w:lang w:val="en-US"/>
          <w14:textFill>
            <w14:solidFill>
              <w14:srgbClr w14:val="000000">
                <w14:alpha w14:val="15293"/>
              </w14:srgbClr>
            </w14:solidFill>
          </w14:textFill>
        </w:rPr>
      </w:pPr>
      <w:r>
        <w:rPr>
          <w:shd w:val="clear" w:color="auto" w:fill="FFFFFF"/>
          <w:lang w:val="en-US"/>
          <w14:textFill>
            <w14:solidFill>
              <w14:srgbClr w14:val="000000">
                <w14:alpha w14:val="15293"/>
              </w14:srgbClr>
            </w14:solidFill>
          </w14:textFill>
        </w:rPr>
        <w:t>APIs: Build an extensible API framework for integration with third-party certification agencies.</w:t>
      </w:r>
      <w:r>
        <w:rPr>
          <w:shd w:val="clear" w:color="auto" w:fill="FFFFFF"/>
          <w14:textFill>
            <w14:solidFill>
              <w14:srgbClr w14:val="000000">
                <w14:alpha w14:val="15293"/>
              </w14:srgbClr>
            </w14:solidFill>
          </w14:textFill>
        </w:rPr>
        <w:t> </w:t>
      </w:r>
    </w:p>
    <w:p w14:paraId="28417635" w14:textId="77777777" w:rsidR="007A78E9" w:rsidRDefault="007A78E9">
      <w:pPr>
        <w:pStyle w:val="Default"/>
        <w:numPr>
          <w:ilvl w:val="0"/>
          <w:numId w:val="9"/>
        </w:numPr>
        <w:suppressAutoHyphens/>
        <w:spacing w:after="0" w:line="240" w:lineRule="auto"/>
        <w:ind w:hanging="294"/>
        <w:rPr>
          <w:shd w:val="clear" w:color="auto" w:fill="FFFFFF"/>
          <w:lang w:val="en-US"/>
          <w14:textFill>
            <w14:solidFill>
              <w14:srgbClr w14:val="000000">
                <w14:alpha w14:val="15293"/>
              </w14:srgbClr>
            </w14:solidFill>
          </w14:textFill>
        </w:rPr>
      </w:pPr>
      <w:r>
        <w:rPr>
          <w:shd w:val="clear" w:color="auto" w:fill="FFFFFF"/>
          <w:lang w:val="en-US"/>
          <w14:textFill>
            <w14:solidFill>
              <w14:srgbClr w14:val="000000">
                <w14:alpha w14:val="15293"/>
              </w14:srgbClr>
            </w14:solidFill>
          </w14:textFill>
        </w:rPr>
        <w:t>Blockchain Integration: Secure storage and tracking of certifications for transparency.</w:t>
      </w:r>
      <w:r>
        <w:rPr>
          <w:shd w:val="clear" w:color="auto" w:fill="FFFFFF"/>
          <w14:textFill>
            <w14:solidFill>
              <w14:srgbClr w14:val="000000">
                <w14:alpha w14:val="15293"/>
              </w14:srgbClr>
            </w14:solidFill>
          </w14:textFill>
        </w:rPr>
        <w:t> </w:t>
      </w:r>
    </w:p>
    <w:p w14:paraId="72609FA6" w14:textId="77777777" w:rsidR="007A78E9" w:rsidRDefault="007A78E9">
      <w:pPr>
        <w:pStyle w:val="Default"/>
        <w:numPr>
          <w:ilvl w:val="0"/>
          <w:numId w:val="9"/>
        </w:numPr>
        <w:suppressAutoHyphens/>
        <w:spacing w:after="0" w:line="240" w:lineRule="auto"/>
        <w:ind w:hanging="294"/>
        <w:rPr>
          <w:shd w:val="clear" w:color="auto" w:fill="FFFFFF"/>
          <w:lang w:val="en-US"/>
          <w14:textFill>
            <w14:solidFill>
              <w14:srgbClr w14:val="000000">
                <w14:alpha w14:val="15293"/>
              </w14:srgbClr>
            </w14:solidFill>
          </w14:textFill>
        </w:rPr>
      </w:pPr>
      <w:r>
        <w:rPr>
          <w:shd w:val="clear" w:color="auto" w:fill="FFFFFF"/>
          <w:lang w:val="en-US"/>
          <w14:textFill>
            <w14:solidFill>
              <w14:srgbClr w14:val="000000">
                <w14:alpha w14:val="15293"/>
              </w14:srgbClr>
            </w14:solidFill>
          </w14:textFill>
        </w:rPr>
        <w:t>AI-Driven Compliance Insights: Future enhancement for predictive risk profiling and price discovery.</w:t>
      </w:r>
      <w:r>
        <w:rPr>
          <w:shd w:val="clear" w:color="auto" w:fill="FFFFFF"/>
          <w14:textFill>
            <w14:solidFill>
              <w14:srgbClr w14:val="000000">
                <w14:alpha w14:val="15293"/>
              </w14:srgbClr>
            </w14:solidFill>
          </w14:textFill>
        </w:rPr>
        <w:t> </w:t>
      </w:r>
    </w:p>
    <w:p w14:paraId="7FD99FAF" w14:textId="77777777" w:rsidR="007A78E9" w:rsidRPr="007A78E9" w:rsidRDefault="007A78E9">
      <w:pPr>
        <w:pStyle w:val="Default"/>
        <w:numPr>
          <w:ilvl w:val="0"/>
          <w:numId w:val="9"/>
        </w:numPr>
        <w:suppressAutoHyphens/>
        <w:spacing w:after="0" w:line="240" w:lineRule="auto"/>
        <w:ind w:hanging="294"/>
        <w:rPr>
          <w:shd w:val="clear" w:color="auto" w:fill="FFFFFF"/>
          <w:lang w:val="en-US"/>
          <w14:textFill>
            <w14:solidFill>
              <w14:srgbClr w14:val="000000">
                <w14:alpha w14:val="15293"/>
              </w14:srgbClr>
            </w14:solidFill>
          </w14:textFill>
        </w:rPr>
      </w:pPr>
      <w:r>
        <w:rPr>
          <w:shd w:val="clear" w:color="auto" w:fill="FFFFFF"/>
          <w:lang w:val="en-US"/>
          <w14:textFill>
            <w14:solidFill>
              <w14:srgbClr w14:val="000000">
                <w14:alpha w14:val="15293"/>
              </w14:srgbClr>
            </w14:solidFill>
          </w14:textFill>
        </w:rPr>
        <w:t>Security &amp; Data Integrity: Ensure secure transactions and validation processes for certification data.</w:t>
      </w:r>
      <w:r>
        <w:rPr>
          <w:shd w:val="clear" w:color="auto" w:fill="FFFFFF"/>
          <w14:textFill>
            <w14:solidFill>
              <w14:srgbClr w14:val="000000">
                <w14:alpha w14:val="15293"/>
              </w14:srgbClr>
            </w14:solidFill>
          </w14:textFill>
        </w:rPr>
        <w:t> </w:t>
      </w:r>
    </w:p>
    <w:p w14:paraId="5AC737E0" w14:textId="5DEE83E1" w:rsidR="002C1BD8" w:rsidRPr="002C1BD8" w:rsidRDefault="002C1BD8" w:rsidP="002C1BD8">
      <w:pPr>
        <w:pStyle w:val="Heading1"/>
        <w:spacing w:after="0"/>
      </w:pPr>
      <w:bookmarkStart w:id="63" w:name="_Toc241592188"/>
      <w:r>
        <w:t>2 Structure</w:t>
      </w:r>
      <w:bookmarkEnd w:id="63"/>
    </w:p>
    <w:p w14:paraId="5ACFEA7E" w14:textId="52712C8E" w:rsidR="00D40BDA" w:rsidRPr="00523F4E" w:rsidRDefault="00D40BDA" w:rsidP="0070377C">
      <w:pPr>
        <w:pStyle w:val="Heading2"/>
        <w:spacing w:before="0"/>
        <w:rPr>
          <w:sz w:val="32"/>
          <w:szCs w:val="32"/>
        </w:rPr>
      </w:pPr>
      <w:bookmarkStart w:id="64" w:name="_Toc241592189"/>
      <w:r>
        <w:t>2.1   The 3 Bridge layers</w:t>
      </w:r>
      <w:bookmarkEnd w:id="64"/>
    </w:p>
    <w:p w14:paraId="7563CF98" w14:textId="77777777" w:rsidR="0070014C" w:rsidRPr="00C66166" w:rsidRDefault="00D40BDA" w:rsidP="00D40BDA">
      <w:pPr>
        <w:spacing w:before="60" w:after="100" w:line="260" w:lineRule="auto"/>
        <w:rPr>
          <w:color w:val="1A2332"/>
          <w:sz w:val="20"/>
          <w:szCs w:val="20"/>
        </w:rPr>
      </w:pPr>
      <w:r>
        <w:rPr>
          <w:rFonts w:eastAsia="Calibri"/>
          <w:color w:val="111111"/>
          <w:sz w:val="20"/>
          <w:szCs w:val="20"/>
        </w:rPr>
        <w:t>GEX is the system that holds the project identity stable across all three</w:t>
      </w:r>
      <w:r>
        <w:rPr>
          <w:color w:val="1A2332"/>
          <w:sz w:val="20"/>
          <w:szCs w:val="20"/>
        </w:rPr>
        <w:t>. three layers, their lifecycle positions, workflow states, and capital/certification eligibility — as a single annotated visual. Reading guide: the left column names each layer and its lifecycle span. The right column shows (1) the State Strip: each layer's workflow state machine rendered as a left-to-right sequence with the initial state active; and (2) the Capital Eligibility Bar: the capital types or certification pathways eligible at each layer, colour-coded. The project_id key threads through all three layers vertically.</w:t>
      </w:r>
      <w:r>
        <w:rPr>
          <w:rFonts w:eastAsia="Calibri"/>
          <w:color w:val="111111"/>
          <w:sz w:val="20"/>
          <w:szCs w:val="20"/>
        </w:rPr>
        <w:t xml:space="preserve"> A project as one entity moving through three distinct value-</w:t>
      </w:r>
      <w:r>
        <w:rPr>
          <w:rFonts w:eastAsia="Calibri"/>
          <w:color w:val="111111"/>
          <w:sz w:val="20"/>
          <w:szCs w:val="20"/>
        </w:rPr>
        <w:lastRenderedPageBreak/>
        <w:t xml:space="preserve">creation layers. The same plant is a development package today, a tokenised production source in five years, and a trading counterparty for fifteen years after that. </w:t>
      </w:r>
    </w:p>
    <w:tbl>
      <w:tblPr>
        <w:tblW w:w="964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2"/>
        <w:gridCol w:w="8"/>
        <w:gridCol w:w="2799"/>
        <w:gridCol w:w="67"/>
        <w:gridCol w:w="2807"/>
        <w:gridCol w:w="2298"/>
        <w:gridCol w:w="35"/>
        <w:gridCol w:w="16"/>
      </w:tblGrid>
      <w:tr w:rsidR="00D40BDA" w14:paraId="6E1F254D" w14:textId="77777777" w:rsidTr="00C66166">
        <w:trPr>
          <w:gridAfter w:val="1"/>
          <w:wAfter w:w="17" w:type="dxa"/>
          <w:tblHeader/>
        </w:trPr>
        <w:tc>
          <w:tcPr>
            <w:tcW w:w="1695"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111FE2AC" w14:textId="77777777" w:rsidR="00D40BDA" w:rsidRDefault="00D40BDA" w:rsidP="003B6AA0">
            <w:r>
              <w:rPr>
                <w:rFonts w:ascii="Calibri" w:eastAsia="Calibri" w:hAnsi="Calibri" w:cs="Calibri"/>
                <w:b/>
                <w:bCs/>
                <w:color w:val="FFFFFF"/>
                <w:sz w:val="18"/>
                <w:szCs w:val="18"/>
              </w:rPr>
              <w:t>Layer</w:t>
            </w:r>
          </w:p>
        </w:tc>
        <w:tc>
          <w:tcPr>
            <w:tcW w:w="2979" w:type="dxa"/>
            <w:gridSpan w:val="2"/>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0F479C0E" w14:textId="77777777" w:rsidR="00D40BDA" w:rsidRDefault="00D40BDA" w:rsidP="003B6AA0">
            <w:r>
              <w:rPr>
                <w:rFonts w:ascii="Calibri" w:eastAsia="Calibri" w:hAnsi="Calibri" w:cs="Calibri"/>
                <w:b/>
                <w:bCs/>
                <w:color w:val="FFFFFF"/>
                <w:sz w:val="18"/>
                <w:szCs w:val="18"/>
              </w:rPr>
              <w:t>What is created</w:t>
            </w:r>
          </w:p>
        </w:tc>
        <w:tc>
          <w:tcPr>
            <w:tcW w:w="2839" w:type="dxa"/>
            <w:gridSpan w:val="2"/>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493A8812" w14:textId="77777777" w:rsidR="00D40BDA" w:rsidRDefault="00D40BDA" w:rsidP="003B6AA0">
            <w:r>
              <w:rPr>
                <w:rFonts w:ascii="Calibri" w:eastAsia="Calibri" w:hAnsi="Calibri" w:cs="Calibri"/>
                <w:b/>
                <w:bCs/>
                <w:color w:val="FFFFFF"/>
                <w:sz w:val="18"/>
                <w:szCs w:val="18"/>
              </w:rPr>
              <w:t>What is reduced</w:t>
            </w:r>
          </w:p>
        </w:tc>
        <w:tc>
          <w:tcPr>
            <w:tcW w:w="2114" w:type="dxa"/>
            <w:gridSpan w:val="2"/>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65830336" w14:textId="77777777" w:rsidR="00D40BDA" w:rsidRDefault="00D40BDA" w:rsidP="003B6AA0">
            <w:r>
              <w:rPr>
                <w:rFonts w:ascii="Calibri" w:eastAsia="Calibri" w:hAnsi="Calibri" w:cs="Calibri"/>
                <w:b/>
                <w:bCs/>
                <w:color w:val="FFFFFF"/>
                <w:sz w:val="18"/>
                <w:szCs w:val="18"/>
              </w:rPr>
              <w:t>Capital outcome</w:t>
            </w:r>
          </w:p>
        </w:tc>
      </w:tr>
      <w:tr w:rsidR="00D40BDA" w14:paraId="73E9A480" w14:textId="77777777" w:rsidTr="00523F4E">
        <w:trPr>
          <w:gridAfter w:val="1"/>
          <w:wAfter w:w="17" w:type="dxa"/>
        </w:trPr>
        <w:tc>
          <w:tcPr>
            <w:tcW w:w="1695" w:type="dxa"/>
            <w:tcBorders>
              <w:top w:val="single" w:sz="4" w:space="0" w:color="BFBFBF"/>
              <w:left w:val="single" w:sz="4" w:space="0" w:color="BFBFBF"/>
              <w:bottom w:val="single" w:sz="4" w:space="0" w:color="BFBFBF"/>
              <w:right w:val="single" w:sz="4" w:space="0" w:color="BFBFBF"/>
            </w:tcBorders>
            <w:shd w:val="clear" w:color="auto" w:fill="E8F4F4"/>
            <w:tcMar>
              <w:top w:w="60" w:type="dxa"/>
              <w:left w:w="100" w:type="dxa"/>
              <w:bottom w:w="60" w:type="dxa"/>
              <w:right w:w="100" w:type="dxa"/>
            </w:tcMar>
            <w:vAlign w:val="center"/>
          </w:tcPr>
          <w:p w14:paraId="3BE6F063" w14:textId="77777777" w:rsidR="00D40BDA" w:rsidRDefault="00C66166" w:rsidP="00C66166">
            <w:pPr>
              <w:spacing w:after="40"/>
            </w:pPr>
            <w:r>
              <w:rPr>
                <w:b/>
                <w:bCs/>
                <w:color w:val="0EA5A0"/>
                <w:sz w:val="20"/>
                <w:szCs w:val="20"/>
              </w:rPr>
              <w:t>BRIDGE TO CAPITAL</w:t>
            </w:r>
          </w:p>
        </w:tc>
        <w:tc>
          <w:tcPr>
            <w:tcW w:w="2979"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A0D1B8" w14:textId="77777777" w:rsidR="00D40BDA" w:rsidRDefault="00D40BDA" w:rsidP="003B6AA0">
            <w:r>
              <w:rPr>
                <w:rFonts w:ascii="Calibri" w:eastAsia="Calibri" w:hAnsi="Calibri" w:cs="Calibri"/>
                <w:color w:val="111111"/>
                <w:sz w:val="18"/>
                <w:szCs w:val="18"/>
              </w:rPr>
              <w:t>Evidence-backed packages, capital-eligibility maps, drawdown rights</w:t>
            </w:r>
          </w:p>
        </w:tc>
        <w:tc>
          <w:tcPr>
            <w:tcW w:w="2839"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9A4BD3" w14:textId="77777777" w:rsidR="00D40BDA" w:rsidRDefault="00D40BDA" w:rsidP="003B6AA0">
            <w:r>
              <w:rPr>
                <w:rFonts w:ascii="Calibri" w:eastAsia="Calibri" w:hAnsi="Calibri" w:cs="Calibri"/>
                <w:color w:val="111111"/>
                <w:sz w:val="18"/>
                <w:szCs w:val="18"/>
              </w:rPr>
              <w:t>Definition uncertainty (entropy at FEL stage)</w:t>
            </w:r>
          </w:p>
        </w:tc>
        <w:tc>
          <w:tcPr>
            <w:tcW w:w="2114"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5B982C" w14:textId="77777777" w:rsidR="00D40BDA" w:rsidRDefault="00D40BDA" w:rsidP="003B6AA0">
            <w:r>
              <w:rPr>
                <w:rFonts w:ascii="Calibri" w:eastAsia="Calibri" w:hAnsi="Calibri" w:cs="Calibri"/>
                <w:color w:val="111111"/>
                <w:sz w:val="18"/>
                <w:szCs w:val="18"/>
              </w:rPr>
              <w:t>FID achieved, capital stack closed</w:t>
            </w:r>
          </w:p>
        </w:tc>
      </w:tr>
      <w:tr w:rsidR="0070014C" w14:paraId="1D05936A" w14:textId="77777777" w:rsidTr="00C66166">
        <w:tblPrEx>
          <w:tblLook w:val="0000" w:firstRow="0" w:lastRow="0" w:firstColumn="0" w:lastColumn="0" w:noHBand="0" w:noVBand="0"/>
        </w:tblPrEx>
        <w:tc>
          <w:tcPr>
            <w:tcW w:w="1695" w:type="dxa"/>
            <w:tcBorders>
              <w:top w:val="single" w:sz="2" w:space="0" w:color="0EA5A0"/>
              <w:left w:val="single" w:sz="6" w:space="0" w:color="0EA5A0"/>
              <w:bottom w:val="single" w:sz="2" w:space="0" w:color="0EA5A0"/>
              <w:right w:val="none" w:sz="0" w:space="0" w:color="FFFFFF"/>
            </w:tcBorders>
            <w:shd w:val="clear" w:color="auto" w:fill="E8F4F4"/>
            <w:tcMar>
              <w:top w:w="120" w:type="dxa"/>
              <w:left w:w="160" w:type="dxa"/>
              <w:bottom w:w="120" w:type="dxa"/>
              <w:right w:w="160" w:type="dxa"/>
            </w:tcMar>
            <w:vAlign w:val="center"/>
          </w:tcPr>
          <w:p w14:paraId="6558BE81" w14:textId="77777777" w:rsidR="0070014C" w:rsidRDefault="003B6AA0">
            <w:pPr>
              <w:spacing w:after="40"/>
            </w:pPr>
            <w:r>
              <w:rPr>
                <w:b/>
                <w:bCs/>
                <w:color w:val="0EA5A0"/>
                <w:sz w:val="20"/>
                <w:szCs w:val="20"/>
              </w:rPr>
              <w:t>BRIDGE TO CAPITAL</w:t>
            </w:r>
          </w:p>
          <w:p w14:paraId="18914C62" w14:textId="77777777" w:rsidR="0070014C" w:rsidRDefault="003B6AA0">
            <w:r>
              <w:rPr>
                <w:i/>
                <w:iCs/>
                <w:color w:val="64748B"/>
                <w:sz w:val="16"/>
                <w:szCs w:val="16"/>
              </w:rPr>
              <w:t>FEL-1 → FID → COD</w:t>
            </w:r>
          </w:p>
        </w:tc>
        <w:tc>
          <w:tcPr>
            <w:tcW w:w="7949" w:type="dxa"/>
            <w:gridSpan w:val="7"/>
            <w:tcBorders>
              <w:top w:val="single" w:sz="2" w:space="0" w:color="0EA5A0"/>
              <w:left w:val="none" w:sz="0" w:space="0" w:color="FFFFFF"/>
              <w:bottom w:val="single" w:sz="2" w:space="0" w:color="0EA5A0"/>
              <w:right w:val="single" w:sz="2" w:space="0" w:color="0EA5A0"/>
            </w:tcBorders>
            <w:shd w:val="clear" w:color="auto" w:fill="FFFFFF"/>
            <w:tcMar>
              <w:top w:w="100" w:type="dxa"/>
              <w:left w:w="160" w:type="dxa"/>
              <w:bottom w:w="100" w:type="dxa"/>
              <w:right w:w="160" w:type="dxa"/>
            </w:tcMar>
          </w:tcPr>
          <w:p w14:paraId="192C0633" w14:textId="77777777" w:rsidR="0070014C" w:rsidRDefault="003B6AA0">
            <w:pPr>
              <w:spacing w:after="60"/>
            </w:pPr>
            <w:r>
              <w:rPr>
                <w:b/>
                <w:bCs/>
                <w:color w:val="64748B"/>
                <w:sz w:val="14"/>
                <w:szCs w:val="14"/>
              </w:rPr>
              <w:t>WORKFLOW STATES</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3"/>
              <w:gridCol w:w="150"/>
              <w:gridCol w:w="572"/>
              <w:gridCol w:w="150"/>
              <w:gridCol w:w="533"/>
              <w:gridCol w:w="150"/>
              <w:gridCol w:w="759"/>
              <w:gridCol w:w="150"/>
              <w:gridCol w:w="556"/>
              <w:gridCol w:w="150"/>
              <w:gridCol w:w="704"/>
              <w:gridCol w:w="150"/>
              <w:gridCol w:w="766"/>
              <w:gridCol w:w="150"/>
              <w:gridCol w:w="689"/>
              <w:gridCol w:w="150"/>
              <w:gridCol w:w="502"/>
              <w:gridCol w:w="150"/>
              <w:gridCol w:w="525"/>
            </w:tblGrid>
            <w:tr w:rsidR="002E6D29" w14:paraId="4A0CDFC8" w14:textId="77777777">
              <w:tc>
                <w:tcPr>
                  <w:tcW w:w="0" w:type="auto"/>
                  <w:shd w:val="clear" w:color="auto" w:fill="0EA5A0"/>
                  <w:tcMar>
                    <w:top w:w="40" w:type="dxa"/>
                    <w:left w:w="60" w:type="dxa"/>
                    <w:bottom w:w="40" w:type="dxa"/>
                    <w:right w:w="60" w:type="dxa"/>
                  </w:tcMar>
                </w:tcPr>
                <w:p w14:paraId="48F687A7" w14:textId="77777777" w:rsidR="0070014C" w:rsidRDefault="003B6AA0">
                  <w:pPr>
                    <w:jc w:val="center"/>
                  </w:pPr>
                  <w:r>
                    <w:rPr>
                      <w:b/>
                      <w:bCs/>
                      <w:color w:val="FFFFFF"/>
                      <w:sz w:val="14"/>
                      <w:szCs w:val="14"/>
                    </w:rPr>
                    <w:t>identified</w:t>
                  </w:r>
                </w:p>
              </w:tc>
              <w:tc>
                <w:tcPr>
                  <w:tcW w:w="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4BEE331" w14:textId="77777777" w:rsidR="0070014C" w:rsidRDefault="003B6AA0">
                  <w:pPr>
                    <w:jc w:val="center"/>
                  </w:pPr>
                  <w:r>
                    <w:rPr>
                      <w:color w:val="0EA5A0"/>
                      <w:sz w:val="14"/>
                      <w:szCs w:val="14"/>
                    </w:rPr>
                    <w:t>→</w:t>
                  </w:r>
                </w:p>
              </w:tc>
              <w:tc>
                <w:tcPr>
                  <w:tcW w:w="0" w:type="auto"/>
                  <w:shd w:val="clear" w:color="auto" w:fill="FFFFFF"/>
                  <w:tcMar>
                    <w:top w:w="40" w:type="dxa"/>
                    <w:left w:w="60" w:type="dxa"/>
                    <w:bottom w:w="40" w:type="dxa"/>
                    <w:right w:w="60" w:type="dxa"/>
                  </w:tcMar>
                </w:tcPr>
                <w:p w14:paraId="1A1E9A42" w14:textId="77777777" w:rsidR="0070014C" w:rsidRDefault="003B6AA0">
                  <w:pPr>
                    <w:jc w:val="center"/>
                  </w:pPr>
                  <w:r>
                    <w:rPr>
                      <w:color w:val="2D3F55"/>
                      <w:sz w:val="14"/>
                      <w:szCs w:val="14"/>
                    </w:rPr>
                    <w:t>scoped</w:t>
                  </w:r>
                </w:p>
              </w:tc>
              <w:tc>
                <w:tcPr>
                  <w:tcW w:w="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3108615" w14:textId="77777777" w:rsidR="0070014C" w:rsidRDefault="003B6AA0">
                  <w:pPr>
                    <w:jc w:val="center"/>
                  </w:pPr>
                  <w:r>
                    <w:rPr>
                      <w:color w:val="0EA5A0"/>
                      <w:sz w:val="14"/>
                      <w:szCs w:val="14"/>
                    </w:rPr>
                    <w:t>→</w:t>
                  </w:r>
                </w:p>
              </w:tc>
              <w:tc>
                <w:tcPr>
                  <w:tcW w:w="0" w:type="auto"/>
                  <w:shd w:val="clear" w:color="auto" w:fill="FFFFFF"/>
                  <w:tcMar>
                    <w:top w:w="40" w:type="dxa"/>
                    <w:left w:w="60" w:type="dxa"/>
                    <w:bottom w:w="40" w:type="dxa"/>
                    <w:right w:w="60" w:type="dxa"/>
                  </w:tcMar>
                </w:tcPr>
                <w:p w14:paraId="4BF49EA2" w14:textId="77777777" w:rsidR="0070014C" w:rsidRDefault="003B6AA0">
                  <w:pPr>
                    <w:jc w:val="center"/>
                  </w:pPr>
                  <w:r>
                    <w:rPr>
                      <w:color w:val="2D3F55"/>
                      <w:sz w:val="14"/>
                      <w:szCs w:val="14"/>
                    </w:rPr>
                    <w:t>costed</w:t>
                  </w:r>
                </w:p>
              </w:tc>
              <w:tc>
                <w:tcPr>
                  <w:tcW w:w="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2767FE0" w14:textId="77777777" w:rsidR="0070014C" w:rsidRDefault="003B6AA0">
                  <w:pPr>
                    <w:jc w:val="center"/>
                  </w:pPr>
                  <w:r>
                    <w:rPr>
                      <w:color w:val="0EA5A0"/>
                      <w:sz w:val="14"/>
                      <w:szCs w:val="14"/>
                    </w:rPr>
                    <w:t>→</w:t>
                  </w:r>
                </w:p>
              </w:tc>
              <w:tc>
                <w:tcPr>
                  <w:tcW w:w="0" w:type="auto"/>
                  <w:shd w:val="clear" w:color="auto" w:fill="FFFFFF"/>
                  <w:tcMar>
                    <w:top w:w="40" w:type="dxa"/>
                    <w:left w:w="60" w:type="dxa"/>
                    <w:bottom w:w="40" w:type="dxa"/>
                    <w:right w:w="60" w:type="dxa"/>
                  </w:tcMar>
                </w:tcPr>
                <w:p w14:paraId="171471BE" w14:textId="77777777" w:rsidR="0070014C" w:rsidRDefault="003B6AA0">
                  <w:pPr>
                    <w:jc w:val="center"/>
                  </w:pPr>
                  <w:r>
                    <w:rPr>
                      <w:color w:val="2D3F55"/>
                      <w:sz w:val="14"/>
                      <w:szCs w:val="14"/>
                    </w:rPr>
                    <w:t>evidenced</w:t>
                  </w:r>
                </w:p>
              </w:tc>
              <w:tc>
                <w:tcPr>
                  <w:tcW w:w="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65C56CD" w14:textId="77777777" w:rsidR="0070014C" w:rsidRDefault="003B6AA0">
                  <w:pPr>
                    <w:jc w:val="center"/>
                  </w:pPr>
                  <w:r>
                    <w:rPr>
                      <w:color w:val="0EA5A0"/>
                      <w:sz w:val="14"/>
                      <w:szCs w:val="14"/>
                    </w:rPr>
                    <w:t>→</w:t>
                  </w:r>
                </w:p>
              </w:tc>
              <w:tc>
                <w:tcPr>
                  <w:tcW w:w="0" w:type="auto"/>
                  <w:shd w:val="clear" w:color="auto" w:fill="FFFFFF"/>
                  <w:tcMar>
                    <w:top w:w="40" w:type="dxa"/>
                    <w:left w:w="60" w:type="dxa"/>
                    <w:bottom w:w="40" w:type="dxa"/>
                    <w:right w:w="60" w:type="dxa"/>
                  </w:tcMar>
                </w:tcPr>
                <w:p w14:paraId="1F7AB99C" w14:textId="77777777" w:rsidR="0070014C" w:rsidRDefault="003B6AA0">
                  <w:pPr>
                    <w:jc w:val="center"/>
                  </w:pPr>
                  <w:r>
                    <w:rPr>
                      <w:color w:val="2D3F55"/>
                      <w:sz w:val="14"/>
                      <w:szCs w:val="14"/>
                    </w:rPr>
                    <w:t>eligible</w:t>
                  </w:r>
                </w:p>
              </w:tc>
              <w:tc>
                <w:tcPr>
                  <w:tcW w:w="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22F65EC" w14:textId="77777777" w:rsidR="0070014C" w:rsidRDefault="003B6AA0">
                  <w:pPr>
                    <w:jc w:val="center"/>
                  </w:pPr>
                  <w:r>
                    <w:rPr>
                      <w:color w:val="0EA5A0"/>
                      <w:sz w:val="14"/>
                      <w:szCs w:val="14"/>
                    </w:rPr>
                    <w:t>→</w:t>
                  </w:r>
                </w:p>
              </w:tc>
              <w:tc>
                <w:tcPr>
                  <w:tcW w:w="0" w:type="auto"/>
                  <w:shd w:val="clear" w:color="auto" w:fill="FFFFFF"/>
                  <w:tcMar>
                    <w:top w:w="40" w:type="dxa"/>
                    <w:left w:w="60" w:type="dxa"/>
                    <w:bottom w:w="40" w:type="dxa"/>
                    <w:right w:w="60" w:type="dxa"/>
                  </w:tcMar>
                </w:tcPr>
                <w:p w14:paraId="2F65D6D1" w14:textId="77777777" w:rsidR="0070014C" w:rsidRDefault="003B6AA0">
                  <w:pPr>
                    <w:jc w:val="center"/>
                  </w:pPr>
                  <w:r>
                    <w:rPr>
                      <w:color w:val="2D3F55"/>
                      <w:sz w:val="14"/>
                      <w:szCs w:val="14"/>
                    </w:rPr>
                    <w:t>approved</w:t>
                  </w:r>
                </w:p>
              </w:tc>
              <w:tc>
                <w:tcPr>
                  <w:tcW w:w="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0EEDFB9" w14:textId="77777777" w:rsidR="0070014C" w:rsidRDefault="003B6AA0">
                  <w:pPr>
                    <w:jc w:val="center"/>
                  </w:pPr>
                  <w:r>
                    <w:rPr>
                      <w:color w:val="0EA5A0"/>
                      <w:sz w:val="14"/>
                      <w:szCs w:val="14"/>
                    </w:rPr>
                    <w:t>→</w:t>
                  </w:r>
                </w:p>
              </w:tc>
              <w:tc>
                <w:tcPr>
                  <w:tcW w:w="0" w:type="auto"/>
                  <w:shd w:val="clear" w:color="auto" w:fill="FFFFFF"/>
                  <w:tcMar>
                    <w:top w:w="40" w:type="dxa"/>
                    <w:left w:w="60" w:type="dxa"/>
                    <w:bottom w:w="40" w:type="dxa"/>
                    <w:right w:w="60" w:type="dxa"/>
                  </w:tcMar>
                </w:tcPr>
                <w:p w14:paraId="1709A735" w14:textId="77777777" w:rsidR="0070014C" w:rsidRDefault="003B6AA0">
                  <w:pPr>
                    <w:jc w:val="center"/>
                  </w:pPr>
                  <w:r>
                    <w:rPr>
                      <w:color w:val="2D3F55"/>
                      <w:sz w:val="14"/>
                      <w:szCs w:val="14"/>
                    </w:rPr>
                    <w:t>committed</w:t>
                  </w:r>
                </w:p>
              </w:tc>
              <w:tc>
                <w:tcPr>
                  <w:tcW w:w="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8605E6A" w14:textId="77777777" w:rsidR="0070014C" w:rsidRDefault="003B6AA0">
                  <w:pPr>
                    <w:jc w:val="center"/>
                  </w:pPr>
                  <w:r>
                    <w:rPr>
                      <w:color w:val="0EA5A0"/>
                      <w:sz w:val="14"/>
                      <w:szCs w:val="14"/>
                    </w:rPr>
                    <w:t>→</w:t>
                  </w:r>
                </w:p>
              </w:tc>
              <w:tc>
                <w:tcPr>
                  <w:tcW w:w="0" w:type="auto"/>
                  <w:shd w:val="clear" w:color="auto" w:fill="FFFFFF"/>
                  <w:tcMar>
                    <w:top w:w="40" w:type="dxa"/>
                    <w:left w:w="60" w:type="dxa"/>
                    <w:bottom w:w="40" w:type="dxa"/>
                    <w:right w:w="60" w:type="dxa"/>
                  </w:tcMar>
                </w:tcPr>
                <w:p w14:paraId="5412F142" w14:textId="77777777" w:rsidR="0070014C" w:rsidRDefault="003B6AA0">
                  <w:pPr>
                    <w:jc w:val="center"/>
                  </w:pPr>
                  <w:r>
                    <w:rPr>
                      <w:color w:val="2D3F55"/>
                      <w:sz w:val="14"/>
                      <w:szCs w:val="14"/>
                    </w:rPr>
                    <w:t>drawable</w:t>
                  </w:r>
                </w:p>
              </w:tc>
              <w:tc>
                <w:tcPr>
                  <w:tcW w:w="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5BE4844" w14:textId="77777777" w:rsidR="0070014C" w:rsidRDefault="003B6AA0">
                  <w:pPr>
                    <w:jc w:val="center"/>
                  </w:pPr>
                  <w:r>
                    <w:rPr>
                      <w:color w:val="0EA5A0"/>
                      <w:sz w:val="14"/>
                      <w:szCs w:val="14"/>
                    </w:rPr>
                    <w:t>→</w:t>
                  </w:r>
                </w:p>
              </w:tc>
              <w:tc>
                <w:tcPr>
                  <w:tcW w:w="0" w:type="auto"/>
                  <w:shd w:val="clear" w:color="auto" w:fill="FFFFFF"/>
                  <w:tcMar>
                    <w:top w:w="40" w:type="dxa"/>
                    <w:left w:w="60" w:type="dxa"/>
                    <w:bottom w:w="40" w:type="dxa"/>
                    <w:right w:w="60" w:type="dxa"/>
                  </w:tcMar>
                </w:tcPr>
                <w:p w14:paraId="1FE749FF" w14:textId="77777777" w:rsidR="0070014C" w:rsidRDefault="003B6AA0">
                  <w:pPr>
                    <w:jc w:val="center"/>
                  </w:pPr>
                  <w:r>
                    <w:rPr>
                      <w:color w:val="2D3F55"/>
                      <w:sz w:val="14"/>
                      <w:szCs w:val="14"/>
                    </w:rPr>
                    <w:t>drawn</w:t>
                  </w:r>
                </w:p>
              </w:tc>
              <w:tc>
                <w:tcPr>
                  <w:tcW w:w="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70E87B1" w14:textId="77777777" w:rsidR="0070014C" w:rsidRDefault="003B6AA0">
                  <w:pPr>
                    <w:jc w:val="center"/>
                  </w:pPr>
                  <w:r>
                    <w:rPr>
                      <w:color w:val="0EA5A0"/>
                      <w:sz w:val="14"/>
                      <w:szCs w:val="14"/>
                    </w:rPr>
                    <w:t>→</w:t>
                  </w:r>
                </w:p>
              </w:tc>
              <w:tc>
                <w:tcPr>
                  <w:tcW w:w="0" w:type="auto"/>
                  <w:shd w:val="clear" w:color="auto" w:fill="FFFFFF"/>
                  <w:tcMar>
                    <w:top w:w="40" w:type="dxa"/>
                    <w:left w:w="60" w:type="dxa"/>
                    <w:bottom w:w="40" w:type="dxa"/>
                    <w:right w:w="60" w:type="dxa"/>
                  </w:tcMar>
                </w:tcPr>
                <w:p w14:paraId="537852CA" w14:textId="77777777" w:rsidR="0070014C" w:rsidRDefault="003B6AA0">
                  <w:pPr>
                    <w:jc w:val="center"/>
                  </w:pPr>
                  <w:r>
                    <w:rPr>
                      <w:color w:val="2D3F55"/>
                      <w:sz w:val="14"/>
                      <w:szCs w:val="14"/>
                    </w:rPr>
                    <w:t>closed</w:t>
                  </w:r>
                </w:p>
              </w:tc>
            </w:tr>
          </w:tbl>
          <w:p w14:paraId="6AF1D1AC" w14:textId="77777777" w:rsidR="0070014C" w:rsidRDefault="0070014C">
            <w:pPr>
              <w:spacing w:before="60" w:after="60"/>
            </w:pPr>
          </w:p>
          <w:p w14:paraId="5A05A167" w14:textId="77777777" w:rsidR="0070014C" w:rsidRDefault="003B6AA0">
            <w:pPr>
              <w:spacing w:after="60"/>
            </w:pPr>
            <w:r>
              <w:rPr>
                <w:b/>
                <w:bCs/>
                <w:color w:val="64748B"/>
                <w:sz w:val="14"/>
                <w:szCs w:val="14"/>
              </w:rPr>
              <w:t>CAPITAL / CERTIFICATION ELIGIBILITY</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
              <w:gridCol w:w="848"/>
              <w:gridCol w:w="912"/>
              <w:gridCol w:w="1712"/>
              <w:gridCol w:w="1477"/>
              <w:gridCol w:w="571"/>
            </w:tblGrid>
            <w:tr w:rsidR="002E6D29" w14:paraId="76FF29C2" w14:textId="77777777">
              <w:tc>
                <w:tcPr>
                  <w:tcW w:w="0" w:type="auto"/>
                  <w:shd w:val="clear" w:color="auto" w:fill="0EA5A0"/>
                  <w:tcMar>
                    <w:top w:w="40" w:type="dxa"/>
                    <w:left w:w="60" w:type="dxa"/>
                    <w:bottom w:w="40" w:type="dxa"/>
                    <w:right w:w="60" w:type="dxa"/>
                  </w:tcMar>
                </w:tcPr>
                <w:p w14:paraId="250DD83E" w14:textId="77777777" w:rsidR="0070014C" w:rsidRDefault="003B6AA0">
                  <w:pPr>
                    <w:jc w:val="center"/>
                  </w:pPr>
                  <w:r>
                    <w:rPr>
                      <w:b/>
                      <w:bCs/>
                      <w:color w:val="FFFFFF"/>
                      <w:sz w:val="14"/>
                      <w:szCs w:val="14"/>
                    </w:rPr>
                    <w:t>EQUITY</w:t>
                  </w:r>
                </w:p>
              </w:tc>
              <w:tc>
                <w:tcPr>
                  <w:tcW w:w="0" w:type="auto"/>
                  <w:shd w:val="clear" w:color="auto" w:fill="16A34A"/>
                  <w:tcMar>
                    <w:top w:w="40" w:type="dxa"/>
                    <w:left w:w="60" w:type="dxa"/>
                    <w:bottom w:w="40" w:type="dxa"/>
                    <w:right w:w="60" w:type="dxa"/>
                  </w:tcMar>
                </w:tcPr>
                <w:p w14:paraId="1F2D849D" w14:textId="77777777" w:rsidR="0070014C" w:rsidRDefault="003B6AA0">
                  <w:pPr>
                    <w:jc w:val="center"/>
                  </w:pPr>
                  <w:r>
                    <w:rPr>
                      <w:b/>
                      <w:bCs/>
                      <w:color w:val="FFFFFF"/>
                      <w:sz w:val="14"/>
                      <w:szCs w:val="14"/>
                    </w:rPr>
                    <w:t>GRANT</w:t>
                  </w:r>
                </w:p>
              </w:tc>
              <w:tc>
                <w:tcPr>
                  <w:tcW w:w="0" w:type="auto"/>
                  <w:shd w:val="clear" w:color="auto" w:fill="B45309"/>
                  <w:tcMar>
                    <w:top w:w="40" w:type="dxa"/>
                    <w:left w:w="60" w:type="dxa"/>
                    <w:bottom w:w="40" w:type="dxa"/>
                    <w:right w:w="60" w:type="dxa"/>
                  </w:tcMar>
                </w:tcPr>
                <w:p w14:paraId="30453674" w14:textId="77777777" w:rsidR="0070014C" w:rsidRDefault="003B6AA0">
                  <w:pPr>
                    <w:jc w:val="center"/>
                  </w:pPr>
                  <w:r>
                    <w:rPr>
                      <w:b/>
                      <w:bCs/>
                      <w:color w:val="FFFFFF"/>
                      <w:sz w:val="14"/>
                      <w:szCs w:val="14"/>
                    </w:rPr>
                    <w:t>BRIDGE</w:t>
                  </w:r>
                </w:p>
              </w:tc>
              <w:tc>
                <w:tcPr>
                  <w:tcW w:w="0" w:type="auto"/>
                  <w:shd w:val="clear" w:color="auto" w:fill="7C3AED"/>
                  <w:tcMar>
                    <w:top w:w="40" w:type="dxa"/>
                    <w:left w:w="60" w:type="dxa"/>
                    <w:bottom w:w="40" w:type="dxa"/>
                    <w:right w:w="60" w:type="dxa"/>
                  </w:tcMar>
                </w:tcPr>
                <w:p w14:paraId="6A46DB8D" w14:textId="77777777" w:rsidR="0070014C" w:rsidRDefault="003B6AA0">
                  <w:pPr>
                    <w:jc w:val="center"/>
                  </w:pPr>
                  <w:r>
                    <w:rPr>
                      <w:b/>
                      <w:bCs/>
                      <w:color w:val="FFFFFF"/>
                      <w:sz w:val="14"/>
                      <w:szCs w:val="14"/>
                    </w:rPr>
                    <w:t>CONCESSIONAL</w:t>
                  </w:r>
                </w:p>
              </w:tc>
              <w:tc>
                <w:tcPr>
                  <w:tcW w:w="0" w:type="auto"/>
                  <w:shd w:val="clear" w:color="auto" w:fill="2D3F55"/>
                  <w:tcMar>
                    <w:top w:w="40" w:type="dxa"/>
                    <w:left w:w="60" w:type="dxa"/>
                    <w:bottom w:w="40" w:type="dxa"/>
                    <w:right w:w="60" w:type="dxa"/>
                  </w:tcMar>
                </w:tcPr>
                <w:p w14:paraId="3B61A124" w14:textId="77777777" w:rsidR="0070014C" w:rsidRDefault="003B6AA0">
                  <w:pPr>
                    <w:jc w:val="center"/>
                  </w:pPr>
                  <w:r>
                    <w:rPr>
                      <w:b/>
                      <w:bCs/>
                      <w:color w:val="FFFFFF"/>
                      <w:sz w:val="14"/>
                      <w:szCs w:val="14"/>
                    </w:rPr>
                    <w:t>SENIOR DEBT</w:t>
                  </w:r>
                </w:p>
              </w:tc>
              <w:tc>
                <w:tcPr>
                  <w:tcW w:w="0" w:type="auto"/>
                  <w:shd w:val="clear" w:color="auto" w:fill="64748B"/>
                  <w:tcMar>
                    <w:top w:w="40" w:type="dxa"/>
                    <w:left w:w="60" w:type="dxa"/>
                    <w:bottom w:w="40" w:type="dxa"/>
                    <w:right w:w="60" w:type="dxa"/>
                  </w:tcMar>
                </w:tcPr>
                <w:p w14:paraId="2B6FB1A7" w14:textId="77777777" w:rsidR="0070014C" w:rsidRDefault="003B6AA0">
                  <w:pPr>
                    <w:jc w:val="center"/>
                  </w:pPr>
                  <w:r>
                    <w:rPr>
                      <w:b/>
                      <w:bCs/>
                      <w:color w:val="FFFFFF"/>
                      <w:sz w:val="14"/>
                      <w:szCs w:val="14"/>
                    </w:rPr>
                    <w:t>ECA</w:t>
                  </w:r>
                </w:p>
              </w:tc>
            </w:tr>
          </w:tbl>
          <w:p w14:paraId="35F1EC5E" w14:textId="77777777" w:rsidR="0070014C" w:rsidRDefault="0070014C"/>
        </w:tc>
      </w:tr>
      <w:tr w:rsidR="00C66166" w14:paraId="6445817E" w14:textId="77777777" w:rsidTr="00C66166">
        <w:tblPrEx>
          <w:tblLook w:val="0000" w:firstRow="0" w:lastRow="0" w:firstColumn="0" w:lastColumn="0" w:noHBand="0" w:noVBand="0"/>
        </w:tblPrEx>
        <w:tc>
          <w:tcPr>
            <w:tcW w:w="1695"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9F504FF" w14:textId="77777777" w:rsidR="00C66166" w:rsidRDefault="00C66166" w:rsidP="00C66166">
            <w:r>
              <w:rPr>
                <w:b/>
                <w:bCs/>
                <w:color w:val="16A34A"/>
                <w:sz w:val="20"/>
                <w:szCs w:val="20"/>
              </w:rPr>
              <w:br/>
            </w:r>
            <w:r>
              <w:rPr>
                <w:b/>
                <w:bCs/>
                <w:color w:val="16A34A"/>
                <w:sz w:val="20"/>
                <w:szCs w:val="20"/>
              </w:rPr>
              <w:br/>
              <w:t>TOKENISATION</w:t>
            </w:r>
          </w:p>
        </w:tc>
        <w:tc>
          <w:tcPr>
            <w:tcW w:w="7949" w:type="dxa"/>
            <w:gridSpan w:val="7"/>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47CDB361" w14:textId="77777777" w:rsidR="00C66166" w:rsidRDefault="00C66166" w:rsidP="00C66166">
            <w:pPr>
              <w:spacing w:before="60" w:after="60"/>
              <w:jc w:val="center"/>
              <w:rPr>
                <w:i/>
                <w:iCs/>
                <w:color w:val="0EA5A0"/>
                <w:sz w:val="16"/>
                <w:szCs w:val="16"/>
              </w:rPr>
            </w:pPr>
            <w:r>
              <w:rPr>
                <w:i/>
                <w:iCs/>
                <w:color w:val="0EA5A0"/>
                <w:sz w:val="16"/>
                <w:szCs w:val="16"/>
              </w:rPr>
              <w:t>↓  project_id threads through all layers  ↓</w:t>
            </w:r>
          </w:p>
          <w:p w14:paraId="39677D1C" w14:textId="77777777" w:rsidR="00C66166" w:rsidRDefault="00C66166" w:rsidP="00C66166">
            <w:pPr>
              <w:spacing w:before="60" w:after="60"/>
              <w:jc w:val="center"/>
            </w:pPr>
            <w:r>
              <w:rPr>
                <w:noProof/>
              </w:rPr>
              <mc:AlternateContent>
                <mc:Choice Requires="wpg">
                  <w:drawing>
                    <wp:anchor distT="0" distB="0" distL="114300" distR="114300" simplePos="0" relativeHeight="251667456" behindDoc="0" locked="0" layoutInCell="1" allowOverlap="1" wp14:anchorId="767AAA59" wp14:editId="66EEAED4">
                      <wp:simplePos x="0" y="0"/>
                      <wp:positionH relativeFrom="column">
                        <wp:posOffset>-91228</wp:posOffset>
                      </wp:positionH>
                      <wp:positionV relativeFrom="paragraph">
                        <wp:posOffset>145627</wp:posOffset>
                      </wp:positionV>
                      <wp:extent cx="5037455" cy="465455"/>
                      <wp:effectExtent l="0" t="0" r="17145" b="17145"/>
                      <wp:wrapNone/>
                      <wp:docPr id="73705274" name="Group 2"/>
                      <wp:cNvGraphicFramePr/>
                      <a:graphic xmlns:a="http://schemas.openxmlformats.org/drawingml/2006/main">
                        <a:graphicData uri="http://schemas.microsoft.com/office/word/2010/wordprocessingGroup">
                          <wpg:wgp>
                            <wpg:cNvGrpSpPr/>
                            <wpg:grpSpPr>
                              <a:xfrm>
                                <a:off x="0" y="0"/>
                                <a:ext cx="5037455" cy="465455"/>
                                <a:chOff x="0" y="0"/>
                                <a:chExt cx="5037455" cy="465455"/>
                              </a:xfrm>
                            </wpg:grpSpPr>
                            <wps:wsp>
                              <wps:cNvPr id="501970566" name="Text Box 1"/>
                              <wps:cNvSpPr txBox="1"/>
                              <wps:spPr>
                                <a:xfrm>
                                  <a:off x="0" y="0"/>
                                  <a:ext cx="1879600" cy="465455"/>
                                </a:xfrm>
                                <a:prstGeom prst="rect">
                                  <a:avLst/>
                                </a:prstGeom>
                                <a:solidFill>
                                  <a:schemeClr val="lt1"/>
                                </a:solidFill>
                                <a:ln w="6350">
                                  <a:solidFill>
                                    <a:prstClr val="black"/>
                                  </a:solidFill>
                                </a:ln>
                              </wps:spPr>
                              <wps:txbx>
                                <w:txbxContent>
                                  <w:p w14:paraId="7DF99B27" w14:textId="77777777" w:rsidR="00C66166" w:rsidRDefault="00C66166" w:rsidP="00742476">
                                    <w:r>
                                      <w:rPr>
                                        <w:rFonts w:ascii="Calibri" w:eastAsia="Calibri" w:hAnsi="Calibri" w:cs="Calibri"/>
                                        <w:color w:val="111111"/>
                                        <w:sz w:val="18"/>
                                        <w:szCs w:val="18"/>
                                      </w:rPr>
                                      <w:t>Cryptographically anchored production tokens with provenance</w:t>
                                    </w:r>
                                  </w:p>
                                  <w:p w14:paraId="6BC21815" w14:textId="77777777" w:rsidR="00C66166" w:rsidRDefault="00C661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1325540" name="Text Box 1"/>
                              <wps:cNvSpPr txBox="1"/>
                              <wps:spPr>
                                <a:xfrm>
                                  <a:off x="1879600" y="0"/>
                                  <a:ext cx="1659255" cy="465455"/>
                                </a:xfrm>
                                <a:prstGeom prst="rect">
                                  <a:avLst/>
                                </a:prstGeom>
                                <a:solidFill>
                                  <a:schemeClr val="lt1"/>
                                </a:solidFill>
                                <a:ln w="6350">
                                  <a:solidFill>
                                    <a:prstClr val="black"/>
                                  </a:solidFill>
                                </a:ln>
                              </wps:spPr>
                              <wps:txbx>
                                <w:txbxContent>
                                  <w:p w14:paraId="231E17B7" w14:textId="77777777" w:rsidR="00C66166" w:rsidRDefault="00C66166" w:rsidP="00742476">
                                    <w:r>
                                      <w:rPr>
                                        <w:rFonts w:ascii="Calibri" w:eastAsia="Calibri" w:hAnsi="Calibri" w:cs="Calibri"/>
                                        <w:color w:val="111111"/>
                                        <w:sz w:val="18"/>
                                        <w:szCs w:val="18"/>
                                      </w:rPr>
                                      <w:t>Verification asymmetry between producer and offtaker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4341414" name="Text Box 1"/>
                              <wps:cNvSpPr txBox="1"/>
                              <wps:spPr>
                                <a:xfrm>
                                  <a:off x="3539066" y="0"/>
                                  <a:ext cx="1498389" cy="465455"/>
                                </a:xfrm>
                                <a:prstGeom prst="rect">
                                  <a:avLst/>
                                </a:prstGeom>
                                <a:solidFill>
                                  <a:schemeClr val="lt1"/>
                                </a:solidFill>
                                <a:ln w="6350">
                                  <a:solidFill>
                                    <a:prstClr val="black"/>
                                  </a:solidFill>
                                </a:ln>
                              </wps:spPr>
                              <wps:txbx>
                                <w:txbxContent>
                                  <w:p w14:paraId="6474C713" w14:textId="77777777" w:rsidR="00C66166" w:rsidRDefault="00C66166" w:rsidP="00742476">
                                    <w:r>
                                      <w:rPr>
                                        <w:rFonts w:ascii="Calibri" w:eastAsia="Calibri" w:hAnsi="Calibri" w:cs="Calibri"/>
                                        <w:color w:val="111111"/>
                                        <w:sz w:val="18"/>
                                        <w:szCs w:val="18"/>
                                      </w:rPr>
                                      <w:t>Premium realised, double-counting eliminated</w:t>
                                    </w:r>
                                  </w:p>
                                  <w:p w14:paraId="6F06029C" w14:textId="77777777" w:rsidR="00C66166" w:rsidRDefault="00C66166" w:rsidP="007424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67AAA59" id="Group 2" o:spid="_x0000_s1026" style="position:absolute;left:0;text-align:left;margin-left:-7.2pt;margin-top:11.45pt;width:396.65pt;height:36.65pt;z-index:251667456" coordsize="50374,46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">
                      <v:shapetype id="_x0000_t202" coordsize="21600,21600" o:spt="202" path="m,l,21600r21600,l21600,xe">
                        <v:stroke joinstyle="miter"/>
                        <v:path gradientshapeok="t" o:connecttype="rect"/>
                      </v:shapetype>
                      <v:shape id="Text Box 1" o:spid="_x0000_s1027" type="#_x0000_t202" style="position:absolute;width:18796;height:46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" fillcolor="white [3201]" strokeweight=".5pt">
                        <v:textbox>
                          <w:txbxContent>
                            <w:p w14:paraId="7DF99B27" w14:textId="77777777" w:rsidR="00C66166" w:rsidRDefault="00C66166" w:rsidP="00742476">
                              <w:r>
                                <w:rPr>
                                  <w:rFonts w:ascii="Calibri" w:eastAsia="Calibri" w:hAnsi="Calibri" w:cs="Calibri"/>
                                  <w:color w:val="111111"/>
                                  <w:sz w:val="18"/>
                                  <w:szCs w:val="18"/>
                                </w:rPr>
                                <w:t>Cryptographically anchored production tokens with provenance</w:t>
                              </w:r>
                            </w:p>
                            <w:p w14:paraId="6BC21815" w14:textId="77777777" w:rsidR="00C66166" w:rsidRDefault="00C66166"/>
                          </w:txbxContent>
                        </v:textbox>
                      </v:shape>
                      <v:shape id="Text Box 1" o:spid="_x0000_s1028" type="#_x0000_t202" style="position:absolute;left:18796;width:16592;height:46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" fillcolor="white [3201]" strokeweight=".5pt">
                        <v:textbox>
                          <w:txbxContent>
                            <w:p w14:paraId="231E17B7" w14:textId="77777777" w:rsidR="00C66166" w:rsidRDefault="00C66166" w:rsidP="00742476">
                              <w:r>
                                <w:rPr>
                                  <w:rFonts w:ascii="Calibri" w:eastAsia="Calibri" w:hAnsi="Calibri" w:cs="Calibri"/>
                                  <w:color w:val="111111"/>
                                  <w:sz w:val="18"/>
                                  <w:szCs w:val="18"/>
                                </w:rPr>
                                <w:t xml:space="preserve">Verification asymmetry between producer and offtaker</w:t>
                              </w:r>
                            </w:p>
                          </w:txbxContent>
                        </v:textbox>
                      </v:shape>
                      <v:shape id="Text Box 1" o:spid="_x0000_s1029" type="#_x0000_t202" style="position:absolute;left:35390;width:14984;height:46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" fillcolor="white [3201]" strokeweight=".5pt">
                        <v:textbox>
                          <w:txbxContent>
                            <w:p w14:paraId="6474C713" w14:textId="77777777" w:rsidR="00C66166" w:rsidRDefault="00C66166" w:rsidP="00742476">
                              <w:r>
                                <w:rPr>
                                  <w:rFonts w:ascii="Calibri" w:eastAsia="Calibri" w:hAnsi="Calibri" w:cs="Calibri"/>
                                  <w:color w:val="111111"/>
                                  <w:sz w:val="18"/>
                                  <w:szCs w:val="18"/>
                                </w:rPr>
                                <w:t>Premium realised, double-counting eliminated</w:t>
                              </w:r>
                            </w:p>
                            <w:p w14:paraId="6F06029C" w14:textId="77777777" w:rsidR="00C66166" w:rsidRDefault="00C66166" w:rsidP="00742476"/>
                          </w:txbxContent>
                        </v:textbox>
                      </v:shape>
                    </v:group>
                  </w:pict>
                </mc:Fallback>
              </mc:AlternateContent>
            </w:r>
          </w:p>
          <w:p w14:paraId="52377217" w14:textId="77777777" w:rsidR="00C66166" w:rsidRDefault="00C66166" w:rsidP="00C66166">
            <w:pPr>
              <w:spacing w:before="60" w:after="60"/>
              <w:jc w:val="center"/>
            </w:pPr>
          </w:p>
          <w:p w14:paraId="3420AACE" w14:textId="77777777" w:rsidR="00C66166" w:rsidRDefault="00C66166" w:rsidP="00C66166">
            <w:pPr>
              <w:spacing w:before="60" w:after="60"/>
              <w:jc w:val="both"/>
            </w:pPr>
          </w:p>
        </w:tc>
      </w:tr>
      <w:tr w:rsidR="00C66166" w14:paraId="72B643A2" w14:textId="77777777" w:rsidTr="00C66166">
        <w:tblPrEx>
          <w:tblLook w:val="0000" w:firstRow="0" w:lastRow="0" w:firstColumn="0" w:lastColumn="0" w:noHBand="0" w:noVBand="0"/>
        </w:tblPrEx>
        <w:tc>
          <w:tcPr>
            <w:tcW w:w="1695" w:type="dxa"/>
            <w:tcBorders>
              <w:top w:val="single" w:sz="2" w:space="0" w:color="16A34A"/>
              <w:left w:val="single" w:sz="6" w:space="0" w:color="16A34A"/>
              <w:bottom w:val="single" w:sz="2" w:space="0" w:color="16A34A"/>
              <w:right w:val="none" w:sz="0" w:space="0" w:color="FFFFFF"/>
            </w:tcBorders>
            <w:shd w:val="clear" w:color="auto" w:fill="E8F6F0"/>
            <w:tcMar>
              <w:top w:w="120" w:type="dxa"/>
              <w:left w:w="160" w:type="dxa"/>
              <w:bottom w:w="120" w:type="dxa"/>
              <w:right w:w="160" w:type="dxa"/>
            </w:tcMar>
            <w:vAlign w:val="center"/>
          </w:tcPr>
          <w:p w14:paraId="5985A4C0" w14:textId="77777777" w:rsidR="00C66166" w:rsidRDefault="00C66166" w:rsidP="00C66166">
            <w:pPr>
              <w:spacing w:after="40"/>
            </w:pPr>
            <w:r>
              <w:rPr>
                <w:b/>
                <w:bCs/>
                <w:color w:val="16A34A"/>
                <w:sz w:val="20"/>
                <w:szCs w:val="20"/>
              </w:rPr>
              <w:t>TOKENISATION</w:t>
            </w:r>
          </w:p>
          <w:p w14:paraId="770E3BC1" w14:textId="77777777" w:rsidR="00C66166" w:rsidRDefault="00C66166" w:rsidP="00C66166">
            <w:r>
              <w:rPr>
                <w:i/>
                <w:iCs/>
                <w:color w:val="64748B"/>
                <w:sz w:val="16"/>
                <w:szCs w:val="16"/>
              </w:rPr>
              <w:t>COD → first issuance → ongoing</w:t>
            </w:r>
          </w:p>
        </w:tc>
        <w:tc>
          <w:tcPr>
            <w:tcW w:w="7949" w:type="dxa"/>
            <w:gridSpan w:val="7"/>
            <w:tcBorders>
              <w:top w:val="single" w:sz="2" w:space="0" w:color="16A34A"/>
              <w:left w:val="none" w:sz="0" w:space="0" w:color="FFFFFF"/>
              <w:bottom w:val="single" w:sz="2" w:space="0" w:color="16A34A"/>
              <w:right w:val="single" w:sz="2" w:space="0" w:color="16A34A"/>
            </w:tcBorders>
            <w:shd w:val="clear" w:color="auto" w:fill="FFFFFF"/>
            <w:tcMar>
              <w:top w:w="100" w:type="dxa"/>
              <w:left w:w="160" w:type="dxa"/>
              <w:bottom w:w="100" w:type="dxa"/>
              <w:right w:w="160" w:type="dxa"/>
            </w:tcMar>
          </w:tcPr>
          <w:p w14:paraId="78174B6D" w14:textId="77777777" w:rsidR="00C66166" w:rsidRDefault="00C66166" w:rsidP="00C66166">
            <w:pPr>
              <w:spacing w:after="60"/>
            </w:pPr>
            <w:r>
              <w:rPr>
                <w:b/>
                <w:bCs/>
                <w:color w:val="64748B"/>
                <w:sz w:val="14"/>
                <w:szCs w:val="14"/>
              </w:rPr>
              <w:t>WORKFLOW STATES</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4"/>
              <w:gridCol w:w="150"/>
              <w:gridCol w:w="1050"/>
              <w:gridCol w:w="150"/>
              <w:gridCol w:w="1038"/>
              <w:gridCol w:w="150"/>
              <w:gridCol w:w="842"/>
              <w:gridCol w:w="150"/>
              <w:gridCol w:w="817"/>
              <w:gridCol w:w="150"/>
              <w:gridCol w:w="989"/>
            </w:tblGrid>
            <w:tr w:rsidR="002E6D29" w14:paraId="32D6D2AC" w14:textId="77777777">
              <w:tc>
                <w:tcPr>
                  <w:tcW w:w="0" w:type="auto"/>
                  <w:shd w:val="clear" w:color="auto" w:fill="16A34A"/>
                  <w:tcMar>
                    <w:top w:w="40" w:type="dxa"/>
                    <w:left w:w="60" w:type="dxa"/>
                    <w:bottom w:w="40" w:type="dxa"/>
                    <w:right w:w="60" w:type="dxa"/>
                  </w:tcMar>
                </w:tcPr>
                <w:p w14:paraId="30B59F97" w14:textId="77777777" w:rsidR="00C66166" w:rsidRDefault="00C66166" w:rsidP="00C66166">
                  <w:pPr>
                    <w:jc w:val="center"/>
                  </w:pPr>
                  <w:r>
                    <w:rPr>
                      <w:b/>
                      <w:bCs/>
                      <w:color w:val="FFFFFF"/>
                      <w:sz w:val="14"/>
                      <w:szCs w:val="14"/>
                    </w:rPr>
                    <w:t>minted</w:t>
                  </w:r>
                </w:p>
              </w:tc>
              <w:tc>
                <w:tcPr>
                  <w:tcW w:w="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2B83B99" w14:textId="77777777" w:rsidR="00C66166" w:rsidRDefault="00C66166" w:rsidP="00C66166">
                  <w:pPr>
                    <w:jc w:val="center"/>
                  </w:pPr>
                  <w:r>
                    <w:rPr>
                      <w:color w:val="16A34A"/>
                      <w:sz w:val="14"/>
                      <w:szCs w:val="14"/>
                    </w:rPr>
                    <w:t>→</w:t>
                  </w:r>
                </w:p>
              </w:tc>
              <w:tc>
                <w:tcPr>
                  <w:tcW w:w="0" w:type="auto"/>
                  <w:shd w:val="clear" w:color="auto" w:fill="FFFFFF"/>
                  <w:tcMar>
                    <w:top w:w="40" w:type="dxa"/>
                    <w:left w:w="60" w:type="dxa"/>
                    <w:bottom w:w="40" w:type="dxa"/>
                    <w:right w:w="60" w:type="dxa"/>
                  </w:tcMar>
                </w:tcPr>
                <w:p w14:paraId="30D32AF5" w14:textId="77777777" w:rsidR="00C66166" w:rsidRDefault="00C66166" w:rsidP="00C66166">
                  <w:pPr>
                    <w:jc w:val="center"/>
                  </w:pPr>
                  <w:r>
                    <w:rPr>
                      <w:color w:val="2D3F55"/>
                      <w:sz w:val="14"/>
                      <w:szCs w:val="14"/>
                    </w:rPr>
                    <w:t>reserved</w:t>
                  </w:r>
                </w:p>
              </w:tc>
              <w:tc>
                <w:tcPr>
                  <w:tcW w:w="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023D2B2" w14:textId="77777777" w:rsidR="00C66166" w:rsidRDefault="00C66166" w:rsidP="00C66166">
                  <w:pPr>
                    <w:jc w:val="center"/>
                  </w:pPr>
                  <w:r>
                    <w:rPr>
                      <w:color w:val="16A34A"/>
                      <w:sz w:val="14"/>
                      <w:szCs w:val="14"/>
                    </w:rPr>
                    <w:t>→</w:t>
                  </w:r>
                </w:p>
              </w:tc>
              <w:tc>
                <w:tcPr>
                  <w:tcW w:w="0" w:type="auto"/>
                  <w:shd w:val="clear" w:color="auto" w:fill="FFFFFF"/>
                  <w:tcMar>
                    <w:top w:w="40" w:type="dxa"/>
                    <w:left w:w="60" w:type="dxa"/>
                    <w:bottom w:w="40" w:type="dxa"/>
                    <w:right w:w="60" w:type="dxa"/>
                  </w:tcMar>
                </w:tcPr>
                <w:p w14:paraId="6956BA66" w14:textId="77777777" w:rsidR="00C66166" w:rsidRDefault="00C66166" w:rsidP="00C66166">
                  <w:pPr>
                    <w:jc w:val="center"/>
                  </w:pPr>
                  <w:r>
                    <w:rPr>
                      <w:color w:val="2D3F55"/>
                      <w:sz w:val="14"/>
                      <w:szCs w:val="14"/>
                    </w:rPr>
                    <w:t>matched</w:t>
                  </w:r>
                </w:p>
              </w:tc>
              <w:tc>
                <w:tcPr>
                  <w:tcW w:w="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F39BCB0" w14:textId="77777777" w:rsidR="00C66166" w:rsidRDefault="00C66166" w:rsidP="00C66166">
                  <w:pPr>
                    <w:jc w:val="center"/>
                  </w:pPr>
                  <w:r>
                    <w:rPr>
                      <w:color w:val="16A34A"/>
                      <w:sz w:val="14"/>
                      <w:szCs w:val="14"/>
                    </w:rPr>
                    <w:t>→</w:t>
                  </w:r>
                </w:p>
              </w:tc>
              <w:tc>
                <w:tcPr>
                  <w:tcW w:w="0" w:type="auto"/>
                  <w:shd w:val="clear" w:color="auto" w:fill="FFFFFF"/>
                  <w:tcMar>
                    <w:top w:w="40" w:type="dxa"/>
                    <w:left w:w="60" w:type="dxa"/>
                    <w:bottom w:w="40" w:type="dxa"/>
                    <w:right w:w="60" w:type="dxa"/>
                  </w:tcMar>
                </w:tcPr>
                <w:p w14:paraId="2508796A" w14:textId="77777777" w:rsidR="00C66166" w:rsidRDefault="00C66166" w:rsidP="00C66166">
                  <w:pPr>
                    <w:jc w:val="center"/>
                  </w:pPr>
                  <w:r>
                    <w:rPr>
                      <w:color w:val="2D3F55"/>
                      <w:sz w:val="14"/>
                      <w:szCs w:val="14"/>
                    </w:rPr>
                    <w:t>settled</w:t>
                  </w:r>
                </w:p>
              </w:tc>
              <w:tc>
                <w:tcPr>
                  <w:tcW w:w="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126AA4E" w14:textId="77777777" w:rsidR="00C66166" w:rsidRDefault="00C66166" w:rsidP="00C66166">
                  <w:pPr>
                    <w:jc w:val="center"/>
                  </w:pPr>
                  <w:r>
                    <w:rPr>
                      <w:color w:val="16A34A"/>
                      <w:sz w:val="14"/>
                      <w:szCs w:val="14"/>
                    </w:rPr>
                    <w:t>→</w:t>
                  </w:r>
                </w:p>
              </w:tc>
              <w:tc>
                <w:tcPr>
                  <w:tcW w:w="0" w:type="auto"/>
                  <w:shd w:val="clear" w:color="auto" w:fill="FFFFFF"/>
                  <w:tcMar>
                    <w:top w:w="40" w:type="dxa"/>
                    <w:left w:w="60" w:type="dxa"/>
                    <w:bottom w:w="40" w:type="dxa"/>
                    <w:right w:w="60" w:type="dxa"/>
                  </w:tcMar>
                </w:tcPr>
                <w:p w14:paraId="53604129" w14:textId="77777777" w:rsidR="00C66166" w:rsidRDefault="00C66166" w:rsidP="00C66166">
                  <w:pPr>
                    <w:jc w:val="center"/>
                  </w:pPr>
                  <w:r>
                    <w:rPr>
                      <w:color w:val="2D3F55"/>
                      <w:sz w:val="14"/>
                      <w:szCs w:val="14"/>
                    </w:rPr>
                    <w:t>retired</w:t>
                  </w:r>
                </w:p>
              </w:tc>
              <w:tc>
                <w:tcPr>
                  <w:tcW w:w="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EB09F08" w14:textId="77777777" w:rsidR="00C66166" w:rsidRDefault="00C66166" w:rsidP="00C66166">
                  <w:pPr>
                    <w:jc w:val="center"/>
                  </w:pPr>
                  <w:r>
                    <w:rPr>
                      <w:color w:val="16A34A"/>
                      <w:sz w:val="14"/>
                      <w:szCs w:val="14"/>
                    </w:rPr>
                    <w:t>→</w:t>
                  </w:r>
                </w:p>
              </w:tc>
              <w:tc>
                <w:tcPr>
                  <w:tcW w:w="0" w:type="auto"/>
                  <w:shd w:val="clear" w:color="auto" w:fill="FFFFFF"/>
                  <w:tcMar>
                    <w:top w:w="40" w:type="dxa"/>
                    <w:left w:w="60" w:type="dxa"/>
                    <w:bottom w:w="40" w:type="dxa"/>
                    <w:right w:w="60" w:type="dxa"/>
                  </w:tcMar>
                </w:tcPr>
                <w:p w14:paraId="48D1C747" w14:textId="77777777" w:rsidR="00C66166" w:rsidRDefault="00C66166" w:rsidP="00C66166">
                  <w:pPr>
                    <w:jc w:val="center"/>
                  </w:pPr>
                  <w:r>
                    <w:rPr>
                      <w:color w:val="2D3F55"/>
                      <w:sz w:val="14"/>
                      <w:szCs w:val="14"/>
                    </w:rPr>
                    <w:t>(voided)</w:t>
                  </w:r>
                </w:p>
              </w:tc>
            </w:tr>
          </w:tbl>
          <w:p w14:paraId="765CEF31" w14:textId="77777777" w:rsidR="00C66166" w:rsidRDefault="00C66166" w:rsidP="00C66166">
            <w:pPr>
              <w:spacing w:before="60" w:after="60"/>
            </w:pPr>
          </w:p>
          <w:p w14:paraId="66511B6A" w14:textId="77777777" w:rsidR="00C66166" w:rsidRDefault="00C66166" w:rsidP="00C66166">
            <w:pPr>
              <w:spacing w:after="60"/>
            </w:pPr>
            <w:r>
              <w:rPr>
                <w:b/>
                <w:bCs/>
                <w:color w:val="64748B"/>
                <w:sz w:val="14"/>
                <w:szCs w:val="14"/>
              </w:rPr>
              <w:t>CAPITAL / CERTIFICATION ELIGIBILITY</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3"/>
              <w:gridCol w:w="1338"/>
              <w:gridCol w:w="2278"/>
              <w:gridCol w:w="1541"/>
            </w:tblGrid>
            <w:tr w:rsidR="002E6D29" w14:paraId="614DFBC2" w14:textId="77777777">
              <w:tc>
                <w:tcPr>
                  <w:tcW w:w="0" w:type="auto"/>
                  <w:shd w:val="clear" w:color="auto" w:fill="0EA5A0"/>
                  <w:tcMar>
                    <w:top w:w="40" w:type="dxa"/>
                    <w:left w:w="60" w:type="dxa"/>
                    <w:bottom w:w="40" w:type="dxa"/>
                    <w:right w:w="60" w:type="dxa"/>
                  </w:tcMar>
                </w:tcPr>
                <w:p w14:paraId="5095B202" w14:textId="77777777" w:rsidR="00C66166" w:rsidRDefault="00C66166" w:rsidP="00C66166">
                  <w:pPr>
                    <w:jc w:val="center"/>
                  </w:pPr>
                  <w:r>
                    <w:rPr>
                      <w:b/>
                      <w:bCs/>
                      <w:color w:val="FFFFFF"/>
                      <w:sz w:val="14"/>
                      <w:szCs w:val="14"/>
                    </w:rPr>
                    <w:t>RFNBO</w:t>
                  </w:r>
                </w:p>
              </w:tc>
              <w:tc>
                <w:tcPr>
                  <w:tcW w:w="0" w:type="auto"/>
                  <w:shd w:val="clear" w:color="auto" w:fill="16A34A"/>
                  <w:tcMar>
                    <w:top w:w="40" w:type="dxa"/>
                    <w:left w:w="60" w:type="dxa"/>
                    <w:bottom w:w="40" w:type="dxa"/>
                    <w:right w:w="60" w:type="dxa"/>
                  </w:tcMar>
                </w:tcPr>
                <w:p w14:paraId="19DAE446" w14:textId="77777777" w:rsidR="00C66166" w:rsidRDefault="00C66166" w:rsidP="00C66166">
                  <w:pPr>
                    <w:jc w:val="center"/>
                  </w:pPr>
                  <w:r>
                    <w:rPr>
                      <w:b/>
                      <w:bCs/>
                      <w:color w:val="FFFFFF"/>
                      <w:sz w:val="14"/>
                      <w:szCs w:val="14"/>
                    </w:rPr>
                    <w:t>CertifHy</w:t>
                  </w:r>
                </w:p>
              </w:tc>
              <w:tc>
                <w:tcPr>
                  <w:tcW w:w="0" w:type="auto"/>
                  <w:shd w:val="clear" w:color="auto" w:fill="7C3AED"/>
                  <w:tcMar>
                    <w:top w:w="40" w:type="dxa"/>
                    <w:left w:w="60" w:type="dxa"/>
                    <w:bottom w:w="40" w:type="dxa"/>
                    <w:right w:w="60" w:type="dxa"/>
                  </w:tcMar>
                </w:tcPr>
                <w:p w14:paraId="7D741A55" w14:textId="77777777" w:rsidR="00C66166" w:rsidRDefault="00C66166" w:rsidP="00C66166">
                  <w:pPr>
                    <w:jc w:val="center"/>
                  </w:pPr>
                  <w:r>
                    <w:rPr>
                      <w:b/>
                      <w:bCs/>
                      <w:color w:val="FFFFFF"/>
                      <w:sz w:val="14"/>
                      <w:szCs w:val="14"/>
                    </w:rPr>
                    <w:t>Sovereign ESG</w:t>
                  </w:r>
                </w:p>
              </w:tc>
              <w:tc>
                <w:tcPr>
                  <w:tcW w:w="0" w:type="auto"/>
                  <w:shd w:val="clear" w:color="auto" w:fill="64748B"/>
                  <w:tcMar>
                    <w:top w:w="40" w:type="dxa"/>
                    <w:left w:w="60" w:type="dxa"/>
                    <w:bottom w:w="40" w:type="dxa"/>
                    <w:right w:w="60" w:type="dxa"/>
                  </w:tcMar>
                </w:tcPr>
                <w:p w14:paraId="6A2324F7" w14:textId="77777777" w:rsidR="00C66166" w:rsidRDefault="00C66166" w:rsidP="00C66166">
                  <w:pPr>
                    <w:jc w:val="center"/>
                  </w:pPr>
                  <w:r>
                    <w:rPr>
                      <w:b/>
                      <w:bCs/>
                      <w:color w:val="FFFFFF"/>
                      <w:sz w:val="14"/>
                      <w:szCs w:val="14"/>
                    </w:rPr>
                    <w:t>Voluntary</w:t>
                  </w:r>
                </w:p>
              </w:tc>
            </w:tr>
          </w:tbl>
          <w:p w14:paraId="07C02E20" w14:textId="77777777" w:rsidR="00C66166" w:rsidRDefault="00C66166" w:rsidP="00C66166"/>
        </w:tc>
      </w:tr>
      <w:tr w:rsidR="00C66166" w14:paraId="6E34E9EC" w14:textId="77777777" w:rsidTr="00C66166">
        <w:tblPrEx>
          <w:tblLook w:val="0000" w:firstRow="0" w:lastRow="0" w:firstColumn="0" w:lastColumn="0" w:noHBand="0" w:noVBand="0"/>
        </w:tblPrEx>
        <w:tc>
          <w:tcPr>
            <w:tcW w:w="1695"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54D9F07" w14:textId="77777777" w:rsidR="00C66166" w:rsidRDefault="00C66166" w:rsidP="00C66166"/>
        </w:tc>
        <w:tc>
          <w:tcPr>
            <w:tcW w:w="7949" w:type="dxa"/>
            <w:gridSpan w:val="7"/>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1DDAAF14" w14:textId="77777777" w:rsidR="00C66166" w:rsidRDefault="00C66166" w:rsidP="00C66166">
            <w:pPr>
              <w:spacing w:before="60" w:after="60"/>
              <w:jc w:val="center"/>
              <w:rPr>
                <w:i/>
                <w:iCs/>
                <w:color w:val="0EA5A0"/>
                <w:sz w:val="16"/>
                <w:szCs w:val="16"/>
              </w:rPr>
            </w:pPr>
            <w:r>
              <w:rPr>
                <w:i/>
                <w:iCs/>
                <w:color w:val="0EA5A0"/>
                <w:sz w:val="16"/>
                <w:szCs w:val="16"/>
              </w:rPr>
              <w:t>↓  project_id threads through all layers  ↓</w:t>
            </w:r>
          </w:p>
          <w:p w14:paraId="697B5C71" w14:textId="77777777" w:rsidR="00C66166" w:rsidRDefault="00C66166" w:rsidP="00C66166">
            <w:pPr>
              <w:spacing w:before="60" w:after="60"/>
              <w:jc w:val="center"/>
              <w:rPr>
                <w:i/>
                <w:iCs/>
                <w:color w:val="0EA5A0"/>
                <w:sz w:val="16"/>
                <w:szCs w:val="16"/>
              </w:rPr>
            </w:pPr>
          </w:p>
          <w:p w14:paraId="3C965483" w14:textId="77777777" w:rsidR="00C66166" w:rsidRDefault="00C66166" w:rsidP="00C66166">
            <w:pPr>
              <w:spacing w:before="60" w:after="60"/>
              <w:jc w:val="center"/>
            </w:pPr>
          </w:p>
        </w:tc>
      </w:tr>
      <w:tr w:rsidR="00C66166" w14:paraId="09236BDE" w14:textId="77777777" w:rsidTr="00C66166">
        <w:tblPrEx>
          <w:tblLook w:val="0000" w:firstRow="0" w:lastRow="0" w:firstColumn="0" w:lastColumn="0" w:noHBand="0" w:noVBand="0"/>
        </w:tblPrEx>
        <w:tc>
          <w:tcPr>
            <w:tcW w:w="1695" w:type="dxa"/>
            <w:tcBorders>
              <w:top w:val="single" w:sz="2" w:space="0" w:color="4F46E5"/>
              <w:left w:val="single" w:sz="6" w:space="0" w:color="4F46E5"/>
              <w:bottom w:val="single" w:sz="2" w:space="0" w:color="4F46E5"/>
              <w:right w:val="none" w:sz="0" w:space="0" w:color="FFFFFF"/>
            </w:tcBorders>
            <w:shd w:val="clear" w:color="auto" w:fill="EEF2FF"/>
            <w:tcMar>
              <w:top w:w="120" w:type="dxa"/>
              <w:left w:w="160" w:type="dxa"/>
              <w:bottom w:w="120" w:type="dxa"/>
              <w:right w:w="160" w:type="dxa"/>
            </w:tcMar>
            <w:vAlign w:val="center"/>
          </w:tcPr>
          <w:p w14:paraId="7EFEF5BF" w14:textId="77777777" w:rsidR="00C66166" w:rsidRDefault="00C66166" w:rsidP="00C66166">
            <w:pPr>
              <w:spacing w:after="40"/>
            </w:pPr>
            <w:r>
              <w:rPr>
                <w:b/>
                <w:bCs/>
                <w:color w:val="4F46E5"/>
                <w:sz w:val="20"/>
                <w:szCs w:val="20"/>
              </w:rPr>
              <w:t>TRADING</w:t>
            </w:r>
          </w:p>
          <w:p w14:paraId="162699B3" w14:textId="77777777" w:rsidR="00C66166" w:rsidRDefault="00C66166" w:rsidP="00C66166">
            <w:r>
              <w:rPr>
                <w:i/>
                <w:iCs/>
                <w:color w:val="64748B"/>
                <w:sz w:val="16"/>
                <w:szCs w:val="16"/>
              </w:rPr>
              <w:t>COD → maturity → renewal</w:t>
            </w:r>
          </w:p>
        </w:tc>
        <w:tc>
          <w:tcPr>
            <w:tcW w:w="7949" w:type="dxa"/>
            <w:gridSpan w:val="7"/>
            <w:tcBorders>
              <w:top w:val="single" w:sz="2" w:space="0" w:color="4F46E5"/>
              <w:left w:val="none" w:sz="0" w:space="0" w:color="FFFFFF"/>
              <w:bottom w:val="single" w:sz="2" w:space="0" w:color="4F46E5"/>
              <w:right w:val="single" w:sz="2" w:space="0" w:color="4F46E5"/>
            </w:tcBorders>
            <w:shd w:val="clear" w:color="auto" w:fill="FFFFFF"/>
            <w:tcMar>
              <w:top w:w="100" w:type="dxa"/>
              <w:left w:w="160" w:type="dxa"/>
              <w:bottom w:w="100" w:type="dxa"/>
              <w:right w:w="160" w:type="dxa"/>
            </w:tcMar>
          </w:tcPr>
          <w:p w14:paraId="61E31E80" w14:textId="77777777" w:rsidR="00C66166" w:rsidRDefault="00C66166" w:rsidP="00C66166">
            <w:pPr>
              <w:spacing w:after="60"/>
            </w:pPr>
            <w:r>
              <w:rPr>
                <w:b/>
                <w:bCs/>
                <w:color w:val="64748B"/>
                <w:sz w:val="14"/>
                <w:szCs w:val="14"/>
              </w:rPr>
              <w:t>WORKFLOW STATES</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150"/>
              <w:gridCol w:w="740"/>
              <w:gridCol w:w="150"/>
              <w:gridCol w:w="1139"/>
              <w:gridCol w:w="150"/>
              <w:gridCol w:w="1125"/>
              <w:gridCol w:w="150"/>
              <w:gridCol w:w="913"/>
              <w:gridCol w:w="150"/>
              <w:gridCol w:w="993"/>
            </w:tblGrid>
            <w:tr w:rsidR="002E6D29" w14:paraId="77507E5C" w14:textId="77777777">
              <w:tc>
                <w:tcPr>
                  <w:tcW w:w="0" w:type="auto"/>
                  <w:shd w:val="clear" w:color="auto" w:fill="4F46E5"/>
                  <w:tcMar>
                    <w:top w:w="40" w:type="dxa"/>
                    <w:left w:w="60" w:type="dxa"/>
                    <w:bottom w:w="40" w:type="dxa"/>
                    <w:right w:w="60" w:type="dxa"/>
                  </w:tcMar>
                </w:tcPr>
                <w:p w14:paraId="6115F05C" w14:textId="77777777" w:rsidR="00C66166" w:rsidRDefault="00C66166" w:rsidP="00C66166">
                  <w:pPr>
                    <w:jc w:val="center"/>
                  </w:pPr>
                  <w:r>
                    <w:rPr>
                      <w:b/>
                      <w:bCs/>
                      <w:color w:val="FFFFFF"/>
                      <w:sz w:val="14"/>
                      <w:szCs w:val="14"/>
                    </w:rPr>
                    <w:t>draft</w:t>
                  </w:r>
                </w:p>
              </w:tc>
              <w:tc>
                <w:tcPr>
                  <w:tcW w:w="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1B2EDCA" w14:textId="77777777" w:rsidR="00C66166" w:rsidRDefault="00C66166" w:rsidP="00C66166">
                  <w:pPr>
                    <w:jc w:val="center"/>
                  </w:pPr>
                  <w:r>
                    <w:rPr>
                      <w:color w:val="4F46E5"/>
                      <w:sz w:val="14"/>
                      <w:szCs w:val="14"/>
                    </w:rPr>
                    <w:t>→</w:t>
                  </w:r>
                </w:p>
              </w:tc>
              <w:tc>
                <w:tcPr>
                  <w:tcW w:w="0" w:type="auto"/>
                  <w:shd w:val="clear" w:color="auto" w:fill="FFFFFF"/>
                  <w:tcMar>
                    <w:top w:w="40" w:type="dxa"/>
                    <w:left w:w="60" w:type="dxa"/>
                    <w:bottom w:w="40" w:type="dxa"/>
                    <w:right w:w="60" w:type="dxa"/>
                  </w:tcMar>
                </w:tcPr>
                <w:p w14:paraId="6859153A" w14:textId="77777777" w:rsidR="00C66166" w:rsidRDefault="00C66166" w:rsidP="00C66166">
                  <w:pPr>
                    <w:jc w:val="center"/>
                  </w:pPr>
                  <w:r>
                    <w:rPr>
                      <w:color w:val="2D3F55"/>
                      <w:sz w:val="14"/>
                      <w:szCs w:val="14"/>
                    </w:rPr>
                    <w:t>open</w:t>
                  </w:r>
                </w:p>
              </w:tc>
              <w:tc>
                <w:tcPr>
                  <w:tcW w:w="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C9050C6" w14:textId="77777777" w:rsidR="00C66166" w:rsidRDefault="00C66166" w:rsidP="00C66166">
                  <w:pPr>
                    <w:jc w:val="center"/>
                  </w:pPr>
                  <w:r>
                    <w:rPr>
                      <w:color w:val="4F46E5"/>
                      <w:sz w:val="14"/>
                      <w:szCs w:val="14"/>
                    </w:rPr>
                    <w:t>→</w:t>
                  </w:r>
                </w:p>
              </w:tc>
              <w:tc>
                <w:tcPr>
                  <w:tcW w:w="0" w:type="auto"/>
                  <w:shd w:val="clear" w:color="auto" w:fill="FFFFFF"/>
                  <w:tcMar>
                    <w:top w:w="40" w:type="dxa"/>
                    <w:left w:w="60" w:type="dxa"/>
                    <w:bottom w:w="40" w:type="dxa"/>
                    <w:right w:w="60" w:type="dxa"/>
                  </w:tcMar>
                </w:tcPr>
                <w:p w14:paraId="07779BB1" w14:textId="77777777" w:rsidR="00C66166" w:rsidRDefault="00C66166" w:rsidP="00C66166">
                  <w:pPr>
                    <w:jc w:val="center"/>
                  </w:pPr>
                  <w:r>
                    <w:rPr>
                      <w:color w:val="2D3F55"/>
                      <w:sz w:val="14"/>
                      <w:szCs w:val="14"/>
                    </w:rPr>
                    <w:t>reserved</w:t>
                  </w:r>
                </w:p>
              </w:tc>
              <w:tc>
                <w:tcPr>
                  <w:tcW w:w="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29C8E06" w14:textId="77777777" w:rsidR="00C66166" w:rsidRDefault="00C66166" w:rsidP="00C66166">
                  <w:pPr>
                    <w:jc w:val="center"/>
                  </w:pPr>
                  <w:r>
                    <w:rPr>
                      <w:color w:val="4F46E5"/>
                      <w:sz w:val="14"/>
                      <w:szCs w:val="14"/>
                    </w:rPr>
                    <w:t>→</w:t>
                  </w:r>
                </w:p>
              </w:tc>
              <w:tc>
                <w:tcPr>
                  <w:tcW w:w="0" w:type="auto"/>
                  <w:shd w:val="clear" w:color="auto" w:fill="FFFFFF"/>
                  <w:tcMar>
                    <w:top w:w="40" w:type="dxa"/>
                    <w:left w:w="60" w:type="dxa"/>
                    <w:bottom w:w="40" w:type="dxa"/>
                    <w:right w:w="60" w:type="dxa"/>
                  </w:tcMar>
                </w:tcPr>
                <w:p w14:paraId="1B0142EA" w14:textId="77777777" w:rsidR="00C66166" w:rsidRDefault="00C66166" w:rsidP="00C66166">
                  <w:pPr>
                    <w:jc w:val="center"/>
                  </w:pPr>
                  <w:r>
                    <w:rPr>
                      <w:color w:val="2D3F55"/>
                      <w:sz w:val="14"/>
                      <w:szCs w:val="14"/>
                    </w:rPr>
                    <w:t>matched</w:t>
                  </w:r>
                </w:p>
              </w:tc>
              <w:tc>
                <w:tcPr>
                  <w:tcW w:w="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A70D078" w14:textId="77777777" w:rsidR="00C66166" w:rsidRDefault="00C66166" w:rsidP="00C66166">
                  <w:pPr>
                    <w:jc w:val="center"/>
                  </w:pPr>
                  <w:r>
                    <w:rPr>
                      <w:color w:val="4F46E5"/>
                      <w:sz w:val="14"/>
                      <w:szCs w:val="14"/>
                    </w:rPr>
                    <w:t>→</w:t>
                  </w:r>
                </w:p>
              </w:tc>
              <w:tc>
                <w:tcPr>
                  <w:tcW w:w="0" w:type="auto"/>
                  <w:shd w:val="clear" w:color="auto" w:fill="FFFFFF"/>
                  <w:tcMar>
                    <w:top w:w="40" w:type="dxa"/>
                    <w:left w:w="60" w:type="dxa"/>
                    <w:bottom w:w="40" w:type="dxa"/>
                    <w:right w:w="60" w:type="dxa"/>
                  </w:tcMar>
                </w:tcPr>
                <w:p w14:paraId="74FA4DAD" w14:textId="77777777" w:rsidR="00C66166" w:rsidRDefault="00C66166" w:rsidP="00C66166">
                  <w:pPr>
                    <w:jc w:val="center"/>
                  </w:pPr>
                  <w:r>
                    <w:rPr>
                      <w:color w:val="2D3F55"/>
                      <w:sz w:val="14"/>
                      <w:szCs w:val="14"/>
                    </w:rPr>
                    <w:t>settled</w:t>
                  </w:r>
                </w:p>
              </w:tc>
              <w:tc>
                <w:tcPr>
                  <w:tcW w:w="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182EDFE" w14:textId="77777777" w:rsidR="00C66166" w:rsidRDefault="00C66166" w:rsidP="00C66166">
                  <w:pPr>
                    <w:jc w:val="center"/>
                  </w:pPr>
                  <w:r>
                    <w:rPr>
                      <w:color w:val="4F46E5"/>
                      <w:sz w:val="14"/>
                      <w:szCs w:val="14"/>
                    </w:rPr>
                    <w:t>→</w:t>
                  </w:r>
                </w:p>
              </w:tc>
              <w:tc>
                <w:tcPr>
                  <w:tcW w:w="0" w:type="auto"/>
                  <w:shd w:val="clear" w:color="auto" w:fill="FFFFFF"/>
                  <w:tcMar>
                    <w:top w:w="40" w:type="dxa"/>
                    <w:left w:w="60" w:type="dxa"/>
                    <w:bottom w:w="40" w:type="dxa"/>
                    <w:right w:w="60" w:type="dxa"/>
                  </w:tcMar>
                </w:tcPr>
                <w:p w14:paraId="56F104C3" w14:textId="77777777" w:rsidR="00C66166" w:rsidRDefault="00C66166" w:rsidP="00C66166">
                  <w:pPr>
                    <w:jc w:val="center"/>
                  </w:pPr>
                  <w:r>
                    <w:rPr>
                      <w:color w:val="2D3F55"/>
                      <w:sz w:val="14"/>
                      <w:szCs w:val="14"/>
                    </w:rPr>
                    <w:t>expired</w:t>
                  </w:r>
                </w:p>
              </w:tc>
            </w:tr>
          </w:tbl>
          <w:p w14:paraId="660C813C" w14:textId="77777777" w:rsidR="00C66166" w:rsidRDefault="00C66166" w:rsidP="00C66166">
            <w:pPr>
              <w:spacing w:before="60" w:after="60"/>
            </w:pPr>
          </w:p>
          <w:p w14:paraId="08C6D7B5" w14:textId="77777777" w:rsidR="00C66166" w:rsidRDefault="00C66166" w:rsidP="00C66166">
            <w:pPr>
              <w:spacing w:after="60"/>
            </w:pPr>
            <w:r>
              <w:rPr>
                <w:b/>
                <w:bCs/>
                <w:color w:val="64748B"/>
                <w:sz w:val="14"/>
                <w:szCs w:val="14"/>
              </w:rPr>
              <w:t>CAPITAL / CERTIFICATION ELIGIBILITY</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821"/>
              <w:gridCol w:w="1821"/>
              <w:gridCol w:w="1588"/>
            </w:tblGrid>
            <w:tr w:rsidR="002E6D29" w14:paraId="6EB5341E" w14:textId="77777777">
              <w:tc>
                <w:tcPr>
                  <w:tcW w:w="0" w:type="auto"/>
                  <w:shd w:val="clear" w:color="auto" w:fill="0EA5A0"/>
                  <w:tcMar>
                    <w:top w:w="40" w:type="dxa"/>
                    <w:left w:w="60" w:type="dxa"/>
                    <w:bottom w:w="40" w:type="dxa"/>
                    <w:right w:w="60" w:type="dxa"/>
                  </w:tcMar>
                </w:tcPr>
                <w:p w14:paraId="4F4DE65D" w14:textId="77777777" w:rsidR="00C66166" w:rsidRDefault="00C66166" w:rsidP="00C66166">
                  <w:pPr>
                    <w:jc w:val="center"/>
                  </w:pPr>
                  <w:r>
                    <w:rPr>
                      <w:b/>
                      <w:bCs/>
                      <w:color w:val="FFFFFF"/>
                      <w:sz w:val="14"/>
                      <w:szCs w:val="14"/>
                    </w:rPr>
                    <w:t>Spot</w:t>
                  </w:r>
                </w:p>
              </w:tc>
              <w:tc>
                <w:tcPr>
                  <w:tcW w:w="0" w:type="auto"/>
                  <w:shd w:val="clear" w:color="auto" w:fill="2D3F55"/>
                  <w:tcMar>
                    <w:top w:w="40" w:type="dxa"/>
                    <w:left w:w="60" w:type="dxa"/>
                    <w:bottom w:w="40" w:type="dxa"/>
                    <w:right w:w="60" w:type="dxa"/>
                  </w:tcMar>
                </w:tcPr>
                <w:p w14:paraId="7A8B4CAE" w14:textId="77777777" w:rsidR="00C66166" w:rsidRDefault="00C66166" w:rsidP="00C66166">
                  <w:pPr>
                    <w:jc w:val="center"/>
                  </w:pPr>
                  <w:r>
                    <w:rPr>
                      <w:b/>
                      <w:bCs/>
                      <w:color w:val="FFFFFF"/>
                      <w:sz w:val="14"/>
                      <w:szCs w:val="14"/>
                    </w:rPr>
                    <w:t>Forward</w:t>
                  </w:r>
                </w:p>
              </w:tc>
              <w:tc>
                <w:tcPr>
                  <w:tcW w:w="0" w:type="auto"/>
                  <w:shd w:val="clear" w:color="auto" w:fill="B45309"/>
                  <w:tcMar>
                    <w:top w:w="40" w:type="dxa"/>
                    <w:left w:w="60" w:type="dxa"/>
                    <w:bottom w:w="40" w:type="dxa"/>
                    <w:right w:w="60" w:type="dxa"/>
                  </w:tcMar>
                </w:tcPr>
                <w:p w14:paraId="4D09B9AE" w14:textId="77777777" w:rsidR="00C66166" w:rsidRDefault="00C66166" w:rsidP="00C66166">
                  <w:pPr>
                    <w:jc w:val="center"/>
                  </w:pPr>
                  <w:r>
                    <w:rPr>
                      <w:b/>
                      <w:bCs/>
                      <w:color w:val="FFFFFF"/>
                      <w:sz w:val="14"/>
                      <w:szCs w:val="14"/>
                    </w:rPr>
                    <w:t>Bilateral</w:t>
                  </w:r>
                </w:p>
              </w:tc>
              <w:tc>
                <w:tcPr>
                  <w:tcW w:w="0" w:type="auto"/>
                  <w:shd w:val="clear" w:color="auto" w:fill="64748B"/>
                  <w:tcMar>
                    <w:top w:w="40" w:type="dxa"/>
                    <w:left w:w="60" w:type="dxa"/>
                    <w:bottom w:w="40" w:type="dxa"/>
                    <w:right w:w="60" w:type="dxa"/>
                  </w:tcMar>
                </w:tcPr>
                <w:p w14:paraId="09251577" w14:textId="77777777" w:rsidR="00C66166" w:rsidRDefault="00C66166" w:rsidP="00C66166">
                  <w:pPr>
                    <w:jc w:val="center"/>
                  </w:pPr>
                  <w:r>
                    <w:rPr>
                      <w:b/>
                      <w:bCs/>
                      <w:color w:val="FFFFFF"/>
                      <w:sz w:val="14"/>
                      <w:szCs w:val="14"/>
                    </w:rPr>
                    <w:t>Pooled</w:t>
                  </w:r>
                </w:p>
              </w:tc>
            </w:tr>
          </w:tbl>
          <w:p w14:paraId="389D6473" w14:textId="77777777" w:rsidR="00C66166" w:rsidRDefault="00C66166" w:rsidP="00C66166"/>
        </w:tc>
      </w:tr>
      <w:tr w:rsidR="00C66166" w14:paraId="381A5B37" w14:textId="77777777" w:rsidTr="00523F4E">
        <w:trPr>
          <w:gridAfter w:val="2"/>
          <w:wAfter w:w="61" w:type="dxa"/>
        </w:trPr>
        <w:tc>
          <w:tcPr>
            <w:tcW w:w="1701" w:type="dxa"/>
            <w:gridSpan w:val="2"/>
            <w:tcBorders>
              <w:top w:val="single" w:sz="4" w:space="0" w:color="BFBFBF"/>
              <w:left w:val="single" w:sz="4" w:space="0" w:color="BFBFBF"/>
              <w:bottom w:val="single" w:sz="4" w:space="0" w:color="BFBFBF"/>
              <w:right w:val="single" w:sz="4" w:space="0" w:color="BFBFBF"/>
            </w:tcBorders>
            <w:shd w:val="clear" w:color="auto" w:fill="EEF2FF"/>
            <w:tcMar>
              <w:top w:w="60" w:type="dxa"/>
              <w:left w:w="100" w:type="dxa"/>
              <w:bottom w:w="60" w:type="dxa"/>
              <w:right w:w="100" w:type="dxa"/>
            </w:tcMar>
            <w:vAlign w:val="center"/>
          </w:tcPr>
          <w:p w14:paraId="2EEDE031" w14:textId="77777777" w:rsidR="00C66166" w:rsidRDefault="00C66166" w:rsidP="00C66166">
            <w:pPr>
              <w:spacing w:after="40"/>
            </w:pPr>
            <w:r>
              <w:rPr>
                <w:b/>
                <w:bCs/>
                <w:color w:val="4F46E5"/>
                <w:sz w:val="20"/>
                <w:szCs w:val="20"/>
              </w:rPr>
              <w:t>TRADING</w:t>
            </w:r>
          </w:p>
        </w:tc>
        <w:tc>
          <w:tcPr>
            <w:tcW w:w="3062"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BE88A5" w14:textId="77777777" w:rsidR="00C66166" w:rsidRDefault="00C66166" w:rsidP="00C66166">
            <w:r>
              <w:rPr>
                <w:rFonts w:ascii="Calibri" w:eastAsia="Calibri" w:hAnsi="Calibri" w:cs="Calibri"/>
                <w:color w:val="111111"/>
                <w:sz w:val="18"/>
                <w:szCs w:val="18"/>
              </w:rPr>
              <w:t>Matched bilateral or pooled contracts, settled with audit trail</w:t>
            </w:r>
          </w:p>
        </w:tc>
        <w:tc>
          <w:tcPr>
            <w:tcW w:w="2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8D21C6" w14:textId="77777777" w:rsidR="00C66166" w:rsidRDefault="00C66166" w:rsidP="00C66166">
            <w:r>
              <w:rPr>
                <w:rFonts w:ascii="Calibri" w:eastAsia="Calibri" w:hAnsi="Calibri" w:cs="Calibri"/>
                <w:color w:val="111111"/>
                <w:sz w:val="18"/>
                <w:szCs w:val="18"/>
              </w:rPr>
              <w:t>Search and counterparty-discovery friction</w:t>
            </w:r>
          </w:p>
        </w:tc>
        <w:tc>
          <w:tcPr>
            <w:tcW w:w="2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5557E8" w14:textId="77777777" w:rsidR="00C66166" w:rsidRDefault="00C66166" w:rsidP="00C66166">
            <w:r>
              <w:rPr>
                <w:rFonts w:ascii="Calibri" w:eastAsia="Calibri" w:hAnsi="Calibri" w:cs="Calibri"/>
                <w:color w:val="111111"/>
                <w:sz w:val="18"/>
                <w:szCs w:val="18"/>
              </w:rPr>
              <w:t>Liquidity, repeatability, lower spread</w:t>
            </w:r>
          </w:p>
        </w:tc>
      </w:tr>
    </w:tbl>
    <w:p w14:paraId="662A113D" w14:textId="77777777" w:rsidR="0070014C" w:rsidRDefault="0070014C">
      <w:pPr>
        <w:spacing w:before="120" w:after="60"/>
      </w:pPr>
    </w:p>
    <w:p w14:paraId="76E43D34" w14:textId="77777777" w:rsidR="0070014C" w:rsidRDefault="003B6AA0">
      <w:pPr>
        <w:spacing w:before="80" w:after="80"/>
        <w:ind w:left="360"/>
      </w:pPr>
      <w:r>
        <w:rPr>
          <w:b/>
          <w:bCs/>
          <w:color w:val="64748B"/>
          <w:sz w:val="18"/>
          <w:szCs w:val="18"/>
        </w:rPr>
        <w:t xml:space="preserve">Note.  </w:t>
      </w:r>
      <w:r>
        <w:rPr>
          <w:i/>
          <w:iCs/>
          <w:color w:val="64748B"/>
          <w:sz w:val="18"/>
          <w:szCs w:val="18"/>
        </w:rPr>
        <w:t xml:space="preserve">State Strips above show initial-state active (leftmost node filled). In the live UI, the active node advances as the project progresses; all prior nodes retain a lighter fill. Capital Eligibility Bars show eligible types at any point in the layer — not simultaneously available. </w:t>
      </w:r>
      <w:del w:id="65" w:author="Claude" w:date="2026-09-30T15:00:00Z">
        <w:r>
          <w:rPr>
            <w:i/>
            <w:iCs/>
            <w:color w:val="64748B"/>
            <w:sz w:val="18"/>
            <w:szCs w:val="18"/>
          </w:rPr>
          <w:delText>Senior Debt and ECA are gated behind G10 in Bridge to Capital (§3).</w:delText>
        </w:r>
      </w:del>
      <w:ins w:id="66" w:author="Claude" w:date="2026-09-30T15:00:00Z">
        <w:r>
          <w:rPr>
            <w:i/>
            <w:iCs/>
            <w:color w:val="64748B"/>
            <w:sz w:val="18"/>
            <w:szCs w:val="18"/>
          </w:rPr>
          <w:t>Capital decisions follow the engine (rules 4.1.0): DFI / Mezz / Guarantees at G6, Senior Debt Credit Approval (conditional) at G8 and Debt Drawdown at G10, all for project finance only; ECA is not an engine capital type (master, “The twelve gates today”).</w:t>
        </w:r>
      </w:ins>
    </w:p>
    <w:p w14:paraId="2D0CF13F" w14:textId="77777777" w:rsidR="0070014C" w:rsidRDefault="0070014C">
      <w:pPr>
        <w:pBdr>
          <w:bottom w:val="single" w:sz="4" w:space="1" w:color="0EA5A0"/>
        </w:pBdr>
        <w:spacing w:before="200" w:after="200"/>
      </w:pPr>
    </w:p>
    <w:p w14:paraId="5D615804" w14:textId="77777777" w:rsidR="0070014C" w:rsidRDefault="003B6AA0" w:rsidP="00F6054B">
      <w:pPr>
        <w:pStyle w:val="Heading2"/>
      </w:pPr>
      <w:bookmarkStart w:id="67" w:name="_Toc241592190"/>
      <w:r>
        <w:t>2.3   Participants and access surface</w:t>
      </w:r>
      <w:bookmarkEnd w:id="67"/>
    </w:p>
    <w:p w14:paraId="7A7A85AA" w14:textId="77777777" w:rsidR="0070014C" w:rsidRDefault="0070014C">
      <w:pPr>
        <w:spacing w:before="8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9"/>
        <w:gridCol w:w="1836"/>
        <w:gridCol w:w="1582"/>
        <w:gridCol w:w="1558"/>
        <w:gridCol w:w="2571"/>
      </w:tblGrid>
      <w:tr w:rsidR="002E6D29" w14:paraId="64B557AD" w14:textId="77777777" w:rsidTr="00C66166">
        <w:tc>
          <w:tcPr>
            <w:tcW w:w="1479" w:type="dxa"/>
            <w:shd w:val="clear" w:color="auto" w:fill="1A2332"/>
            <w:tcMar>
              <w:top w:w="80" w:type="dxa"/>
              <w:left w:w="120" w:type="dxa"/>
              <w:bottom w:w="80" w:type="dxa"/>
              <w:right w:w="120" w:type="dxa"/>
            </w:tcMar>
          </w:tcPr>
          <w:p w14:paraId="4966C065" w14:textId="77777777" w:rsidR="0070014C" w:rsidRDefault="003B6AA0">
            <w:r>
              <w:rPr>
                <w:b/>
                <w:bCs/>
                <w:color w:val="FFFFFF"/>
                <w:sz w:val="18"/>
                <w:szCs w:val="18"/>
              </w:rPr>
              <w:t>Participant</w:t>
            </w:r>
          </w:p>
        </w:tc>
        <w:tc>
          <w:tcPr>
            <w:tcW w:w="1836" w:type="dxa"/>
            <w:shd w:val="clear" w:color="auto" w:fill="1A2332"/>
            <w:tcMar>
              <w:top w:w="80" w:type="dxa"/>
              <w:left w:w="120" w:type="dxa"/>
              <w:bottom w:w="80" w:type="dxa"/>
              <w:right w:w="120" w:type="dxa"/>
            </w:tcMar>
          </w:tcPr>
          <w:p w14:paraId="05EFC36D" w14:textId="77777777" w:rsidR="0070014C" w:rsidRDefault="003B6AA0">
            <w:r>
              <w:rPr>
                <w:b/>
                <w:bCs/>
                <w:color w:val="FFFFFF"/>
                <w:sz w:val="18"/>
                <w:szCs w:val="18"/>
              </w:rPr>
              <w:t>Bridge to Capital</w:t>
            </w:r>
          </w:p>
        </w:tc>
        <w:tc>
          <w:tcPr>
            <w:tcW w:w="1582" w:type="dxa"/>
            <w:shd w:val="clear" w:color="auto" w:fill="1A2332"/>
            <w:tcMar>
              <w:top w:w="80" w:type="dxa"/>
              <w:left w:w="120" w:type="dxa"/>
              <w:bottom w:w="80" w:type="dxa"/>
              <w:right w:w="120" w:type="dxa"/>
            </w:tcMar>
          </w:tcPr>
          <w:p w14:paraId="5A28F32E" w14:textId="77777777" w:rsidR="0070014C" w:rsidRDefault="003B6AA0">
            <w:r>
              <w:rPr>
                <w:b/>
                <w:bCs/>
                <w:color w:val="FFFFFF"/>
                <w:sz w:val="18"/>
                <w:szCs w:val="18"/>
              </w:rPr>
              <w:t>Tokenisation</w:t>
            </w:r>
          </w:p>
        </w:tc>
        <w:tc>
          <w:tcPr>
            <w:tcW w:w="1558" w:type="dxa"/>
            <w:shd w:val="clear" w:color="auto" w:fill="1A2332"/>
            <w:tcMar>
              <w:top w:w="80" w:type="dxa"/>
              <w:left w:w="120" w:type="dxa"/>
              <w:bottom w:w="80" w:type="dxa"/>
              <w:right w:w="120" w:type="dxa"/>
            </w:tcMar>
          </w:tcPr>
          <w:p w14:paraId="70060998" w14:textId="77777777" w:rsidR="0070014C" w:rsidRDefault="003B6AA0">
            <w:r>
              <w:rPr>
                <w:b/>
                <w:bCs/>
                <w:color w:val="FFFFFF"/>
                <w:sz w:val="18"/>
                <w:szCs w:val="18"/>
              </w:rPr>
              <w:t>Trading</w:t>
            </w:r>
          </w:p>
        </w:tc>
        <w:tc>
          <w:tcPr>
            <w:tcW w:w="2571" w:type="dxa"/>
            <w:shd w:val="clear" w:color="auto" w:fill="1A2332"/>
            <w:tcMar>
              <w:top w:w="80" w:type="dxa"/>
              <w:left w:w="120" w:type="dxa"/>
              <w:bottom w:w="80" w:type="dxa"/>
              <w:right w:w="120" w:type="dxa"/>
            </w:tcMar>
          </w:tcPr>
          <w:p w14:paraId="32AAFCE9" w14:textId="77777777" w:rsidR="0070014C" w:rsidRDefault="003B6AA0">
            <w:r>
              <w:rPr>
                <w:b/>
                <w:bCs/>
                <w:color w:val="FFFFFF"/>
                <w:sz w:val="18"/>
                <w:szCs w:val="18"/>
              </w:rPr>
              <w:t xml:space="preserve">ABAC </w:t>
            </w:r>
            <w:del w:id="68" w:author="Claude" w:date="2026-09-30T15:00:00Z">
              <w:r>
                <w:rPr>
                  <w:b/>
                  <w:bCs/>
                  <w:color w:val="FFFFFF"/>
                  <w:sz w:val="18"/>
                  <w:szCs w:val="18"/>
                </w:rPr>
                <w:delText>persona</w:delText>
              </w:r>
            </w:del>
            <w:ins w:id="69" w:author="Claude" w:date="2026-09-30T15:00:00Z">
              <w:r>
                <w:rPr>
                  <w:b/>
                  <w:bCs/>
                  <w:color w:val="FFFFFF"/>
                  <w:sz w:val="18"/>
                  <w:szCs w:val="18"/>
                </w:rPr>
                <w:t>actor type</w:t>
              </w:r>
            </w:ins>
          </w:p>
        </w:tc>
      </w:tr>
      <w:tr w:rsidR="002E6D29" w14:paraId="1B20B32F" w14:textId="77777777" w:rsidTr="00C66166">
        <w:tc>
          <w:tcPr>
            <w:tcW w:w="1479" w:type="dxa"/>
            <w:shd w:val="clear" w:color="auto" w:fill="F4FAFA"/>
            <w:tcMar>
              <w:top w:w="60" w:type="dxa"/>
              <w:left w:w="120" w:type="dxa"/>
              <w:bottom w:w="60" w:type="dxa"/>
              <w:right w:w="120" w:type="dxa"/>
            </w:tcMar>
          </w:tcPr>
          <w:p w14:paraId="1BF16A4E" w14:textId="77777777" w:rsidR="0070014C" w:rsidRDefault="003B6AA0">
            <w:r>
              <w:rPr>
                <w:color w:val="1A2332"/>
                <w:sz w:val="18"/>
                <w:szCs w:val="18"/>
              </w:rPr>
              <w:t>Producer</w:t>
            </w:r>
          </w:p>
        </w:tc>
        <w:tc>
          <w:tcPr>
            <w:tcW w:w="1836" w:type="dxa"/>
            <w:shd w:val="clear" w:color="auto" w:fill="F4FAFA"/>
            <w:tcMar>
              <w:top w:w="60" w:type="dxa"/>
              <w:left w:w="120" w:type="dxa"/>
              <w:bottom w:w="60" w:type="dxa"/>
              <w:right w:w="120" w:type="dxa"/>
            </w:tcMar>
          </w:tcPr>
          <w:p w14:paraId="1787FFBD" w14:textId="77777777" w:rsidR="0070014C" w:rsidRDefault="003B6AA0">
            <w:r>
              <w:rPr>
                <w:color w:val="1A2332"/>
                <w:sz w:val="18"/>
                <w:szCs w:val="18"/>
              </w:rPr>
              <w:t>Owns packages, requests drawdown</w:t>
            </w:r>
          </w:p>
        </w:tc>
        <w:tc>
          <w:tcPr>
            <w:tcW w:w="1582" w:type="dxa"/>
            <w:shd w:val="clear" w:color="auto" w:fill="F4FAFA"/>
            <w:tcMar>
              <w:top w:w="60" w:type="dxa"/>
              <w:left w:w="120" w:type="dxa"/>
              <w:bottom w:w="60" w:type="dxa"/>
              <w:right w:w="120" w:type="dxa"/>
            </w:tcMar>
          </w:tcPr>
          <w:p w14:paraId="576AC17D" w14:textId="77777777" w:rsidR="0070014C" w:rsidRDefault="003B6AA0">
            <w:r>
              <w:rPr>
                <w:color w:val="1A2332"/>
                <w:sz w:val="18"/>
                <w:szCs w:val="18"/>
              </w:rPr>
              <w:t>Mints tokens against capacity</w:t>
            </w:r>
          </w:p>
        </w:tc>
        <w:tc>
          <w:tcPr>
            <w:tcW w:w="1558" w:type="dxa"/>
            <w:shd w:val="clear" w:color="auto" w:fill="F4FAFA"/>
            <w:tcMar>
              <w:top w:w="60" w:type="dxa"/>
              <w:left w:w="120" w:type="dxa"/>
              <w:bottom w:w="60" w:type="dxa"/>
              <w:right w:w="120" w:type="dxa"/>
            </w:tcMar>
          </w:tcPr>
          <w:p w14:paraId="358DAB5B" w14:textId="77777777" w:rsidR="0070014C" w:rsidRDefault="003B6AA0">
            <w:r>
              <w:rPr>
                <w:color w:val="1A2332"/>
                <w:sz w:val="18"/>
                <w:szCs w:val="18"/>
              </w:rPr>
              <w:t>Lists volume, accepts matches</w:t>
            </w:r>
          </w:p>
        </w:tc>
        <w:tc>
          <w:tcPr>
            <w:tcW w:w="2571" w:type="dxa"/>
            <w:shd w:val="clear" w:color="auto" w:fill="F4FAFA"/>
            <w:tcMar>
              <w:top w:w="60" w:type="dxa"/>
              <w:left w:w="120" w:type="dxa"/>
              <w:bottom w:w="60" w:type="dxa"/>
              <w:right w:w="120" w:type="dxa"/>
            </w:tcMar>
          </w:tcPr>
          <w:p w14:paraId="16F39ED3" w14:textId="77777777" w:rsidR="0070014C" w:rsidRDefault="003B6AA0">
            <w:r>
              <w:rPr>
                <w:color w:val="1A2332"/>
                <w:sz w:val="18"/>
                <w:szCs w:val="18"/>
              </w:rPr>
              <w:t>PRODUCER</w:t>
            </w:r>
          </w:p>
        </w:tc>
      </w:tr>
      <w:tr w:rsidR="002E6D29" w14:paraId="216B4947" w14:textId="77777777" w:rsidTr="00C66166">
        <w:tc>
          <w:tcPr>
            <w:tcW w:w="1479" w:type="dxa"/>
            <w:shd w:val="clear" w:color="auto" w:fill="FFFFFF"/>
            <w:tcMar>
              <w:top w:w="60" w:type="dxa"/>
              <w:left w:w="120" w:type="dxa"/>
              <w:bottom w:w="60" w:type="dxa"/>
              <w:right w:w="120" w:type="dxa"/>
            </w:tcMar>
          </w:tcPr>
          <w:p w14:paraId="5086E432" w14:textId="77777777" w:rsidR="0070014C" w:rsidRDefault="003B6AA0">
            <w:r>
              <w:rPr>
                <w:color w:val="1A2332"/>
                <w:sz w:val="18"/>
                <w:szCs w:val="18"/>
              </w:rPr>
              <w:t>Sponsor / Equity</w:t>
            </w:r>
          </w:p>
        </w:tc>
        <w:tc>
          <w:tcPr>
            <w:tcW w:w="1836" w:type="dxa"/>
            <w:shd w:val="clear" w:color="auto" w:fill="FFFFFF"/>
            <w:tcMar>
              <w:top w:w="60" w:type="dxa"/>
              <w:left w:w="120" w:type="dxa"/>
              <w:bottom w:w="60" w:type="dxa"/>
              <w:right w:w="120" w:type="dxa"/>
            </w:tcMar>
          </w:tcPr>
          <w:p w14:paraId="61ED2F00" w14:textId="77777777" w:rsidR="0070014C" w:rsidRDefault="003B6AA0">
            <w:r>
              <w:rPr>
                <w:color w:val="1A2332"/>
                <w:sz w:val="18"/>
                <w:szCs w:val="18"/>
              </w:rPr>
              <w:t>Approves Pre-FID spend, signs FID</w:t>
            </w:r>
          </w:p>
        </w:tc>
        <w:tc>
          <w:tcPr>
            <w:tcW w:w="1582" w:type="dxa"/>
            <w:shd w:val="clear" w:color="auto" w:fill="FFFFFF"/>
            <w:tcMar>
              <w:top w:w="60" w:type="dxa"/>
              <w:left w:w="120" w:type="dxa"/>
              <w:bottom w:w="60" w:type="dxa"/>
              <w:right w:w="120" w:type="dxa"/>
            </w:tcMar>
          </w:tcPr>
          <w:p w14:paraId="6330EEDC" w14:textId="77777777" w:rsidR="0070014C" w:rsidRDefault="003B6AA0">
            <w:r>
              <w:rPr>
                <w:color w:val="1A2332"/>
                <w:sz w:val="18"/>
                <w:szCs w:val="18"/>
              </w:rPr>
              <w:t>View only</w:t>
            </w:r>
          </w:p>
        </w:tc>
        <w:tc>
          <w:tcPr>
            <w:tcW w:w="1558" w:type="dxa"/>
            <w:shd w:val="clear" w:color="auto" w:fill="FFFFFF"/>
            <w:tcMar>
              <w:top w:w="60" w:type="dxa"/>
              <w:left w:w="120" w:type="dxa"/>
              <w:bottom w:w="60" w:type="dxa"/>
              <w:right w:w="120" w:type="dxa"/>
            </w:tcMar>
          </w:tcPr>
          <w:p w14:paraId="67486249" w14:textId="77777777" w:rsidR="0070014C" w:rsidRDefault="003B6AA0">
            <w:r>
              <w:rPr>
                <w:color w:val="1A2332"/>
                <w:sz w:val="18"/>
                <w:szCs w:val="18"/>
              </w:rPr>
              <w:t>View only</w:t>
            </w:r>
          </w:p>
        </w:tc>
        <w:tc>
          <w:tcPr>
            <w:tcW w:w="2571" w:type="dxa"/>
            <w:shd w:val="clear" w:color="auto" w:fill="FFFFFF"/>
            <w:tcMar>
              <w:top w:w="60" w:type="dxa"/>
              <w:left w:w="120" w:type="dxa"/>
              <w:bottom w:w="60" w:type="dxa"/>
              <w:right w:w="120" w:type="dxa"/>
            </w:tcMar>
          </w:tcPr>
          <w:p w14:paraId="5EEF67BB" w14:textId="77777777" w:rsidR="0070014C" w:rsidRDefault="003B6AA0">
            <w:r>
              <w:rPr>
                <w:color w:val="1A2332"/>
                <w:sz w:val="18"/>
                <w:szCs w:val="18"/>
              </w:rPr>
              <w:t>EQUITY_SPONSOR</w:t>
            </w:r>
          </w:p>
        </w:tc>
      </w:tr>
      <w:tr w:rsidR="002E6D29" w14:paraId="1F50125E" w14:textId="77777777" w:rsidTr="00C66166">
        <w:tc>
          <w:tcPr>
            <w:tcW w:w="1479" w:type="dxa"/>
            <w:shd w:val="clear" w:color="auto" w:fill="F4FAFA"/>
            <w:tcMar>
              <w:top w:w="60" w:type="dxa"/>
              <w:left w:w="120" w:type="dxa"/>
              <w:bottom w:w="60" w:type="dxa"/>
              <w:right w:w="120" w:type="dxa"/>
            </w:tcMar>
          </w:tcPr>
          <w:p w14:paraId="2BE6E231" w14:textId="77777777" w:rsidR="0070014C" w:rsidRDefault="003B6AA0">
            <w:r>
              <w:rPr>
                <w:color w:val="1A2332"/>
                <w:sz w:val="18"/>
                <w:szCs w:val="18"/>
              </w:rPr>
              <w:t>DFI</w:t>
            </w:r>
          </w:p>
        </w:tc>
        <w:tc>
          <w:tcPr>
            <w:tcW w:w="1836" w:type="dxa"/>
            <w:shd w:val="clear" w:color="auto" w:fill="F4FAFA"/>
            <w:tcMar>
              <w:top w:w="60" w:type="dxa"/>
              <w:left w:w="120" w:type="dxa"/>
              <w:bottom w:w="60" w:type="dxa"/>
              <w:right w:w="120" w:type="dxa"/>
            </w:tcMar>
          </w:tcPr>
          <w:p w14:paraId="53802A85" w14:textId="77777777" w:rsidR="0070014C" w:rsidRDefault="003B6AA0">
            <w:r>
              <w:rPr>
                <w:color w:val="1A2332"/>
                <w:sz w:val="18"/>
                <w:szCs w:val="18"/>
              </w:rPr>
              <w:t>Concessional tranche, additionality test</w:t>
            </w:r>
          </w:p>
        </w:tc>
        <w:tc>
          <w:tcPr>
            <w:tcW w:w="1582" w:type="dxa"/>
            <w:shd w:val="clear" w:color="auto" w:fill="F4FAFA"/>
            <w:tcMar>
              <w:top w:w="60" w:type="dxa"/>
              <w:left w:w="120" w:type="dxa"/>
              <w:bottom w:w="60" w:type="dxa"/>
              <w:right w:w="120" w:type="dxa"/>
            </w:tcMar>
          </w:tcPr>
          <w:p w14:paraId="76EC1D69" w14:textId="77777777" w:rsidR="0070014C" w:rsidRDefault="003B6AA0">
            <w:r>
              <w:rPr>
                <w:color w:val="1A2332"/>
                <w:sz w:val="18"/>
                <w:szCs w:val="18"/>
              </w:rPr>
              <w:t>Verifies sovereign provenance</w:t>
            </w:r>
          </w:p>
        </w:tc>
        <w:tc>
          <w:tcPr>
            <w:tcW w:w="1558" w:type="dxa"/>
            <w:shd w:val="clear" w:color="auto" w:fill="F4FAFA"/>
            <w:tcMar>
              <w:top w:w="60" w:type="dxa"/>
              <w:left w:w="120" w:type="dxa"/>
              <w:bottom w:w="60" w:type="dxa"/>
              <w:right w:w="120" w:type="dxa"/>
            </w:tcMar>
          </w:tcPr>
          <w:p w14:paraId="5B3130F7" w14:textId="77777777" w:rsidR="0070014C" w:rsidRDefault="003B6AA0">
            <w:r>
              <w:rPr>
                <w:color w:val="1A2332"/>
                <w:sz w:val="18"/>
                <w:szCs w:val="18"/>
              </w:rPr>
              <w:t>—</w:t>
            </w:r>
          </w:p>
        </w:tc>
        <w:tc>
          <w:tcPr>
            <w:tcW w:w="2571" w:type="dxa"/>
            <w:shd w:val="clear" w:color="auto" w:fill="F4FAFA"/>
            <w:tcMar>
              <w:top w:w="60" w:type="dxa"/>
              <w:left w:w="120" w:type="dxa"/>
              <w:bottom w:w="60" w:type="dxa"/>
              <w:right w:w="120" w:type="dxa"/>
            </w:tcMar>
          </w:tcPr>
          <w:p w14:paraId="09305C42" w14:textId="77777777" w:rsidR="0070014C" w:rsidRDefault="003B6AA0">
            <w:r>
              <w:rPr>
                <w:color w:val="1A2332"/>
                <w:sz w:val="18"/>
                <w:szCs w:val="18"/>
              </w:rPr>
              <w:t>DFI_CONCESSIONAL</w:t>
            </w:r>
          </w:p>
        </w:tc>
      </w:tr>
      <w:tr w:rsidR="002E6D29" w14:paraId="25D6FD50" w14:textId="77777777" w:rsidTr="00C66166">
        <w:tc>
          <w:tcPr>
            <w:tcW w:w="1479" w:type="dxa"/>
            <w:shd w:val="clear" w:color="auto" w:fill="FFFFFF"/>
            <w:tcMar>
              <w:top w:w="60" w:type="dxa"/>
              <w:left w:w="120" w:type="dxa"/>
              <w:bottom w:w="60" w:type="dxa"/>
              <w:right w:w="120" w:type="dxa"/>
            </w:tcMar>
          </w:tcPr>
          <w:p w14:paraId="5DDD5113" w14:textId="77777777" w:rsidR="0070014C" w:rsidRDefault="003B6AA0">
            <w:r>
              <w:rPr>
                <w:color w:val="1A2332"/>
                <w:sz w:val="18"/>
                <w:szCs w:val="18"/>
              </w:rPr>
              <w:lastRenderedPageBreak/>
              <w:t>Senior Lender</w:t>
            </w:r>
          </w:p>
        </w:tc>
        <w:tc>
          <w:tcPr>
            <w:tcW w:w="1836" w:type="dxa"/>
            <w:shd w:val="clear" w:color="auto" w:fill="FFFFFF"/>
            <w:tcMar>
              <w:top w:w="60" w:type="dxa"/>
              <w:left w:w="120" w:type="dxa"/>
              <w:bottom w:w="60" w:type="dxa"/>
              <w:right w:w="120" w:type="dxa"/>
            </w:tcMar>
          </w:tcPr>
          <w:p w14:paraId="0E7C3733" w14:textId="77777777" w:rsidR="0070014C" w:rsidRDefault="003B6AA0">
            <w:del w:id="70" w:author="Claude" w:date="2026-09-30T15:00:00Z">
              <w:r>
                <w:rPr>
                  <w:color w:val="1A2332"/>
                  <w:sz w:val="18"/>
                  <w:szCs w:val="18"/>
                </w:rPr>
                <w:delText>Reviews</w:delText>
              </w:r>
            </w:del>
            <w:ins w:id="71" w:author="Claude" w:date="2026-09-30T15:00:00Z">
              <w:r>
                <w:rPr>
                  <w:color w:val="1A2332"/>
                  <w:sz w:val="18"/>
                  <w:szCs w:val="18"/>
                </w:rPr>
                <w:t>Credit approval at G8 (conditional); reviews the</w:t>
              </w:r>
            </w:ins>
            <w:r>
              <w:rPr>
                <w:color w:val="1A2332"/>
                <w:sz w:val="18"/>
                <w:szCs w:val="18"/>
              </w:rPr>
              <w:t xml:space="preserve"> G10 pack, monitors covenants</w:t>
            </w:r>
          </w:p>
        </w:tc>
        <w:tc>
          <w:tcPr>
            <w:tcW w:w="1582" w:type="dxa"/>
            <w:shd w:val="clear" w:color="auto" w:fill="FFFFFF"/>
            <w:tcMar>
              <w:top w:w="60" w:type="dxa"/>
              <w:left w:w="120" w:type="dxa"/>
              <w:bottom w:w="60" w:type="dxa"/>
              <w:right w:w="120" w:type="dxa"/>
            </w:tcMar>
          </w:tcPr>
          <w:p w14:paraId="4E5E4537" w14:textId="77777777" w:rsidR="0070014C" w:rsidRDefault="003B6AA0">
            <w:r>
              <w:rPr>
                <w:color w:val="1A2332"/>
                <w:sz w:val="18"/>
                <w:szCs w:val="18"/>
              </w:rPr>
              <w:t>View only (collateral)</w:t>
            </w:r>
          </w:p>
        </w:tc>
        <w:tc>
          <w:tcPr>
            <w:tcW w:w="1558" w:type="dxa"/>
            <w:shd w:val="clear" w:color="auto" w:fill="FFFFFF"/>
            <w:tcMar>
              <w:top w:w="60" w:type="dxa"/>
              <w:left w:w="120" w:type="dxa"/>
              <w:bottom w:w="60" w:type="dxa"/>
              <w:right w:w="120" w:type="dxa"/>
            </w:tcMar>
          </w:tcPr>
          <w:p w14:paraId="119236D6" w14:textId="77777777" w:rsidR="0070014C" w:rsidRDefault="003B6AA0">
            <w:r>
              <w:rPr>
                <w:color w:val="1A2332"/>
                <w:sz w:val="18"/>
                <w:szCs w:val="18"/>
              </w:rPr>
              <w:t>—</w:t>
            </w:r>
          </w:p>
        </w:tc>
        <w:tc>
          <w:tcPr>
            <w:tcW w:w="2571" w:type="dxa"/>
            <w:shd w:val="clear" w:color="auto" w:fill="FFFFFF"/>
            <w:tcMar>
              <w:top w:w="60" w:type="dxa"/>
              <w:left w:w="120" w:type="dxa"/>
              <w:bottom w:w="60" w:type="dxa"/>
              <w:right w:w="120" w:type="dxa"/>
            </w:tcMar>
          </w:tcPr>
          <w:p w14:paraId="314E59C7" w14:textId="77777777" w:rsidR="0070014C" w:rsidRDefault="003B6AA0">
            <w:r>
              <w:rPr>
                <w:color w:val="1A2332"/>
                <w:sz w:val="18"/>
                <w:szCs w:val="18"/>
              </w:rPr>
              <w:t>SENIOR_LENDER</w:t>
            </w:r>
          </w:p>
        </w:tc>
      </w:tr>
      <w:tr w:rsidR="002E6D29" w14:paraId="38457CB0" w14:textId="77777777" w:rsidTr="00C66166">
        <w:tc>
          <w:tcPr>
            <w:tcW w:w="1479" w:type="dxa"/>
            <w:shd w:val="clear" w:color="auto" w:fill="F4FAFA"/>
            <w:tcMar>
              <w:top w:w="60" w:type="dxa"/>
              <w:left w:w="120" w:type="dxa"/>
              <w:bottom w:w="60" w:type="dxa"/>
              <w:right w:w="120" w:type="dxa"/>
            </w:tcMar>
          </w:tcPr>
          <w:p w14:paraId="43C0AD9E" w14:textId="77777777" w:rsidR="0070014C" w:rsidRDefault="003B6AA0">
            <w:r>
              <w:rPr>
                <w:color w:val="1A2332"/>
                <w:sz w:val="18"/>
                <w:szCs w:val="18"/>
              </w:rPr>
              <w:t>ECA</w:t>
            </w:r>
          </w:p>
        </w:tc>
        <w:tc>
          <w:tcPr>
            <w:tcW w:w="1836" w:type="dxa"/>
            <w:shd w:val="clear" w:color="auto" w:fill="F4FAFA"/>
            <w:tcMar>
              <w:top w:w="60" w:type="dxa"/>
              <w:left w:w="120" w:type="dxa"/>
              <w:bottom w:w="60" w:type="dxa"/>
              <w:right w:w="120" w:type="dxa"/>
            </w:tcMar>
          </w:tcPr>
          <w:p w14:paraId="51D17225" w14:textId="77777777" w:rsidR="0070014C" w:rsidRDefault="003B6AA0">
            <w:r>
              <w:rPr>
                <w:color w:val="1A2332"/>
                <w:sz w:val="18"/>
                <w:szCs w:val="18"/>
              </w:rPr>
              <w:t>Export-credit tranche</w:t>
            </w:r>
          </w:p>
        </w:tc>
        <w:tc>
          <w:tcPr>
            <w:tcW w:w="1582" w:type="dxa"/>
            <w:shd w:val="clear" w:color="auto" w:fill="F4FAFA"/>
            <w:tcMar>
              <w:top w:w="60" w:type="dxa"/>
              <w:left w:w="120" w:type="dxa"/>
              <w:bottom w:w="60" w:type="dxa"/>
              <w:right w:w="120" w:type="dxa"/>
            </w:tcMar>
          </w:tcPr>
          <w:p w14:paraId="6B14D6EC" w14:textId="77777777" w:rsidR="0070014C" w:rsidRDefault="003B6AA0">
            <w:r>
              <w:rPr>
                <w:color w:val="1A2332"/>
                <w:sz w:val="18"/>
                <w:szCs w:val="18"/>
              </w:rPr>
              <w:t>—</w:t>
            </w:r>
          </w:p>
        </w:tc>
        <w:tc>
          <w:tcPr>
            <w:tcW w:w="1558" w:type="dxa"/>
            <w:shd w:val="clear" w:color="auto" w:fill="F4FAFA"/>
            <w:tcMar>
              <w:top w:w="60" w:type="dxa"/>
              <w:left w:w="120" w:type="dxa"/>
              <w:bottom w:w="60" w:type="dxa"/>
              <w:right w:w="120" w:type="dxa"/>
            </w:tcMar>
          </w:tcPr>
          <w:p w14:paraId="198601A4" w14:textId="77777777" w:rsidR="0070014C" w:rsidRDefault="003B6AA0">
            <w:r>
              <w:rPr>
                <w:color w:val="1A2332"/>
                <w:sz w:val="18"/>
                <w:szCs w:val="18"/>
              </w:rPr>
              <w:t>—</w:t>
            </w:r>
          </w:p>
        </w:tc>
        <w:tc>
          <w:tcPr>
            <w:tcW w:w="2571" w:type="dxa"/>
            <w:shd w:val="clear" w:color="auto" w:fill="F4FAFA"/>
            <w:tcMar>
              <w:top w:w="60" w:type="dxa"/>
              <w:left w:w="120" w:type="dxa"/>
              <w:bottom w:w="60" w:type="dxa"/>
              <w:right w:w="120" w:type="dxa"/>
            </w:tcMar>
          </w:tcPr>
          <w:p w14:paraId="44F9A541" w14:textId="77777777" w:rsidR="0070014C" w:rsidRDefault="003B6AA0">
            <w:r>
              <w:rPr>
                <w:color w:val="1A2332"/>
                <w:sz w:val="18"/>
                <w:szCs w:val="18"/>
              </w:rPr>
              <w:t>ECA</w:t>
            </w:r>
          </w:p>
        </w:tc>
      </w:tr>
      <w:tr w:rsidR="002E6D29" w14:paraId="0205C354" w14:textId="77777777" w:rsidTr="00C66166">
        <w:tc>
          <w:tcPr>
            <w:tcW w:w="1479" w:type="dxa"/>
            <w:shd w:val="clear" w:color="auto" w:fill="FFFFFF"/>
            <w:tcMar>
              <w:top w:w="60" w:type="dxa"/>
              <w:left w:w="120" w:type="dxa"/>
              <w:bottom w:w="60" w:type="dxa"/>
              <w:right w:w="120" w:type="dxa"/>
            </w:tcMar>
          </w:tcPr>
          <w:p w14:paraId="5CCD501D" w14:textId="77777777" w:rsidR="0070014C" w:rsidRDefault="003B6AA0">
            <w:r>
              <w:rPr>
                <w:color w:val="1A2332"/>
                <w:sz w:val="18"/>
                <w:szCs w:val="18"/>
              </w:rPr>
              <w:t>Certifier (DNV/TüV)</w:t>
            </w:r>
          </w:p>
        </w:tc>
        <w:tc>
          <w:tcPr>
            <w:tcW w:w="1836" w:type="dxa"/>
            <w:shd w:val="clear" w:color="auto" w:fill="FFFFFF"/>
            <w:tcMar>
              <w:top w:w="60" w:type="dxa"/>
              <w:left w:w="120" w:type="dxa"/>
              <w:bottom w:w="60" w:type="dxa"/>
              <w:right w:w="120" w:type="dxa"/>
            </w:tcMar>
          </w:tcPr>
          <w:p w14:paraId="4B87631E" w14:textId="77777777" w:rsidR="0070014C" w:rsidRDefault="003B6AA0">
            <w:r>
              <w:rPr>
                <w:color w:val="1A2332"/>
                <w:sz w:val="18"/>
                <w:szCs w:val="18"/>
              </w:rPr>
              <w:t>Signs G2 certification pathway</w:t>
            </w:r>
          </w:p>
        </w:tc>
        <w:tc>
          <w:tcPr>
            <w:tcW w:w="1582" w:type="dxa"/>
            <w:shd w:val="clear" w:color="auto" w:fill="FFFFFF"/>
            <w:tcMar>
              <w:top w:w="60" w:type="dxa"/>
              <w:left w:w="120" w:type="dxa"/>
              <w:bottom w:w="60" w:type="dxa"/>
              <w:right w:w="120" w:type="dxa"/>
            </w:tcMar>
          </w:tcPr>
          <w:p w14:paraId="23F25609" w14:textId="77777777" w:rsidR="0070014C" w:rsidRDefault="003B6AA0">
            <w:r>
              <w:rPr>
                <w:color w:val="1A2332"/>
                <w:sz w:val="18"/>
                <w:szCs w:val="18"/>
              </w:rPr>
              <w:t>Verifies token batches</w:t>
            </w:r>
          </w:p>
        </w:tc>
        <w:tc>
          <w:tcPr>
            <w:tcW w:w="1558" w:type="dxa"/>
            <w:shd w:val="clear" w:color="auto" w:fill="FFFFFF"/>
            <w:tcMar>
              <w:top w:w="60" w:type="dxa"/>
              <w:left w:w="120" w:type="dxa"/>
              <w:bottom w:w="60" w:type="dxa"/>
              <w:right w:w="120" w:type="dxa"/>
            </w:tcMar>
          </w:tcPr>
          <w:p w14:paraId="22DB4C79" w14:textId="77777777" w:rsidR="0070014C" w:rsidRDefault="003B6AA0">
            <w:r>
              <w:rPr>
                <w:color w:val="1A2332"/>
                <w:sz w:val="18"/>
                <w:szCs w:val="18"/>
              </w:rPr>
              <w:t>—</w:t>
            </w:r>
          </w:p>
        </w:tc>
        <w:tc>
          <w:tcPr>
            <w:tcW w:w="2571" w:type="dxa"/>
            <w:shd w:val="clear" w:color="auto" w:fill="FFFFFF"/>
            <w:tcMar>
              <w:top w:w="60" w:type="dxa"/>
              <w:left w:w="120" w:type="dxa"/>
              <w:bottom w:w="60" w:type="dxa"/>
              <w:right w:w="120" w:type="dxa"/>
            </w:tcMar>
          </w:tcPr>
          <w:p w14:paraId="52117015" w14:textId="77777777" w:rsidR="0070014C" w:rsidRDefault="003B6AA0">
            <w:r>
              <w:rPr>
                <w:color w:val="1A2332"/>
                <w:sz w:val="18"/>
                <w:szCs w:val="18"/>
              </w:rPr>
              <w:t>CERTIFIER</w:t>
            </w:r>
          </w:p>
        </w:tc>
      </w:tr>
      <w:tr w:rsidR="002E6D29" w14:paraId="234CA204" w14:textId="77777777" w:rsidTr="00C66166">
        <w:tc>
          <w:tcPr>
            <w:tcW w:w="1479" w:type="dxa"/>
            <w:shd w:val="clear" w:color="auto" w:fill="F4FAFA"/>
            <w:tcMar>
              <w:top w:w="60" w:type="dxa"/>
              <w:left w:w="120" w:type="dxa"/>
              <w:bottom w:w="60" w:type="dxa"/>
              <w:right w:w="120" w:type="dxa"/>
            </w:tcMar>
          </w:tcPr>
          <w:p w14:paraId="32231DFF" w14:textId="77777777" w:rsidR="0070014C" w:rsidRDefault="003B6AA0">
            <w:r>
              <w:rPr>
                <w:color w:val="1A2332"/>
                <w:sz w:val="18"/>
                <w:szCs w:val="18"/>
              </w:rPr>
              <w:t>Independent Engineer</w:t>
            </w:r>
          </w:p>
        </w:tc>
        <w:tc>
          <w:tcPr>
            <w:tcW w:w="1836" w:type="dxa"/>
            <w:shd w:val="clear" w:color="auto" w:fill="F4FAFA"/>
            <w:tcMar>
              <w:top w:w="60" w:type="dxa"/>
              <w:left w:w="120" w:type="dxa"/>
              <w:bottom w:w="60" w:type="dxa"/>
              <w:right w:w="120" w:type="dxa"/>
            </w:tcMar>
          </w:tcPr>
          <w:p w14:paraId="08428720" w14:textId="77777777" w:rsidR="0070014C" w:rsidRDefault="003B6AA0">
            <w:r>
              <w:rPr>
                <w:color w:val="1A2332"/>
                <w:sz w:val="18"/>
                <w:szCs w:val="18"/>
              </w:rPr>
              <w:t xml:space="preserve">Signs G6 </w:t>
            </w:r>
            <w:del w:id="72" w:author="Claude" w:date="2026-09-30T15:00:00Z">
              <w:r>
                <w:rPr>
                  <w:color w:val="1A2332"/>
                  <w:sz w:val="18"/>
                  <w:szCs w:val="18"/>
                </w:rPr>
                <w:delText>technical</w:delText>
              </w:r>
            </w:del>
            <w:ins w:id="73" w:author="Claude" w:date="2026-09-30T15:00:00Z">
              <w:r>
                <w:rPr>
                  <w:color w:val="1A2332"/>
                  <w:sz w:val="18"/>
                  <w:szCs w:val="18"/>
                </w:rPr>
                <w:t>(lenders’ engineer, project finance only); the independent technical review of FEED is a G5 item for every project</w:t>
              </w:r>
            </w:ins>
          </w:p>
        </w:tc>
        <w:tc>
          <w:tcPr>
            <w:tcW w:w="1582" w:type="dxa"/>
            <w:shd w:val="clear" w:color="auto" w:fill="F4FAFA"/>
            <w:tcMar>
              <w:top w:w="60" w:type="dxa"/>
              <w:left w:w="120" w:type="dxa"/>
              <w:bottom w:w="60" w:type="dxa"/>
              <w:right w:w="120" w:type="dxa"/>
            </w:tcMar>
          </w:tcPr>
          <w:p w14:paraId="7B4685AD" w14:textId="77777777" w:rsidR="0070014C" w:rsidRDefault="003B6AA0">
            <w:r>
              <w:rPr>
                <w:color w:val="1A2332"/>
                <w:sz w:val="18"/>
                <w:szCs w:val="18"/>
              </w:rPr>
              <w:t>Verifies meter integrity</w:t>
            </w:r>
          </w:p>
        </w:tc>
        <w:tc>
          <w:tcPr>
            <w:tcW w:w="1558" w:type="dxa"/>
            <w:shd w:val="clear" w:color="auto" w:fill="F4FAFA"/>
            <w:tcMar>
              <w:top w:w="60" w:type="dxa"/>
              <w:left w:w="120" w:type="dxa"/>
              <w:bottom w:w="60" w:type="dxa"/>
              <w:right w:w="120" w:type="dxa"/>
            </w:tcMar>
          </w:tcPr>
          <w:p w14:paraId="5B8340BF" w14:textId="77777777" w:rsidR="0070014C" w:rsidRDefault="003B6AA0">
            <w:r>
              <w:rPr>
                <w:color w:val="1A2332"/>
                <w:sz w:val="18"/>
                <w:szCs w:val="18"/>
              </w:rPr>
              <w:t>—</w:t>
            </w:r>
          </w:p>
        </w:tc>
        <w:tc>
          <w:tcPr>
            <w:tcW w:w="2571" w:type="dxa"/>
            <w:shd w:val="clear" w:color="auto" w:fill="F4FAFA"/>
            <w:tcMar>
              <w:top w:w="60" w:type="dxa"/>
              <w:left w:w="120" w:type="dxa"/>
              <w:bottom w:w="60" w:type="dxa"/>
              <w:right w:w="120" w:type="dxa"/>
            </w:tcMar>
          </w:tcPr>
          <w:p w14:paraId="5557C5D0" w14:textId="77777777" w:rsidR="0070014C" w:rsidRDefault="003B6AA0">
            <w:r>
              <w:rPr>
                <w:color w:val="1A2332"/>
                <w:sz w:val="18"/>
                <w:szCs w:val="18"/>
              </w:rPr>
              <w:t>INDEPENDENT_ENGINEER</w:t>
            </w:r>
          </w:p>
        </w:tc>
      </w:tr>
      <w:tr w:rsidR="002E6D29" w14:paraId="1594C053" w14:textId="77777777" w:rsidTr="00C66166">
        <w:tc>
          <w:tcPr>
            <w:tcW w:w="1479" w:type="dxa"/>
            <w:shd w:val="clear" w:color="auto" w:fill="FFFFFF"/>
            <w:tcMar>
              <w:top w:w="60" w:type="dxa"/>
              <w:left w:w="120" w:type="dxa"/>
              <w:bottom w:w="60" w:type="dxa"/>
              <w:right w:w="120" w:type="dxa"/>
            </w:tcMar>
          </w:tcPr>
          <w:p w14:paraId="4DF04B0B" w14:textId="77777777" w:rsidR="0070014C" w:rsidRDefault="003B6AA0">
            <w:r>
              <w:rPr>
                <w:color w:val="1A2332"/>
                <w:sz w:val="18"/>
                <w:szCs w:val="18"/>
              </w:rPr>
              <w:t>Offtaker</w:t>
            </w:r>
          </w:p>
        </w:tc>
        <w:tc>
          <w:tcPr>
            <w:tcW w:w="1836" w:type="dxa"/>
            <w:shd w:val="clear" w:color="auto" w:fill="FFFFFF"/>
            <w:tcMar>
              <w:top w:w="60" w:type="dxa"/>
              <w:left w:w="120" w:type="dxa"/>
              <w:bottom w:w="60" w:type="dxa"/>
              <w:right w:w="120" w:type="dxa"/>
            </w:tcMar>
          </w:tcPr>
          <w:p w14:paraId="167BCBCD" w14:textId="77777777" w:rsidR="0070014C" w:rsidRDefault="003B6AA0">
            <w:commentRangeStart w:id="74"/>
            <w:del w:id="75" w:author="Claude" w:date="2026-09-30T15:00:00Z">
              <w:r>
                <w:rPr>
                  <w:color w:val="1A2332"/>
                  <w:sz w:val="18"/>
                  <w:szCs w:val="18"/>
                </w:rPr>
                <w:delText>Signs HoT at G4, binding at G10</w:delText>
              </w:r>
            </w:del>
            <w:ins w:id="76" w:author="Claude" w:date="2026-09-30T15:00:00Z">
              <w:r>
                <w:rPr>
                  <w:color w:val="1A2332"/>
                  <w:sz w:val="18"/>
                  <w:szCs w:val="18"/>
                </w:rPr>
                <w:t>Heads of terms (O2) for at least 60% of output by Commercially plausible; binding with conditions (O4) at G4; effective at Financeable (G10)</w:t>
              </w:r>
            </w:ins>
            <w:commentRangeEnd w:id="74"/>
            <w:r>
              <w:rPr>
                <w:rStyle w:val="CommentReference"/>
                <w:sz w:val="22"/>
                <w:szCs w:val="22"/>
              </w:rPr>
              <w:commentReference w:id="74"/>
            </w:r>
          </w:p>
        </w:tc>
        <w:tc>
          <w:tcPr>
            <w:tcW w:w="1582" w:type="dxa"/>
            <w:shd w:val="clear" w:color="auto" w:fill="FFFFFF"/>
            <w:tcMar>
              <w:top w:w="60" w:type="dxa"/>
              <w:left w:w="120" w:type="dxa"/>
              <w:bottom w:w="60" w:type="dxa"/>
              <w:right w:w="120" w:type="dxa"/>
            </w:tcMar>
          </w:tcPr>
          <w:p w14:paraId="2646330B" w14:textId="77777777" w:rsidR="0070014C" w:rsidRDefault="003B6AA0">
            <w:r>
              <w:rPr>
                <w:color w:val="1A2332"/>
                <w:sz w:val="18"/>
                <w:szCs w:val="18"/>
              </w:rPr>
              <w:t>Receives token transfer</w:t>
            </w:r>
          </w:p>
        </w:tc>
        <w:tc>
          <w:tcPr>
            <w:tcW w:w="1558" w:type="dxa"/>
            <w:shd w:val="clear" w:color="auto" w:fill="FFFFFF"/>
            <w:tcMar>
              <w:top w:w="60" w:type="dxa"/>
              <w:left w:w="120" w:type="dxa"/>
              <w:bottom w:w="60" w:type="dxa"/>
              <w:right w:w="120" w:type="dxa"/>
            </w:tcMar>
          </w:tcPr>
          <w:p w14:paraId="6E20EFFB" w14:textId="77777777" w:rsidR="0070014C" w:rsidRDefault="003B6AA0">
            <w:r>
              <w:rPr>
                <w:color w:val="1A2332"/>
                <w:sz w:val="18"/>
                <w:szCs w:val="18"/>
              </w:rPr>
              <w:t>Counterparty in contract</w:t>
            </w:r>
          </w:p>
        </w:tc>
        <w:tc>
          <w:tcPr>
            <w:tcW w:w="2571" w:type="dxa"/>
            <w:shd w:val="clear" w:color="auto" w:fill="FFFFFF"/>
            <w:tcMar>
              <w:top w:w="60" w:type="dxa"/>
              <w:left w:w="120" w:type="dxa"/>
              <w:bottom w:w="60" w:type="dxa"/>
              <w:right w:w="120" w:type="dxa"/>
            </w:tcMar>
          </w:tcPr>
          <w:p w14:paraId="00A358DD" w14:textId="77777777" w:rsidR="0070014C" w:rsidRDefault="003B6AA0">
            <w:r>
              <w:rPr>
                <w:color w:val="1A2332"/>
                <w:sz w:val="18"/>
                <w:szCs w:val="18"/>
              </w:rPr>
              <w:t>OFFTAKER</w:t>
            </w:r>
          </w:p>
        </w:tc>
      </w:tr>
      <w:tr w:rsidR="002E6D29" w14:paraId="46D42BE7" w14:textId="77777777" w:rsidTr="003B6AA0">
        <w:tc>
          <w:tcPr>
            <w:tcW w:w="1479" w:type="dxa"/>
            <w:shd w:val="clear" w:color="auto" w:fill="FFFFFF"/>
            <w:tcMar>
              <w:top w:w="60" w:type="dxa"/>
              <w:left w:w="120" w:type="dxa"/>
              <w:bottom w:w="60" w:type="dxa"/>
              <w:right w:w="120" w:type="dxa"/>
            </w:tcMar>
            <w:vAlign w:val="center"/>
          </w:tcPr>
          <w:p w14:paraId="06A2DFD0" w14:textId="77777777" w:rsidR="00C66166" w:rsidRPr="00C66166" w:rsidRDefault="00C66166" w:rsidP="00C66166">
            <w:pPr>
              <w:rPr>
                <w:color w:val="1A2332"/>
                <w:sz w:val="18"/>
                <w:szCs w:val="18"/>
              </w:rPr>
            </w:pPr>
            <w:r>
              <w:rPr>
                <w:rFonts w:eastAsia="Calibri"/>
                <w:color w:val="111111"/>
                <w:sz w:val="18"/>
                <w:szCs w:val="18"/>
              </w:rPr>
              <w:t>Insurer</w:t>
            </w:r>
          </w:p>
        </w:tc>
        <w:tc>
          <w:tcPr>
            <w:tcW w:w="1836" w:type="dxa"/>
            <w:shd w:val="clear" w:color="auto" w:fill="FFFFFF"/>
            <w:tcMar>
              <w:top w:w="60" w:type="dxa"/>
              <w:left w:w="120" w:type="dxa"/>
              <w:bottom w:w="60" w:type="dxa"/>
              <w:right w:w="120" w:type="dxa"/>
            </w:tcMar>
            <w:vAlign w:val="center"/>
          </w:tcPr>
          <w:p w14:paraId="3170DB42" w14:textId="77777777" w:rsidR="00C66166" w:rsidRPr="00C66166" w:rsidRDefault="00C66166" w:rsidP="00C66166">
            <w:pPr>
              <w:rPr>
                <w:color w:val="1A2332"/>
                <w:sz w:val="16"/>
                <w:szCs w:val="16"/>
              </w:rPr>
            </w:pPr>
            <w:commentRangeStart w:id="77"/>
            <w:del w:id="78" w:author="Claude" w:date="2026-09-30T15:00:00Z">
              <w:r>
                <w:rPr>
                  <w:rFonts w:eastAsia="Calibri"/>
                  <w:color w:val="111111"/>
                  <w:sz w:val="16"/>
                  <w:szCs w:val="16"/>
                </w:rPr>
                <w:delText>Binds</w:delText>
              </w:r>
            </w:del>
            <w:ins w:id="79" w:author="Claude" w:date="2026-09-30T15:00:00Z">
              <w:r>
                <w:rPr>
                  <w:rFonts w:eastAsia="Calibri"/>
                  <w:color w:val="111111"/>
                  <w:sz w:val="16"/>
                  <w:szCs w:val="16"/>
                </w:rPr>
                <w:t>Quotes terms at G7 (insurability); binds</w:t>
              </w:r>
            </w:ins>
            <w:r>
              <w:rPr>
                <w:rFonts w:eastAsia="Calibri"/>
                <w:color w:val="111111"/>
                <w:sz w:val="16"/>
                <w:szCs w:val="16"/>
              </w:rPr>
              <w:t xml:space="preserve"> CAR/EAR/DSU at </w:t>
            </w:r>
            <w:del w:id="80" w:author="Claude" w:date="2026-09-30T15:00:00Z">
              <w:r>
                <w:rPr>
                  <w:rFonts w:eastAsia="Calibri"/>
                  <w:color w:val="111111"/>
                  <w:sz w:val="16"/>
                  <w:szCs w:val="16"/>
                </w:rPr>
                <w:delText>G7</w:delText>
              </w:r>
            </w:del>
            <w:ins w:id="81" w:author="Claude" w:date="2026-09-30T15:00:00Z">
              <w:r>
                <w:rPr>
                  <w:rFonts w:eastAsia="Calibri"/>
                  <w:color w:val="111111"/>
                  <w:sz w:val="16"/>
                  <w:szCs w:val="16"/>
                </w:rPr>
                <w:t>G10</w:t>
              </w:r>
            </w:ins>
            <w:commentRangeEnd w:id="77"/>
            <w:r w:rsidRPr="00C66166">
              <w:rPr>
                <w:rStyle w:val="CommentReference"/>
                <w:color w:val="1A2332"/>
              </w:rPr>
              <w:commentReference w:id="77"/>
            </w:r>
          </w:p>
        </w:tc>
        <w:tc>
          <w:tcPr>
            <w:tcW w:w="1582" w:type="dxa"/>
            <w:shd w:val="clear" w:color="auto" w:fill="FFFFFF"/>
            <w:tcMar>
              <w:top w:w="60" w:type="dxa"/>
              <w:left w:w="120" w:type="dxa"/>
              <w:bottom w:w="60" w:type="dxa"/>
              <w:right w:w="120" w:type="dxa"/>
            </w:tcMar>
            <w:vAlign w:val="center"/>
          </w:tcPr>
          <w:p w14:paraId="51984702" w14:textId="77777777" w:rsidR="00C66166" w:rsidRPr="00C66166" w:rsidRDefault="00C66166" w:rsidP="00C66166">
            <w:pPr>
              <w:rPr>
                <w:color w:val="1A2332"/>
                <w:sz w:val="18"/>
                <w:szCs w:val="18"/>
              </w:rPr>
            </w:pPr>
            <w:r>
              <w:rPr>
                <w:rFonts w:eastAsia="Calibri"/>
                <w:color w:val="111111"/>
                <w:sz w:val="18"/>
                <w:szCs w:val="18"/>
              </w:rPr>
              <w:t>—</w:t>
            </w:r>
          </w:p>
        </w:tc>
        <w:tc>
          <w:tcPr>
            <w:tcW w:w="1558" w:type="dxa"/>
            <w:shd w:val="clear" w:color="auto" w:fill="FFFFFF"/>
            <w:tcMar>
              <w:top w:w="60" w:type="dxa"/>
              <w:left w:w="120" w:type="dxa"/>
              <w:bottom w:w="60" w:type="dxa"/>
              <w:right w:w="120" w:type="dxa"/>
            </w:tcMar>
            <w:vAlign w:val="center"/>
          </w:tcPr>
          <w:p w14:paraId="59E8F99E" w14:textId="77777777" w:rsidR="00C66166" w:rsidRPr="00C66166" w:rsidRDefault="00C66166" w:rsidP="00C66166">
            <w:pPr>
              <w:rPr>
                <w:color w:val="1A2332"/>
                <w:sz w:val="18"/>
                <w:szCs w:val="18"/>
              </w:rPr>
            </w:pPr>
            <w:r>
              <w:rPr>
                <w:rFonts w:eastAsia="Calibri"/>
                <w:color w:val="111111"/>
                <w:sz w:val="18"/>
                <w:szCs w:val="18"/>
              </w:rPr>
              <w:t>—</w:t>
            </w:r>
          </w:p>
        </w:tc>
        <w:tc>
          <w:tcPr>
            <w:tcW w:w="2571" w:type="dxa"/>
            <w:shd w:val="clear" w:color="auto" w:fill="FFFFFF"/>
            <w:tcMar>
              <w:top w:w="60" w:type="dxa"/>
              <w:left w:w="120" w:type="dxa"/>
              <w:bottom w:w="60" w:type="dxa"/>
              <w:right w:w="120" w:type="dxa"/>
            </w:tcMar>
            <w:vAlign w:val="center"/>
          </w:tcPr>
          <w:p w14:paraId="59BD1B7B" w14:textId="77777777" w:rsidR="00C66166" w:rsidRDefault="00C66166" w:rsidP="00C66166">
            <w:pPr>
              <w:rPr>
                <w:color w:val="1A2332"/>
                <w:sz w:val="18"/>
                <w:szCs w:val="18"/>
              </w:rPr>
            </w:pPr>
            <w:r>
              <w:rPr>
                <w:rFonts w:ascii="Calibri" w:eastAsia="Calibri" w:hAnsi="Calibri" w:cs="Calibri"/>
                <w:color w:val="111111"/>
                <w:sz w:val="20"/>
                <w:szCs w:val="20"/>
              </w:rPr>
              <w:t>INSURER</w:t>
            </w:r>
          </w:p>
        </w:tc>
      </w:tr>
      <w:tr w:rsidR="002E6D29" w14:paraId="30505E58" w14:textId="77777777" w:rsidTr="00C66166">
        <w:tc>
          <w:tcPr>
            <w:tcW w:w="1479" w:type="dxa"/>
            <w:shd w:val="clear" w:color="auto" w:fill="F4FAFA"/>
            <w:tcMar>
              <w:top w:w="60" w:type="dxa"/>
              <w:left w:w="120" w:type="dxa"/>
              <w:bottom w:w="60" w:type="dxa"/>
              <w:right w:w="120" w:type="dxa"/>
            </w:tcMar>
          </w:tcPr>
          <w:p w14:paraId="54A51E2D" w14:textId="77777777" w:rsidR="00C66166" w:rsidRDefault="00C66166" w:rsidP="00C66166">
            <w:r>
              <w:rPr>
                <w:color w:val="1A2332"/>
                <w:sz w:val="18"/>
                <w:szCs w:val="18"/>
              </w:rPr>
              <w:t>Trader / Broker</w:t>
            </w:r>
          </w:p>
        </w:tc>
        <w:tc>
          <w:tcPr>
            <w:tcW w:w="1836" w:type="dxa"/>
            <w:shd w:val="clear" w:color="auto" w:fill="F4FAFA"/>
            <w:tcMar>
              <w:top w:w="60" w:type="dxa"/>
              <w:left w:w="120" w:type="dxa"/>
              <w:bottom w:w="60" w:type="dxa"/>
              <w:right w:w="120" w:type="dxa"/>
            </w:tcMar>
          </w:tcPr>
          <w:p w14:paraId="5D837558" w14:textId="77777777" w:rsidR="00C66166" w:rsidRDefault="00C66166" w:rsidP="00C66166">
            <w:r>
              <w:rPr>
                <w:color w:val="1A2332"/>
                <w:sz w:val="18"/>
                <w:szCs w:val="18"/>
              </w:rPr>
              <w:t>—</w:t>
            </w:r>
          </w:p>
        </w:tc>
        <w:tc>
          <w:tcPr>
            <w:tcW w:w="1582" w:type="dxa"/>
            <w:shd w:val="clear" w:color="auto" w:fill="F4FAFA"/>
            <w:tcMar>
              <w:top w:w="60" w:type="dxa"/>
              <w:left w:w="120" w:type="dxa"/>
              <w:bottom w:w="60" w:type="dxa"/>
              <w:right w:w="120" w:type="dxa"/>
            </w:tcMar>
          </w:tcPr>
          <w:p w14:paraId="1739985F" w14:textId="77777777" w:rsidR="00C66166" w:rsidRDefault="00C66166" w:rsidP="00C66166">
            <w:r>
              <w:rPr>
                <w:color w:val="1A2332"/>
                <w:sz w:val="18"/>
                <w:szCs w:val="18"/>
              </w:rPr>
              <w:t>View public listings</w:t>
            </w:r>
          </w:p>
        </w:tc>
        <w:tc>
          <w:tcPr>
            <w:tcW w:w="1558" w:type="dxa"/>
            <w:shd w:val="clear" w:color="auto" w:fill="F4FAFA"/>
            <w:tcMar>
              <w:top w:w="60" w:type="dxa"/>
              <w:left w:w="120" w:type="dxa"/>
              <w:bottom w:w="60" w:type="dxa"/>
              <w:right w:w="120" w:type="dxa"/>
            </w:tcMar>
          </w:tcPr>
          <w:p w14:paraId="17974177" w14:textId="77777777" w:rsidR="00C66166" w:rsidRDefault="00C66166" w:rsidP="00C66166">
            <w:r>
              <w:rPr>
                <w:color w:val="1A2332"/>
                <w:sz w:val="18"/>
                <w:szCs w:val="18"/>
              </w:rPr>
              <w:t>Lists, matches, settles</w:t>
            </w:r>
          </w:p>
        </w:tc>
        <w:tc>
          <w:tcPr>
            <w:tcW w:w="2571" w:type="dxa"/>
            <w:shd w:val="clear" w:color="auto" w:fill="F4FAFA"/>
            <w:tcMar>
              <w:top w:w="60" w:type="dxa"/>
              <w:left w:w="120" w:type="dxa"/>
              <w:bottom w:w="60" w:type="dxa"/>
              <w:right w:w="120" w:type="dxa"/>
            </w:tcMar>
          </w:tcPr>
          <w:p w14:paraId="20B73A9D" w14:textId="77777777" w:rsidR="00C66166" w:rsidRDefault="00C66166" w:rsidP="00C66166">
            <w:r>
              <w:rPr>
                <w:color w:val="1A2332"/>
                <w:sz w:val="18"/>
                <w:szCs w:val="18"/>
              </w:rPr>
              <w:t>TRADER</w:t>
            </w:r>
          </w:p>
        </w:tc>
      </w:tr>
      <w:tr w:rsidR="002E6D29" w14:paraId="332E95CD" w14:textId="77777777" w:rsidTr="00C66166">
        <w:tc>
          <w:tcPr>
            <w:tcW w:w="1479" w:type="dxa"/>
            <w:shd w:val="clear" w:color="auto" w:fill="FFFFFF"/>
            <w:tcMar>
              <w:top w:w="60" w:type="dxa"/>
              <w:left w:w="120" w:type="dxa"/>
              <w:bottom w:w="60" w:type="dxa"/>
              <w:right w:w="120" w:type="dxa"/>
            </w:tcMar>
          </w:tcPr>
          <w:p w14:paraId="1640307C" w14:textId="77777777" w:rsidR="00C66166" w:rsidRDefault="00C66166" w:rsidP="00C66166">
            <w:r>
              <w:rPr>
                <w:color w:val="1A2332"/>
                <w:sz w:val="18"/>
                <w:szCs w:val="18"/>
              </w:rPr>
              <w:t>Regulator</w:t>
            </w:r>
          </w:p>
        </w:tc>
        <w:tc>
          <w:tcPr>
            <w:tcW w:w="1836" w:type="dxa"/>
            <w:shd w:val="clear" w:color="auto" w:fill="FFFFFF"/>
            <w:tcMar>
              <w:top w:w="60" w:type="dxa"/>
              <w:left w:w="120" w:type="dxa"/>
              <w:bottom w:w="60" w:type="dxa"/>
              <w:right w:w="120" w:type="dxa"/>
            </w:tcMar>
          </w:tcPr>
          <w:p w14:paraId="3790C8B5" w14:textId="77777777" w:rsidR="00C66166" w:rsidRDefault="00C66166" w:rsidP="00C66166">
            <w:r>
              <w:rPr>
                <w:color w:val="1A2332"/>
                <w:sz w:val="18"/>
                <w:szCs w:val="18"/>
              </w:rPr>
              <w:t>View only (taxonomy alignment)</w:t>
            </w:r>
          </w:p>
        </w:tc>
        <w:tc>
          <w:tcPr>
            <w:tcW w:w="1582" w:type="dxa"/>
            <w:shd w:val="clear" w:color="auto" w:fill="FFFFFF"/>
            <w:tcMar>
              <w:top w:w="60" w:type="dxa"/>
              <w:left w:w="120" w:type="dxa"/>
              <w:bottom w:w="60" w:type="dxa"/>
              <w:right w:w="120" w:type="dxa"/>
            </w:tcMar>
          </w:tcPr>
          <w:p w14:paraId="4870A26B" w14:textId="77777777" w:rsidR="00C66166" w:rsidRDefault="00C66166" w:rsidP="00C66166">
            <w:r>
              <w:rPr>
                <w:color w:val="1A2332"/>
                <w:sz w:val="18"/>
                <w:szCs w:val="18"/>
              </w:rPr>
              <w:t>Views retirement events</w:t>
            </w:r>
          </w:p>
        </w:tc>
        <w:tc>
          <w:tcPr>
            <w:tcW w:w="1558" w:type="dxa"/>
            <w:shd w:val="clear" w:color="auto" w:fill="FFFFFF"/>
            <w:tcMar>
              <w:top w:w="60" w:type="dxa"/>
              <w:left w:w="120" w:type="dxa"/>
              <w:bottom w:w="60" w:type="dxa"/>
              <w:right w:w="120" w:type="dxa"/>
            </w:tcMar>
          </w:tcPr>
          <w:p w14:paraId="2413B478" w14:textId="77777777" w:rsidR="00C66166" w:rsidRDefault="00C66166" w:rsidP="00C66166">
            <w:r>
              <w:rPr>
                <w:color w:val="1A2332"/>
                <w:sz w:val="18"/>
                <w:szCs w:val="18"/>
              </w:rPr>
              <w:t>Views settled volumes</w:t>
            </w:r>
          </w:p>
        </w:tc>
        <w:tc>
          <w:tcPr>
            <w:tcW w:w="2571" w:type="dxa"/>
            <w:shd w:val="clear" w:color="auto" w:fill="FFFFFF"/>
            <w:tcMar>
              <w:top w:w="60" w:type="dxa"/>
              <w:left w:w="120" w:type="dxa"/>
              <w:bottom w:w="60" w:type="dxa"/>
              <w:right w:w="120" w:type="dxa"/>
            </w:tcMar>
          </w:tcPr>
          <w:p w14:paraId="22FF3204" w14:textId="77777777" w:rsidR="00C66166" w:rsidRDefault="00C66166" w:rsidP="00C66166">
            <w:r>
              <w:rPr>
                <w:color w:val="1A2332"/>
                <w:sz w:val="18"/>
                <w:szCs w:val="18"/>
              </w:rPr>
              <w:t>REGULATOR</w:t>
            </w:r>
          </w:p>
        </w:tc>
      </w:tr>
      <w:tr w:rsidR="002E6D29" w14:paraId="7309451F" w14:textId="77777777" w:rsidTr="00C66166">
        <w:trPr>
          <w:ins w:id="82" w:author="Claude" w:date="2026-06-30T00:00:00Z"/>
        </w:trPr>
        <w:tc>
          <w:tcPr>
            <w:tcW w:w="1479" w:type="dxa"/>
            <w:shd w:val="clear" w:color="auto" w:fill="FFFFFF"/>
            <w:tcMar>
              <w:top w:w="60" w:type="dxa"/>
              <w:left w:w="120" w:type="dxa"/>
              <w:bottom w:w="60" w:type="dxa"/>
              <w:right w:w="120" w:type="dxa"/>
            </w:tcMar>
          </w:tcPr>
          <w:p w14:paraId="1D35A4DA" w14:textId="77777777" w:rsidR="00C133EB" w:rsidRDefault="000674E7">
            <w:pPr>
              <w:rPr>
                <w:ins w:id="83" w:author="Claude" w:date="2026-06-30T00:00:00Z"/>
              </w:rPr>
            </w:pPr>
            <w:ins w:id="84" w:author="Claude" w:date="2026-06-30T00:00:00Z">
              <w:r>
                <w:rPr>
                  <w:color w:val="1A2332"/>
                  <w:sz w:val="18"/>
                  <w:szCs w:val="18"/>
                </w:rPr>
                <w:t>EPC Contractor</w:t>
              </w:r>
            </w:ins>
          </w:p>
        </w:tc>
        <w:tc>
          <w:tcPr>
            <w:tcW w:w="1836" w:type="dxa"/>
            <w:shd w:val="clear" w:color="auto" w:fill="FFFFFF"/>
            <w:tcMar>
              <w:top w:w="60" w:type="dxa"/>
              <w:left w:w="120" w:type="dxa"/>
              <w:bottom w:w="60" w:type="dxa"/>
              <w:right w:w="120" w:type="dxa"/>
            </w:tcMar>
          </w:tcPr>
          <w:p w14:paraId="2E020EB2" w14:textId="77777777" w:rsidR="00C133EB" w:rsidRDefault="000674E7">
            <w:pPr>
              <w:rPr>
                <w:ins w:id="85" w:author="Claude" w:date="2026-06-30T00:00:00Z"/>
              </w:rPr>
            </w:pPr>
            <w:ins w:id="86" w:author="Claude" w:date="2026-06-30T00:00:00Z">
              <w:r>
                <w:rPr>
                  <w:color w:val="1A2332"/>
                  <w:sz w:val="18"/>
                  <w:szCs w:val="18"/>
                </w:rPr>
                <w:t>Submits EPC progress &amp; payment certificates (G5, G9, G11)</w:t>
              </w:r>
            </w:ins>
          </w:p>
        </w:tc>
        <w:tc>
          <w:tcPr>
            <w:tcW w:w="1582" w:type="dxa"/>
            <w:shd w:val="clear" w:color="auto" w:fill="FFFFFF"/>
            <w:tcMar>
              <w:top w:w="60" w:type="dxa"/>
              <w:left w:w="120" w:type="dxa"/>
              <w:bottom w:w="60" w:type="dxa"/>
              <w:right w:w="120" w:type="dxa"/>
            </w:tcMar>
          </w:tcPr>
          <w:p w14:paraId="1FFA91CA" w14:textId="77777777" w:rsidR="00C133EB" w:rsidRDefault="000674E7">
            <w:pPr>
              <w:rPr>
                <w:ins w:id="87" w:author="Claude" w:date="2026-06-30T00:00:00Z"/>
              </w:rPr>
            </w:pPr>
            <w:ins w:id="88" w:author="Claude" w:date="2026-06-30T00:00:00Z">
              <w:r>
                <w:rPr>
                  <w:color w:val="1A2332"/>
                  <w:sz w:val="18"/>
                  <w:szCs w:val="18"/>
                </w:rPr>
                <w:t>—</w:t>
              </w:r>
            </w:ins>
          </w:p>
        </w:tc>
        <w:tc>
          <w:tcPr>
            <w:tcW w:w="1558" w:type="dxa"/>
            <w:shd w:val="clear" w:color="auto" w:fill="FFFFFF"/>
            <w:tcMar>
              <w:top w:w="60" w:type="dxa"/>
              <w:left w:w="120" w:type="dxa"/>
              <w:bottom w:w="60" w:type="dxa"/>
              <w:right w:w="120" w:type="dxa"/>
            </w:tcMar>
          </w:tcPr>
          <w:p w14:paraId="6AB7C507" w14:textId="77777777" w:rsidR="00C133EB" w:rsidRDefault="000674E7">
            <w:pPr>
              <w:rPr>
                <w:ins w:id="89" w:author="Claude" w:date="2026-06-30T00:00:00Z"/>
              </w:rPr>
            </w:pPr>
            <w:ins w:id="90" w:author="Claude" w:date="2026-06-30T00:00:00Z">
              <w:r>
                <w:rPr>
                  <w:color w:val="1A2332"/>
                  <w:sz w:val="18"/>
                  <w:szCs w:val="18"/>
                </w:rPr>
                <w:t>—</w:t>
              </w:r>
            </w:ins>
          </w:p>
        </w:tc>
        <w:tc>
          <w:tcPr>
            <w:tcW w:w="2571" w:type="dxa"/>
            <w:shd w:val="clear" w:color="auto" w:fill="FFFFFF"/>
            <w:tcMar>
              <w:top w:w="60" w:type="dxa"/>
              <w:left w:w="120" w:type="dxa"/>
              <w:bottom w:w="60" w:type="dxa"/>
              <w:right w:w="120" w:type="dxa"/>
            </w:tcMar>
          </w:tcPr>
          <w:p w14:paraId="270E84CC" w14:textId="77777777" w:rsidR="00C133EB" w:rsidRDefault="000674E7">
            <w:pPr>
              <w:rPr>
                <w:ins w:id="91" w:author="Claude" w:date="2026-06-30T00:00:00Z"/>
              </w:rPr>
            </w:pPr>
            <w:ins w:id="92" w:author="Claude" w:date="2026-06-30T00:00:00Z">
              <w:r>
                <w:rPr>
                  <w:color w:val="1A2332"/>
                  <w:sz w:val="18"/>
                  <w:szCs w:val="18"/>
                </w:rPr>
                <w:t>EPC_CONTRACTOR</w:t>
              </w:r>
            </w:ins>
          </w:p>
        </w:tc>
      </w:tr>
      <w:tr w:rsidR="002E6D29" w14:paraId="63ED1FAE" w14:textId="77777777" w:rsidTr="00C66166">
        <w:trPr>
          <w:ins w:id="93" w:author="Claude" w:date="2026-06-30T00:00:00Z"/>
        </w:trPr>
        <w:tc>
          <w:tcPr>
            <w:tcW w:w="1479" w:type="dxa"/>
            <w:shd w:val="clear" w:color="auto" w:fill="FFFFFF"/>
            <w:tcMar>
              <w:top w:w="60" w:type="dxa"/>
              <w:left w:w="120" w:type="dxa"/>
              <w:bottom w:w="60" w:type="dxa"/>
              <w:right w:w="120" w:type="dxa"/>
            </w:tcMar>
          </w:tcPr>
          <w:p w14:paraId="45ADAD3F" w14:textId="77777777" w:rsidR="00C133EB" w:rsidRDefault="000674E7">
            <w:pPr>
              <w:rPr>
                <w:ins w:id="94" w:author="Claude" w:date="2026-06-30T00:00:00Z"/>
              </w:rPr>
            </w:pPr>
            <w:ins w:id="95" w:author="Claude" w:date="2026-06-30T00:00:00Z">
              <w:r>
                <w:rPr>
                  <w:color w:val="1A2332"/>
                  <w:sz w:val="18"/>
                  <w:szCs w:val="18"/>
                </w:rPr>
                <w:t>Facility / Account-Bank Agent</w:t>
              </w:r>
            </w:ins>
          </w:p>
        </w:tc>
        <w:tc>
          <w:tcPr>
            <w:tcW w:w="1836" w:type="dxa"/>
            <w:shd w:val="clear" w:color="auto" w:fill="FFFFFF"/>
            <w:tcMar>
              <w:top w:w="60" w:type="dxa"/>
              <w:left w:w="120" w:type="dxa"/>
              <w:bottom w:w="60" w:type="dxa"/>
              <w:right w:w="120" w:type="dxa"/>
            </w:tcMar>
          </w:tcPr>
          <w:p w14:paraId="32DC34CF" w14:textId="77777777" w:rsidR="00C133EB" w:rsidRDefault="000674E7">
            <w:pPr>
              <w:rPr>
                <w:ins w:id="96" w:author="Claude" w:date="2026-06-30T00:00:00Z"/>
              </w:rPr>
            </w:pPr>
            <w:ins w:id="97" w:author="Claude" w:date="2026-06-30T00:00:00Z">
              <w:r>
                <w:rPr>
                  <w:color w:val="1A2332"/>
                  <w:sz w:val="18"/>
                  <w:szCs w:val="18"/>
                </w:rPr>
                <w:t>Operates secured accounts, releases draws against the waterfall</w:t>
              </w:r>
            </w:ins>
          </w:p>
        </w:tc>
        <w:tc>
          <w:tcPr>
            <w:tcW w:w="1582" w:type="dxa"/>
            <w:shd w:val="clear" w:color="auto" w:fill="FFFFFF"/>
            <w:tcMar>
              <w:top w:w="60" w:type="dxa"/>
              <w:left w:w="120" w:type="dxa"/>
              <w:bottom w:w="60" w:type="dxa"/>
              <w:right w:w="120" w:type="dxa"/>
            </w:tcMar>
          </w:tcPr>
          <w:p w14:paraId="44E2CAC2" w14:textId="77777777" w:rsidR="00C133EB" w:rsidRDefault="000674E7">
            <w:pPr>
              <w:rPr>
                <w:ins w:id="98" w:author="Claude" w:date="2026-06-30T00:00:00Z"/>
              </w:rPr>
            </w:pPr>
            <w:ins w:id="99" w:author="Claude" w:date="2026-06-30T00:00:00Z">
              <w:r>
                <w:rPr>
                  <w:color w:val="1A2332"/>
                  <w:sz w:val="18"/>
                  <w:szCs w:val="18"/>
                </w:rPr>
                <w:t>—</w:t>
              </w:r>
            </w:ins>
          </w:p>
        </w:tc>
        <w:tc>
          <w:tcPr>
            <w:tcW w:w="1558" w:type="dxa"/>
            <w:shd w:val="clear" w:color="auto" w:fill="FFFFFF"/>
            <w:tcMar>
              <w:top w:w="60" w:type="dxa"/>
              <w:left w:w="120" w:type="dxa"/>
              <w:bottom w:w="60" w:type="dxa"/>
              <w:right w:w="120" w:type="dxa"/>
            </w:tcMar>
          </w:tcPr>
          <w:p w14:paraId="4B893AFC" w14:textId="77777777" w:rsidR="00C133EB" w:rsidRDefault="000674E7">
            <w:pPr>
              <w:rPr>
                <w:ins w:id="100" w:author="Claude" w:date="2026-06-30T00:00:00Z"/>
              </w:rPr>
            </w:pPr>
            <w:ins w:id="101" w:author="Claude" w:date="2026-06-30T00:00:00Z">
              <w:r>
                <w:rPr>
                  <w:color w:val="1A2332"/>
                  <w:sz w:val="18"/>
                  <w:szCs w:val="18"/>
                </w:rPr>
                <w:t>Settlement accounts</w:t>
              </w:r>
            </w:ins>
          </w:p>
        </w:tc>
        <w:tc>
          <w:tcPr>
            <w:tcW w:w="2571" w:type="dxa"/>
            <w:shd w:val="clear" w:color="auto" w:fill="FFFFFF"/>
            <w:tcMar>
              <w:top w:w="60" w:type="dxa"/>
              <w:left w:w="120" w:type="dxa"/>
              <w:bottom w:w="60" w:type="dxa"/>
              <w:right w:w="120" w:type="dxa"/>
            </w:tcMar>
          </w:tcPr>
          <w:p w14:paraId="6AA8AC76" w14:textId="77777777" w:rsidR="00C133EB" w:rsidRDefault="000674E7">
            <w:pPr>
              <w:rPr>
                <w:ins w:id="102" w:author="Claude" w:date="2026-06-30T00:00:00Z"/>
              </w:rPr>
            </w:pPr>
            <w:ins w:id="103" w:author="Claude" w:date="2026-06-30T00:00:00Z">
              <w:r>
                <w:rPr>
                  <w:color w:val="1A2332"/>
                  <w:sz w:val="18"/>
                  <w:szCs w:val="18"/>
                </w:rPr>
                <w:t>FACILITY_AGENT</w:t>
              </w:r>
            </w:ins>
          </w:p>
        </w:tc>
      </w:tr>
      <w:tr w:rsidR="002E6D29" w14:paraId="4505A566" w14:textId="77777777" w:rsidTr="00C66166">
        <w:trPr>
          <w:ins w:id="104" w:author="Claude" w:date="2026-06-30T00:00:00Z"/>
        </w:trPr>
        <w:tc>
          <w:tcPr>
            <w:tcW w:w="1479" w:type="dxa"/>
            <w:shd w:val="clear" w:color="auto" w:fill="FFFFFF"/>
            <w:tcMar>
              <w:top w:w="60" w:type="dxa"/>
              <w:left w:w="120" w:type="dxa"/>
              <w:bottom w:w="60" w:type="dxa"/>
              <w:right w:w="120" w:type="dxa"/>
            </w:tcMar>
          </w:tcPr>
          <w:p w14:paraId="1AE536DF" w14:textId="77777777" w:rsidR="00C133EB" w:rsidRDefault="000674E7">
            <w:pPr>
              <w:rPr>
                <w:ins w:id="105" w:author="Claude" w:date="2026-06-30T00:00:00Z"/>
              </w:rPr>
            </w:pPr>
            <w:ins w:id="106" w:author="Claude" w:date="2026-06-30T00:00:00Z">
              <w:r>
                <w:rPr>
                  <w:color w:val="1A2332"/>
                  <w:sz w:val="18"/>
                  <w:szCs w:val="18"/>
                </w:rPr>
                <w:t>Verifier</w:t>
              </w:r>
            </w:ins>
          </w:p>
        </w:tc>
        <w:tc>
          <w:tcPr>
            <w:tcW w:w="1836" w:type="dxa"/>
            <w:shd w:val="clear" w:color="auto" w:fill="FFFFFF"/>
            <w:tcMar>
              <w:top w:w="60" w:type="dxa"/>
              <w:left w:w="120" w:type="dxa"/>
              <w:bottom w:w="60" w:type="dxa"/>
              <w:right w:w="120" w:type="dxa"/>
            </w:tcMar>
          </w:tcPr>
          <w:p w14:paraId="6676C8A0" w14:textId="77777777" w:rsidR="00C133EB" w:rsidRDefault="000674E7">
            <w:pPr>
              <w:rPr>
                <w:ins w:id="107" w:author="Claude" w:date="2026-06-30T00:00:00Z"/>
              </w:rPr>
            </w:pPr>
            <w:ins w:id="108" w:author="Claude" w:date="2026-06-30T00:00:00Z">
              <w:r>
                <w:rPr>
                  <w:color w:val="1A2332"/>
                  <w:sz w:val="18"/>
                  <w:szCs w:val="18"/>
                </w:rPr>
                <w:t>—</w:t>
              </w:r>
            </w:ins>
          </w:p>
        </w:tc>
        <w:tc>
          <w:tcPr>
            <w:tcW w:w="1582" w:type="dxa"/>
            <w:shd w:val="clear" w:color="auto" w:fill="FFFFFF"/>
            <w:tcMar>
              <w:top w:w="60" w:type="dxa"/>
              <w:left w:w="120" w:type="dxa"/>
              <w:bottom w:w="60" w:type="dxa"/>
              <w:right w:w="120" w:type="dxa"/>
            </w:tcMar>
          </w:tcPr>
          <w:p w14:paraId="75FB8421" w14:textId="77777777" w:rsidR="00C133EB" w:rsidRDefault="000674E7">
            <w:pPr>
              <w:rPr>
                <w:ins w:id="109" w:author="Claude" w:date="2026-06-30T00:00:00Z"/>
              </w:rPr>
            </w:pPr>
            <w:ins w:id="110" w:author="Claude" w:date="2026-06-30T00:00:00Z">
              <w:r>
                <w:rPr>
                  <w:color w:val="1A2332"/>
                  <w:sz w:val="18"/>
                  <w:szCs w:val="18"/>
                </w:rPr>
                <w:t>Verifies meter &amp; batch integrity</w:t>
              </w:r>
            </w:ins>
          </w:p>
        </w:tc>
        <w:tc>
          <w:tcPr>
            <w:tcW w:w="1558" w:type="dxa"/>
            <w:shd w:val="clear" w:color="auto" w:fill="FFFFFF"/>
            <w:tcMar>
              <w:top w:w="60" w:type="dxa"/>
              <w:left w:w="120" w:type="dxa"/>
              <w:bottom w:w="60" w:type="dxa"/>
              <w:right w:w="120" w:type="dxa"/>
            </w:tcMar>
          </w:tcPr>
          <w:p w14:paraId="4D08D64E" w14:textId="77777777" w:rsidR="00C133EB" w:rsidRDefault="000674E7">
            <w:pPr>
              <w:rPr>
                <w:ins w:id="111" w:author="Claude" w:date="2026-06-30T00:00:00Z"/>
              </w:rPr>
            </w:pPr>
            <w:ins w:id="112" w:author="Claude" w:date="2026-06-30T00:00:00Z">
              <w:r>
                <w:rPr>
                  <w:color w:val="1A2332"/>
                  <w:sz w:val="18"/>
                  <w:szCs w:val="18"/>
                </w:rPr>
                <w:t>—</w:t>
              </w:r>
            </w:ins>
          </w:p>
        </w:tc>
        <w:tc>
          <w:tcPr>
            <w:tcW w:w="2571" w:type="dxa"/>
            <w:shd w:val="clear" w:color="auto" w:fill="FFFFFF"/>
            <w:tcMar>
              <w:top w:w="60" w:type="dxa"/>
              <w:left w:w="120" w:type="dxa"/>
              <w:bottom w:w="60" w:type="dxa"/>
              <w:right w:w="120" w:type="dxa"/>
            </w:tcMar>
          </w:tcPr>
          <w:p w14:paraId="671252F6" w14:textId="77777777" w:rsidR="00C133EB" w:rsidRDefault="000674E7">
            <w:pPr>
              <w:rPr>
                <w:ins w:id="113" w:author="Claude" w:date="2026-06-30T00:00:00Z"/>
              </w:rPr>
            </w:pPr>
            <w:ins w:id="114" w:author="Claude" w:date="2026-06-30T00:00:00Z">
              <w:r>
                <w:rPr>
                  <w:color w:val="1A2332"/>
                  <w:sz w:val="18"/>
                  <w:szCs w:val="18"/>
                </w:rPr>
                <w:t>VERIFIER</w:t>
              </w:r>
            </w:ins>
          </w:p>
        </w:tc>
      </w:tr>
      <w:tr w:rsidR="002E6D29" w14:paraId="77074119" w14:textId="77777777" w:rsidTr="00C66166">
        <w:trPr>
          <w:ins w:id="115" w:author="Claude" w:date="2026-06-30T00:00:00Z"/>
        </w:trPr>
        <w:tc>
          <w:tcPr>
            <w:tcW w:w="1479" w:type="dxa"/>
            <w:shd w:val="clear" w:color="auto" w:fill="FFFFFF"/>
            <w:tcMar>
              <w:top w:w="60" w:type="dxa"/>
              <w:left w:w="120" w:type="dxa"/>
              <w:bottom w:w="60" w:type="dxa"/>
              <w:right w:w="120" w:type="dxa"/>
            </w:tcMar>
          </w:tcPr>
          <w:p w14:paraId="04A70177" w14:textId="77777777" w:rsidR="00C133EB" w:rsidRDefault="000674E7">
            <w:pPr>
              <w:rPr>
                <w:ins w:id="116" w:author="Claude" w:date="2026-06-30T00:00:00Z"/>
              </w:rPr>
            </w:pPr>
            <w:ins w:id="117" w:author="Claude" w:date="2026-06-30T00:00:00Z">
              <w:r>
                <w:rPr>
                  <w:color w:val="1A2332"/>
                  <w:sz w:val="18"/>
                  <w:szCs w:val="18"/>
                </w:rPr>
                <w:t>Settlement Agent</w:t>
              </w:r>
            </w:ins>
          </w:p>
        </w:tc>
        <w:tc>
          <w:tcPr>
            <w:tcW w:w="1836" w:type="dxa"/>
            <w:shd w:val="clear" w:color="auto" w:fill="FFFFFF"/>
            <w:tcMar>
              <w:top w:w="60" w:type="dxa"/>
              <w:left w:w="120" w:type="dxa"/>
              <w:bottom w:w="60" w:type="dxa"/>
              <w:right w:w="120" w:type="dxa"/>
            </w:tcMar>
          </w:tcPr>
          <w:p w14:paraId="15EFE9AE" w14:textId="77777777" w:rsidR="00C133EB" w:rsidRDefault="000674E7">
            <w:pPr>
              <w:rPr>
                <w:ins w:id="118" w:author="Claude" w:date="2026-06-30T00:00:00Z"/>
              </w:rPr>
            </w:pPr>
            <w:ins w:id="119" w:author="Claude" w:date="2026-06-30T00:00:00Z">
              <w:r>
                <w:rPr>
                  <w:color w:val="1A2332"/>
                  <w:sz w:val="18"/>
                  <w:szCs w:val="18"/>
                </w:rPr>
                <w:t>—</w:t>
              </w:r>
            </w:ins>
          </w:p>
        </w:tc>
        <w:tc>
          <w:tcPr>
            <w:tcW w:w="1582" w:type="dxa"/>
            <w:shd w:val="clear" w:color="auto" w:fill="FFFFFF"/>
            <w:tcMar>
              <w:top w:w="60" w:type="dxa"/>
              <w:left w:w="120" w:type="dxa"/>
              <w:bottom w:w="60" w:type="dxa"/>
              <w:right w:w="120" w:type="dxa"/>
            </w:tcMar>
          </w:tcPr>
          <w:p w14:paraId="2FE47B93" w14:textId="77777777" w:rsidR="00C133EB" w:rsidRDefault="000674E7">
            <w:pPr>
              <w:rPr>
                <w:ins w:id="120" w:author="Claude" w:date="2026-06-30T00:00:00Z"/>
              </w:rPr>
            </w:pPr>
            <w:ins w:id="121" w:author="Claude" w:date="2026-06-30T00:00:00Z">
              <w:r>
                <w:rPr>
                  <w:color w:val="1A2332"/>
                  <w:sz w:val="18"/>
                  <w:szCs w:val="18"/>
                </w:rPr>
                <w:t>—</w:t>
              </w:r>
            </w:ins>
          </w:p>
        </w:tc>
        <w:tc>
          <w:tcPr>
            <w:tcW w:w="1558" w:type="dxa"/>
            <w:shd w:val="clear" w:color="auto" w:fill="FFFFFF"/>
            <w:tcMar>
              <w:top w:w="60" w:type="dxa"/>
              <w:left w:w="120" w:type="dxa"/>
              <w:bottom w:w="60" w:type="dxa"/>
              <w:right w:w="120" w:type="dxa"/>
            </w:tcMar>
          </w:tcPr>
          <w:p w14:paraId="6B657531" w14:textId="77777777" w:rsidR="00C133EB" w:rsidRDefault="000674E7">
            <w:pPr>
              <w:rPr>
                <w:ins w:id="122" w:author="Claude" w:date="2026-06-30T00:00:00Z"/>
              </w:rPr>
            </w:pPr>
            <w:ins w:id="123" w:author="Claude" w:date="2026-06-30T00:00:00Z">
              <w:r>
                <w:rPr>
                  <w:color w:val="1A2332"/>
                  <w:sz w:val="18"/>
                  <w:szCs w:val="18"/>
                </w:rPr>
                <w:t>Executes settlement &amp; carbon attribution</w:t>
              </w:r>
            </w:ins>
          </w:p>
        </w:tc>
        <w:tc>
          <w:tcPr>
            <w:tcW w:w="2571" w:type="dxa"/>
            <w:shd w:val="clear" w:color="auto" w:fill="FFFFFF"/>
            <w:tcMar>
              <w:top w:w="60" w:type="dxa"/>
              <w:left w:w="120" w:type="dxa"/>
              <w:bottom w:w="60" w:type="dxa"/>
              <w:right w:w="120" w:type="dxa"/>
            </w:tcMar>
          </w:tcPr>
          <w:p w14:paraId="2E4DBAE2" w14:textId="77777777" w:rsidR="00C133EB" w:rsidRDefault="000674E7">
            <w:pPr>
              <w:rPr>
                <w:ins w:id="124" w:author="Claude" w:date="2026-06-30T00:00:00Z"/>
              </w:rPr>
            </w:pPr>
            <w:ins w:id="125" w:author="Claude" w:date="2026-06-30T00:00:00Z">
              <w:r>
                <w:rPr>
                  <w:color w:val="1A2332"/>
                  <w:sz w:val="18"/>
                  <w:szCs w:val="18"/>
                </w:rPr>
                <w:t>SETTLEMENT_AGENT</w:t>
              </w:r>
            </w:ins>
          </w:p>
        </w:tc>
      </w:tr>
    </w:tbl>
    <w:p w14:paraId="6C59437B" w14:textId="77777777" w:rsidR="0070014C" w:rsidRDefault="003B6AA0">
      <w:pPr>
        <w:spacing w:before="60" w:after="100"/>
        <w:rPr>
          <w:ins w:id="126" w:author="Claude" w:date="2026-06-30T00:00:00Z"/>
        </w:rPr>
      </w:pPr>
      <w:ins w:id="127" w:author="Claude" w:date="2026-06-30T00:00:00Z">
        <w:r>
          <w:rPr>
            <w:b/>
            <w:color w:val="1A2332"/>
            <w:sz w:val="20"/>
            <w:szCs w:val="20"/>
          </w:rPr>
          <w:t xml:space="preserve">Persona reconciliation (v4.3).  </w:t>
        </w:r>
        <w:r>
          <w:rPr>
            <w:color w:val="1A2332"/>
            <w:sz w:val="20"/>
            <w:szCs w:val="20"/>
          </w:rPr>
          <w:t>This table now lists 15 ABAC personas, matching the v4.2 expansion. The four added — EPC Contractor and Facility / Account-Bank Agent (§4.0–4.1), Verifier (§5) and Settlement Agent (§6) — are sourced from the module actor rows in §1; ECA and DFI_CONCESSIONAL are counted in the rows above. Engineering note: the code-side ABAC enum (backend/app/core/auth.py, abac_middleware.py) does not yet expose a single canonical 15-type list — reconcile the enum to this table.</w:t>
        </w:r>
      </w:ins>
    </w:p>
    <w:p w14:paraId="4D48CAB7" w14:textId="77777777" w:rsidR="00D97002" w:rsidRDefault="00000000">
      <w:pPr>
        <w:spacing w:before="80" w:after="80"/>
        <w:rPr>
          <w:ins w:id="128" w:author="Claude" w:date="2026-09-30T15:00:00Z"/>
        </w:rPr>
      </w:pPr>
      <w:commentRangeStart w:id="129"/>
      <w:ins w:id="130" w:author="Claude" w:date="2026-09-30T15:00:00Z">
        <w:r>
          <w:rPr>
            <w:b/>
            <w:bCs/>
          </w:rPr>
          <w:t>Terminology (v4.5).</w:t>
        </w:r>
        <w:r>
          <w:t xml:space="preserve"> Three axes share the word “persona”. The last column is the ABAC actor type: who may act (15 members in ActorType, backend/app/core/abac.py, verified 30 Sep 2026). The gate view is which gates a party sees (producer, finance, regulator, offtaker, executive). The lens is </w:t>
        </w:r>
        <w:r>
          <w:lastRenderedPageBreak/>
          <w:t>what an evidence item means to a party (producer, offtaker, capital, certifier). See the master glossary, Annex C.</w:t>
        </w:r>
        <w:commentRangeEnd w:id="129"/>
        <w:r>
          <w:rPr>
            <w:rStyle w:val="CommentReference"/>
            <w:sz w:val="22"/>
            <w:szCs w:val="22"/>
          </w:rPr>
          <w:commentReference w:id="129"/>
        </w:r>
      </w:ins>
    </w:p>
    <w:p w14:paraId="377EB900" w14:textId="77777777" w:rsidR="0070014C" w:rsidRDefault="0070014C">
      <w:pPr>
        <w:pBdr>
          <w:bottom w:val="single" w:sz="4" w:space="1" w:color="0EA5A0"/>
        </w:pBdr>
        <w:spacing w:before="200" w:after="200"/>
      </w:pPr>
    </w:p>
    <w:p w14:paraId="138BFD75" w14:textId="77777777" w:rsidR="0070014C" w:rsidRDefault="003B6AA0" w:rsidP="00F6054B">
      <w:pPr>
        <w:pStyle w:val="Heading2"/>
      </w:pPr>
      <w:bookmarkStart w:id="131" w:name="_Toc241592191"/>
      <w:r>
        <w:t>2.4   Operative principle</w:t>
      </w:r>
      <w:bookmarkEnd w:id="131"/>
    </w:p>
    <w:p w14:paraId="7C873DC7" w14:textId="77777777" w:rsidR="0070014C" w:rsidRDefault="003B6AA0">
      <w:pPr>
        <w:spacing w:before="60" w:after="100"/>
      </w:pPr>
      <w:r>
        <w:rPr>
          <w:color w:val="1A2332"/>
          <w:sz w:val="20"/>
          <w:szCs w:val="20"/>
        </w:rPr>
        <w:t>Every artefact GEX creates — a package, a tranche, a token, a contract — carries two structural fields: a verification state (UNVERIFIED / SUBMITTED / CONFIRMED / AUDITED) and a provenance trail (cryptographic hash chain of the inputs that produced it). These two fields are what make GEX evidence-grade rather than report-grade. They are non-negotiable additions to every entity defined in this document. The Evidence Density Tile (Appendix E §E.5) renders both fields wherever any entity appears.</w:t>
      </w:r>
    </w:p>
    <w:p w14:paraId="3D4D1905" w14:textId="77777777" w:rsidR="00D97002" w:rsidRDefault="00000000">
      <w:pPr>
        <w:spacing w:before="80" w:after="80"/>
        <w:rPr>
          <w:ins w:id="132" w:author="Claude" w:date="2026-09-30T15:00:00Z"/>
        </w:rPr>
      </w:pPr>
      <w:commentRangeStart w:id="133"/>
      <w:ins w:id="134" w:author="Claude" w:date="2026-09-30T15:00:00Z">
        <w:r>
          <w:rPr>
            <w:b/>
            <w:bCs/>
          </w:rPr>
          <w:t>Mapping to the gates (v4.5).</w:t>
        </w:r>
        <w:r>
          <w:t xml:space="preserve"> The gates keep three separate facts, not one state: evidence status (… SUBMITTED, UNDER_REVIEW, VERIFIED), maturity (INTENT → EFFECTIVE) and coherence (PASS, FAIL, NOT_EVALUABLE, NOT_APPLICABLE). UNVERIFIED ≈ not started or in progress; SUBMITTED ≈ submitted or under review; CONFIRMED ≈ verified and at the required maturity; AUDITED has no gate equivalent (independent re-verification, required by no gate). Canonical terms: master, Annex C.</w:t>
        </w:r>
        <w:commentRangeEnd w:id="133"/>
        <w:r>
          <w:rPr>
            <w:rStyle w:val="CommentReference"/>
            <w:sz w:val="22"/>
            <w:szCs w:val="22"/>
          </w:rPr>
          <w:commentReference w:id="133"/>
        </w:r>
      </w:ins>
    </w:p>
    <w:p w14:paraId="6B59F80C" w14:textId="77777777" w:rsidR="0070014C" w:rsidRDefault="003B6AA0">
      <w:r>
        <w:br w:type="page"/>
      </w:r>
    </w:p>
    <w:p w14:paraId="758DCED4" w14:textId="57B646BB" w:rsidR="0070014C" w:rsidRDefault="003B6AA0" w:rsidP="0000085A">
      <w:pPr>
        <w:pStyle w:val="Heading1"/>
      </w:pPr>
      <w:bookmarkStart w:id="135" w:name="_3__"/>
      <w:bookmarkStart w:id="136" w:name="sec3"/>
      <w:bookmarkStart w:id="137" w:name="_Toc241592192"/>
      <w:bookmarkEnd w:id="135"/>
      <w:r>
        <w:lastRenderedPageBreak/>
        <w:t>3   Naming Project Phases</w:t>
      </w:r>
      <w:bookmarkEnd w:id="136"/>
      <w:r>
        <w:t xml:space="preserve"> – linked Capital eligibility</w:t>
      </w:r>
      <w:bookmarkEnd w:id="137"/>
    </w:p>
    <w:p w14:paraId="5C449F90" w14:textId="77777777" w:rsidR="0070014C" w:rsidRDefault="003B6AA0">
      <w:pPr>
        <w:spacing w:before="60" w:after="100"/>
      </w:pPr>
      <w:r>
        <w:rPr>
          <w:color w:val="1A2332"/>
          <w:sz w:val="20"/>
          <w:szCs w:val="20"/>
        </w:rPr>
        <w:t xml:space="preserve">The project lifecycle table is the primary reference for any capital provider. It establishes which questions are relevant at which phase, which capital is eligible, and when DSCR becomes a meaningful metric. </w:t>
      </w:r>
      <w:del w:id="138" w:author="Claude" w:date="2026-09-30T15:00:00Z">
        <w:r>
          <w:rPr>
            <w:color w:val="1A2332"/>
            <w:sz w:val="20"/>
            <w:szCs w:val="20"/>
          </w:rPr>
          <w:delText>Applying DSCR before Financial Close distorts the picture; the pre-COD metrics in §4.6 replace it.</w:delText>
        </w:r>
      </w:del>
      <w:ins w:id="139" w:author="Claude" w:date="2026-09-30T15:00:00Z">
        <w:r>
          <w:rPr>
            <w:color w:val="1A2332"/>
            <w:sz w:val="20"/>
            <w:szCs w:val="20"/>
          </w:rPr>
          <w:t>DSCR is a lender metric at credit approval (G8 requires an audited base-case model, and check C10 compares it with the contracts), not a development-stage dashboard; before then the pre-COD metrics in §5.10 apply.</w:t>
        </w:r>
      </w:ins>
    </w:p>
    <w:p w14:paraId="4FAA3D97" w14:textId="77777777" w:rsidR="0070014C" w:rsidRDefault="003B6AA0">
      <w:pPr>
        <w:spacing w:before="60" w:after="100"/>
        <w:rPr>
          <w:ins w:id="140" w:author="Claude" w:date="2026-06-30T00:00:00Z"/>
        </w:rPr>
      </w:pPr>
      <w:ins w:id="141" w:author="Claude" w:date="2026-06-30T00:00:00Z">
        <w:r>
          <w:rPr>
            <w:b/>
            <w:color w:val="1A2332"/>
            <w:sz w:val="20"/>
            <w:szCs w:val="20"/>
          </w:rPr>
          <w:t xml:space="preserve">Gate vocabulary (v4.3).  </w:t>
        </w:r>
        <w:r>
          <w:rPr>
            <w:color w:val="1A2332"/>
            <w:sz w:val="20"/>
            <w:szCs w:val="20"/>
          </w:rPr>
          <w:t>G0–G11 (twelve gates) is the canonical GEX gate vocabulary, used throughout this section and matching the 12-gate evidence framework in the engine. The doctrine documents’ coarse Gate 1–4 model (Concept / Solution / Scaling / Commercial validation) maps into it as Gate 1 → G0–G1, Gate 2 → G2–G3, Gate 3 → G5–G6, Gate 4 → G10–G11. Phases (FEL-1 … COD) are a separate, compatible lifecycle axis: a phase contains gates, it does not replace them.</w:t>
        </w:r>
      </w:ins>
    </w:p>
    <w:p w14:paraId="659F5412" w14:textId="77777777" w:rsidR="00D97002" w:rsidRDefault="00000000">
      <w:pPr>
        <w:spacing w:before="80" w:after="80"/>
        <w:rPr>
          <w:ins w:id="142" w:author="Claude" w:date="2026-09-30T15:00:00Z"/>
        </w:rPr>
      </w:pPr>
      <w:commentRangeStart w:id="143"/>
      <w:ins w:id="144" w:author="Claude" w:date="2026-09-30T15:00:00Z">
        <w:r>
          <w:rPr>
            <w:b/>
            <w:bCs/>
          </w:rPr>
          <w:t>Correction (v4.5).</w:t>
        </w:r>
        <w:r>
          <w:t xml:space="preserve"> The coarse mapping above leaves G4 and G7–G9 out. Use: Gate 1 → G0–G1 (Technically plausible); Gate 2 → G2–G3 (Commercially plausible); Gate 3 → G4–G8 (Buildable to Credit approved); Gate 4 → G9–G11 (Financeable to Operational). The single phase map is the master’s §6.</w:t>
        </w:r>
        <w:commentRangeEnd w:id="143"/>
        <w:r>
          <w:rPr>
            <w:rStyle w:val="CommentReference"/>
            <w:sz w:val="22"/>
            <w:szCs w:val="22"/>
          </w:rPr>
          <w:commentReference w:id="143"/>
        </w:r>
      </w:ins>
    </w:p>
    <w:p w14:paraId="5109A15F" w14:textId="77777777" w:rsidR="0070014C" w:rsidRDefault="0070014C">
      <w:pPr>
        <w:spacing w:before="12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1"/>
        <w:gridCol w:w="980"/>
        <w:gridCol w:w="1528"/>
        <w:gridCol w:w="1101"/>
        <w:gridCol w:w="1600"/>
        <w:gridCol w:w="1095"/>
        <w:gridCol w:w="1251"/>
      </w:tblGrid>
      <w:tr w:rsidR="002E6D29" w14:paraId="1BA79987" w14:textId="77777777">
        <w:tc>
          <w:tcPr>
            <w:tcW w:w="1300" w:type="dxa"/>
            <w:shd w:val="clear" w:color="auto" w:fill="1A2332"/>
            <w:tcMar>
              <w:top w:w="80" w:type="dxa"/>
              <w:left w:w="120" w:type="dxa"/>
              <w:bottom w:w="80" w:type="dxa"/>
              <w:right w:w="120" w:type="dxa"/>
            </w:tcMar>
          </w:tcPr>
          <w:p w14:paraId="79809958" w14:textId="77777777" w:rsidR="0070014C" w:rsidRDefault="003B6AA0">
            <w:r>
              <w:rPr>
                <w:b/>
                <w:bCs/>
                <w:color w:val="FFFFFF"/>
                <w:sz w:val="18"/>
                <w:szCs w:val="18"/>
              </w:rPr>
              <w:t>Phase</w:t>
            </w:r>
          </w:p>
        </w:tc>
        <w:tc>
          <w:tcPr>
            <w:tcW w:w="900" w:type="dxa"/>
            <w:shd w:val="clear" w:color="auto" w:fill="1A2332"/>
            <w:tcMar>
              <w:top w:w="80" w:type="dxa"/>
              <w:left w:w="120" w:type="dxa"/>
              <w:bottom w:w="80" w:type="dxa"/>
              <w:right w:w="120" w:type="dxa"/>
            </w:tcMar>
          </w:tcPr>
          <w:p w14:paraId="5587AB05" w14:textId="77777777" w:rsidR="0070014C" w:rsidRDefault="003B6AA0">
            <w:r>
              <w:rPr>
                <w:b/>
                <w:bCs/>
                <w:color w:val="FFFFFF"/>
                <w:sz w:val="18"/>
                <w:szCs w:val="18"/>
              </w:rPr>
              <w:t>Duration</w:t>
            </w:r>
          </w:p>
        </w:tc>
        <w:tc>
          <w:tcPr>
            <w:tcW w:w="1800" w:type="dxa"/>
            <w:shd w:val="clear" w:color="auto" w:fill="1A2332"/>
            <w:tcMar>
              <w:top w:w="80" w:type="dxa"/>
              <w:left w:w="120" w:type="dxa"/>
              <w:bottom w:w="80" w:type="dxa"/>
              <w:right w:w="120" w:type="dxa"/>
            </w:tcMar>
          </w:tcPr>
          <w:p w14:paraId="50B8C7F1" w14:textId="77777777" w:rsidR="0070014C" w:rsidRDefault="003B6AA0">
            <w:r>
              <w:rPr>
                <w:b/>
                <w:bCs/>
                <w:color w:val="FFFFFF"/>
                <w:sz w:val="18"/>
                <w:szCs w:val="18"/>
              </w:rPr>
              <w:t>Dominant question</w:t>
            </w:r>
          </w:p>
        </w:tc>
        <w:tc>
          <w:tcPr>
            <w:tcW w:w="1000" w:type="dxa"/>
            <w:shd w:val="clear" w:color="auto" w:fill="1A2332"/>
            <w:tcMar>
              <w:top w:w="80" w:type="dxa"/>
              <w:left w:w="120" w:type="dxa"/>
              <w:bottom w:w="80" w:type="dxa"/>
              <w:right w:w="120" w:type="dxa"/>
            </w:tcMar>
          </w:tcPr>
          <w:p w14:paraId="5BDB3C52" w14:textId="77777777" w:rsidR="0070014C" w:rsidRDefault="003B6AA0">
            <w:r>
              <w:rPr>
                <w:b/>
                <w:bCs/>
                <w:color w:val="FFFFFF"/>
                <w:sz w:val="18"/>
                <w:szCs w:val="18"/>
              </w:rPr>
              <w:t>Active gates</w:t>
            </w:r>
          </w:p>
        </w:tc>
        <w:tc>
          <w:tcPr>
            <w:tcW w:w="2000" w:type="dxa"/>
            <w:shd w:val="clear" w:color="auto" w:fill="1A2332"/>
            <w:tcMar>
              <w:top w:w="80" w:type="dxa"/>
              <w:left w:w="120" w:type="dxa"/>
              <w:bottom w:w="80" w:type="dxa"/>
              <w:right w:w="120" w:type="dxa"/>
            </w:tcMar>
          </w:tcPr>
          <w:p w14:paraId="04A5F27B" w14:textId="77777777" w:rsidR="0070014C" w:rsidRDefault="003B6AA0">
            <w:r>
              <w:rPr>
                <w:b/>
                <w:bCs/>
                <w:color w:val="FFFFFF"/>
                <w:sz w:val="18"/>
                <w:szCs w:val="18"/>
              </w:rPr>
              <w:t>Eligible capital</w:t>
            </w:r>
          </w:p>
        </w:tc>
        <w:tc>
          <w:tcPr>
            <w:tcW w:w="1100" w:type="dxa"/>
            <w:shd w:val="clear" w:color="auto" w:fill="1A2332"/>
            <w:tcMar>
              <w:top w:w="80" w:type="dxa"/>
              <w:left w:w="120" w:type="dxa"/>
              <w:bottom w:w="80" w:type="dxa"/>
              <w:right w:w="120" w:type="dxa"/>
            </w:tcMar>
          </w:tcPr>
          <w:p w14:paraId="6D54003E" w14:textId="77777777" w:rsidR="0070014C" w:rsidRDefault="003B6AA0">
            <w:r>
              <w:rPr>
                <w:b/>
                <w:bCs/>
                <w:color w:val="FFFFFF"/>
                <w:sz w:val="18"/>
                <w:szCs w:val="18"/>
              </w:rPr>
              <w:t>Pre-COD metric</w:t>
            </w:r>
          </w:p>
        </w:tc>
        <w:tc>
          <w:tcPr>
            <w:tcW w:w="926" w:type="dxa"/>
            <w:shd w:val="clear" w:color="auto" w:fill="1A2332"/>
            <w:tcMar>
              <w:top w:w="80" w:type="dxa"/>
              <w:left w:w="120" w:type="dxa"/>
              <w:bottom w:w="80" w:type="dxa"/>
              <w:right w:w="120" w:type="dxa"/>
            </w:tcMar>
          </w:tcPr>
          <w:p w14:paraId="4A9A4721" w14:textId="77777777" w:rsidR="0070014C" w:rsidRDefault="003B6AA0">
            <w:r>
              <w:rPr>
                <w:b/>
                <w:bCs/>
                <w:color w:val="FFFFFF"/>
                <w:sz w:val="18"/>
                <w:szCs w:val="18"/>
              </w:rPr>
              <w:t>DSCR?</w:t>
            </w:r>
          </w:p>
        </w:tc>
      </w:tr>
      <w:tr w:rsidR="002E6D29" w14:paraId="4277D079" w14:textId="77777777">
        <w:tc>
          <w:tcPr>
            <w:tcW w:w="1300" w:type="dxa"/>
            <w:shd w:val="clear" w:color="auto" w:fill="F4FAFA"/>
            <w:tcMar>
              <w:top w:w="60" w:type="dxa"/>
              <w:left w:w="120" w:type="dxa"/>
              <w:bottom w:w="60" w:type="dxa"/>
              <w:right w:w="120" w:type="dxa"/>
            </w:tcMar>
          </w:tcPr>
          <w:p w14:paraId="07B99009" w14:textId="77777777" w:rsidR="0070014C" w:rsidRDefault="003B6AA0">
            <w:r>
              <w:rPr>
                <w:color w:val="1A2332"/>
                <w:sz w:val="18"/>
                <w:szCs w:val="18"/>
              </w:rPr>
              <w:t>FEL-1 / Concept</w:t>
            </w:r>
          </w:p>
        </w:tc>
        <w:tc>
          <w:tcPr>
            <w:tcW w:w="900" w:type="dxa"/>
            <w:shd w:val="clear" w:color="auto" w:fill="F4FAFA"/>
            <w:tcMar>
              <w:top w:w="60" w:type="dxa"/>
              <w:left w:w="120" w:type="dxa"/>
              <w:bottom w:w="60" w:type="dxa"/>
              <w:right w:w="120" w:type="dxa"/>
            </w:tcMar>
          </w:tcPr>
          <w:p w14:paraId="74D76163" w14:textId="77777777" w:rsidR="0070014C" w:rsidRDefault="003B6AA0">
            <w:r>
              <w:rPr>
                <w:color w:val="1A2332"/>
                <w:sz w:val="18"/>
                <w:szCs w:val="18"/>
              </w:rPr>
              <w:t>6–12 mo</w:t>
            </w:r>
          </w:p>
        </w:tc>
        <w:tc>
          <w:tcPr>
            <w:tcW w:w="1800" w:type="dxa"/>
            <w:shd w:val="clear" w:color="auto" w:fill="F4FAFA"/>
            <w:tcMar>
              <w:top w:w="60" w:type="dxa"/>
              <w:left w:w="120" w:type="dxa"/>
              <w:bottom w:w="60" w:type="dxa"/>
              <w:right w:w="120" w:type="dxa"/>
            </w:tcMar>
          </w:tcPr>
          <w:p w14:paraId="05C0150B" w14:textId="77777777" w:rsidR="0070014C" w:rsidRDefault="003B6AA0">
            <w:r>
              <w:rPr>
                <w:color w:val="1A2332"/>
                <w:sz w:val="18"/>
                <w:szCs w:val="18"/>
              </w:rPr>
              <w:t>Defensible concept? Fatal flaws?</w:t>
            </w:r>
          </w:p>
        </w:tc>
        <w:tc>
          <w:tcPr>
            <w:tcW w:w="1000" w:type="dxa"/>
            <w:shd w:val="clear" w:color="auto" w:fill="F4FAFA"/>
            <w:tcMar>
              <w:top w:w="60" w:type="dxa"/>
              <w:left w:w="120" w:type="dxa"/>
              <w:bottom w:w="60" w:type="dxa"/>
              <w:right w:w="120" w:type="dxa"/>
            </w:tcMar>
          </w:tcPr>
          <w:p w14:paraId="34F40710" w14:textId="77777777" w:rsidR="0070014C" w:rsidRDefault="003B6AA0">
            <w:r>
              <w:rPr>
                <w:color w:val="1A2332"/>
                <w:sz w:val="18"/>
                <w:szCs w:val="18"/>
              </w:rPr>
              <w:t>G0, G1</w:t>
            </w:r>
          </w:p>
        </w:tc>
        <w:tc>
          <w:tcPr>
            <w:tcW w:w="2000" w:type="dxa"/>
            <w:shd w:val="clear" w:color="auto" w:fill="F4FAFA"/>
            <w:tcMar>
              <w:top w:w="60" w:type="dxa"/>
              <w:left w:w="120" w:type="dxa"/>
              <w:bottom w:w="60" w:type="dxa"/>
              <w:right w:w="120" w:type="dxa"/>
            </w:tcMar>
          </w:tcPr>
          <w:p w14:paraId="10BFAFE8" w14:textId="77777777" w:rsidR="0070014C" w:rsidRDefault="003B6AA0">
            <w:r>
              <w:rPr>
                <w:color w:val="1A2332"/>
                <w:sz w:val="18"/>
                <w:szCs w:val="18"/>
              </w:rPr>
              <w:t>Sponsor equity, grants, strategic equity</w:t>
            </w:r>
          </w:p>
        </w:tc>
        <w:tc>
          <w:tcPr>
            <w:tcW w:w="1100" w:type="dxa"/>
            <w:shd w:val="clear" w:color="auto" w:fill="F4FAFA"/>
            <w:tcMar>
              <w:top w:w="60" w:type="dxa"/>
              <w:left w:w="120" w:type="dxa"/>
              <w:bottom w:w="60" w:type="dxa"/>
              <w:right w:w="120" w:type="dxa"/>
            </w:tcMar>
          </w:tcPr>
          <w:p w14:paraId="24CC0883" w14:textId="77777777" w:rsidR="0070014C" w:rsidRDefault="003B6AA0">
            <w:r>
              <w:rPr>
                <w:color w:val="1A2332"/>
                <w:sz w:val="18"/>
                <w:szCs w:val="18"/>
              </w:rPr>
              <w:t>ECR (target ≥40%)</w:t>
            </w:r>
          </w:p>
        </w:tc>
        <w:tc>
          <w:tcPr>
            <w:tcW w:w="926" w:type="dxa"/>
            <w:shd w:val="clear" w:color="auto" w:fill="F4FAFA"/>
            <w:tcMar>
              <w:top w:w="60" w:type="dxa"/>
              <w:left w:w="120" w:type="dxa"/>
              <w:bottom w:w="60" w:type="dxa"/>
              <w:right w:w="120" w:type="dxa"/>
            </w:tcMar>
          </w:tcPr>
          <w:p w14:paraId="426F4A07" w14:textId="77777777" w:rsidR="0070014C" w:rsidRDefault="003B6AA0">
            <w:r>
              <w:rPr>
                <w:color w:val="1A2332"/>
                <w:sz w:val="18"/>
                <w:szCs w:val="18"/>
              </w:rPr>
              <w:t>No</w:t>
            </w:r>
          </w:p>
        </w:tc>
      </w:tr>
      <w:tr w:rsidR="002E6D29" w14:paraId="1BB84C19" w14:textId="77777777">
        <w:tc>
          <w:tcPr>
            <w:tcW w:w="1300" w:type="dxa"/>
            <w:shd w:val="clear" w:color="auto" w:fill="FFFFFF"/>
            <w:tcMar>
              <w:top w:w="60" w:type="dxa"/>
              <w:left w:w="120" w:type="dxa"/>
              <w:bottom w:w="60" w:type="dxa"/>
              <w:right w:w="120" w:type="dxa"/>
            </w:tcMar>
          </w:tcPr>
          <w:p w14:paraId="09859B4F" w14:textId="77777777" w:rsidR="0070014C" w:rsidRDefault="003B6AA0">
            <w:r>
              <w:rPr>
                <w:color w:val="1A2332"/>
                <w:sz w:val="18"/>
                <w:szCs w:val="18"/>
              </w:rPr>
              <w:t>FEL-2 / Pre-FEED</w:t>
            </w:r>
          </w:p>
        </w:tc>
        <w:tc>
          <w:tcPr>
            <w:tcW w:w="900" w:type="dxa"/>
            <w:shd w:val="clear" w:color="auto" w:fill="FFFFFF"/>
            <w:tcMar>
              <w:top w:w="60" w:type="dxa"/>
              <w:left w:w="120" w:type="dxa"/>
              <w:bottom w:w="60" w:type="dxa"/>
              <w:right w:w="120" w:type="dxa"/>
            </w:tcMar>
          </w:tcPr>
          <w:p w14:paraId="65A3E802" w14:textId="77777777" w:rsidR="0070014C" w:rsidRDefault="003B6AA0">
            <w:r>
              <w:rPr>
                <w:color w:val="1A2332"/>
                <w:sz w:val="18"/>
                <w:szCs w:val="18"/>
              </w:rPr>
              <w:t>12–18 mo</w:t>
            </w:r>
          </w:p>
        </w:tc>
        <w:tc>
          <w:tcPr>
            <w:tcW w:w="1800" w:type="dxa"/>
            <w:shd w:val="clear" w:color="auto" w:fill="FFFFFF"/>
            <w:tcMar>
              <w:top w:w="60" w:type="dxa"/>
              <w:left w:w="120" w:type="dxa"/>
              <w:bottom w:w="60" w:type="dxa"/>
              <w:right w:w="120" w:type="dxa"/>
            </w:tcMar>
          </w:tcPr>
          <w:p w14:paraId="5C088B69" w14:textId="77777777" w:rsidR="0070014C" w:rsidRDefault="003B6AA0">
            <w:r>
              <w:rPr>
                <w:color w:val="1A2332"/>
                <w:sz w:val="18"/>
                <w:szCs w:val="18"/>
              </w:rPr>
              <w:t>Spend producing bankable FEED launch?</w:t>
            </w:r>
          </w:p>
        </w:tc>
        <w:tc>
          <w:tcPr>
            <w:tcW w:w="1000" w:type="dxa"/>
            <w:shd w:val="clear" w:color="auto" w:fill="FFFFFF"/>
            <w:tcMar>
              <w:top w:w="60" w:type="dxa"/>
              <w:left w:w="120" w:type="dxa"/>
              <w:bottom w:w="60" w:type="dxa"/>
              <w:right w:w="120" w:type="dxa"/>
            </w:tcMar>
          </w:tcPr>
          <w:p w14:paraId="4ED9308E" w14:textId="77777777" w:rsidR="0070014C" w:rsidRDefault="003B6AA0">
            <w:r>
              <w:rPr>
                <w:color w:val="1A2332"/>
                <w:sz w:val="18"/>
                <w:szCs w:val="18"/>
              </w:rPr>
              <w:t>G0–G3</w:t>
            </w:r>
            <w:ins w:id="145" w:author="Claude" w:date="2026-09-30T15:00:00Z">
              <w:r>
                <w:rPr>
                  <w:color w:val="1A2332"/>
                  <w:sz w:val="18"/>
                  <w:szCs w:val="18"/>
                </w:rPr>
                <w:t>; offtake terms for at least 60% of output (O2)</w:t>
              </w:r>
            </w:ins>
          </w:p>
        </w:tc>
        <w:tc>
          <w:tcPr>
            <w:tcW w:w="2000" w:type="dxa"/>
            <w:shd w:val="clear" w:color="auto" w:fill="FFFFFF"/>
            <w:tcMar>
              <w:top w:w="60" w:type="dxa"/>
              <w:left w:w="120" w:type="dxa"/>
              <w:bottom w:w="60" w:type="dxa"/>
              <w:right w:w="120" w:type="dxa"/>
            </w:tcMar>
          </w:tcPr>
          <w:p w14:paraId="7D28A9A0" w14:textId="77777777" w:rsidR="0070014C" w:rsidRDefault="003B6AA0">
            <w:r>
              <w:rPr>
                <w:color w:val="1A2332"/>
                <w:sz w:val="18"/>
                <w:szCs w:val="18"/>
              </w:rPr>
              <w:t>Equity, grants, DFI pre-dev, bridge</w:t>
            </w:r>
          </w:p>
        </w:tc>
        <w:tc>
          <w:tcPr>
            <w:tcW w:w="1100" w:type="dxa"/>
            <w:shd w:val="clear" w:color="auto" w:fill="FFFFFF"/>
            <w:tcMar>
              <w:top w:w="60" w:type="dxa"/>
              <w:left w:w="120" w:type="dxa"/>
              <w:bottom w:w="60" w:type="dxa"/>
              <w:right w:w="120" w:type="dxa"/>
            </w:tcMar>
          </w:tcPr>
          <w:p w14:paraId="1C004A80" w14:textId="77777777" w:rsidR="0070014C" w:rsidRDefault="003B6AA0">
            <w:r>
              <w:rPr>
                <w:color w:val="1A2332"/>
                <w:sz w:val="18"/>
                <w:szCs w:val="18"/>
              </w:rPr>
              <w:t>ECR ≥60%, FMR ≥0.8</w:t>
            </w:r>
          </w:p>
        </w:tc>
        <w:tc>
          <w:tcPr>
            <w:tcW w:w="926" w:type="dxa"/>
            <w:shd w:val="clear" w:color="auto" w:fill="FFFFFF"/>
            <w:tcMar>
              <w:top w:w="60" w:type="dxa"/>
              <w:left w:w="120" w:type="dxa"/>
              <w:bottom w:w="60" w:type="dxa"/>
              <w:right w:w="120" w:type="dxa"/>
            </w:tcMar>
          </w:tcPr>
          <w:p w14:paraId="5236CF37" w14:textId="77777777" w:rsidR="0070014C" w:rsidRDefault="003B6AA0">
            <w:r>
              <w:rPr>
                <w:color w:val="1A2332"/>
                <w:sz w:val="18"/>
                <w:szCs w:val="18"/>
              </w:rPr>
              <w:t>No</w:t>
            </w:r>
          </w:p>
        </w:tc>
      </w:tr>
      <w:tr w:rsidR="002E6D29" w14:paraId="6B40450E" w14:textId="77777777">
        <w:tc>
          <w:tcPr>
            <w:tcW w:w="1300" w:type="dxa"/>
            <w:shd w:val="clear" w:color="auto" w:fill="F4FAFA"/>
            <w:tcMar>
              <w:top w:w="60" w:type="dxa"/>
              <w:left w:w="120" w:type="dxa"/>
              <w:bottom w:w="60" w:type="dxa"/>
              <w:right w:w="120" w:type="dxa"/>
            </w:tcMar>
          </w:tcPr>
          <w:p w14:paraId="084C09C4" w14:textId="77777777" w:rsidR="0070014C" w:rsidRDefault="003B6AA0">
            <w:r>
              <w:rPr>
                <w:color w:val="1A2332"/>
                <w:sz w:val="18"/>
                <w:szCs w:val="18"/>
              </w:rPr>
              <w:t>FEED / FEL-3</w:t>
            </w:r>
          </w:p>
        </w:tc>
        <w:tc>
          <w:tcPr>
            <w:tcW w:w="900" w:type="dxa"/>
            <w:shd w:val="clear" w:color="auto" w:fill="F4FAFA"/>
            <w:tcMar>
              <w:top w:w="60" w:type="dxa"/>
              <w:left w:w="120" w:type="dxa"/>
              <w:bottom w:w="60" w:type="dxa"/>
              <w:right w:w="120" w:type="dxa"/>
            </w:tcMar>
          </w:tcPr>
          <w:p w14:paraId="681F5DE5" w14:textId="77777777" w:rsidR="0070014C" w:rsidRDefault="003B6AA0">
            <w:r>
              <w:rPr>
                <w:color w:val="1A2332"/>
                <w:sz w:val="18"/>
                <w:szCs w:val="18"/>
              </w:rPr>
              <w:t>12–24 mo</w:t>
            </w:r>
          </w:p>
        </w:tc>
        <w:tc>
          <w:tcPr>
            <w:tcW w:w="1800" w:type="dxa"/>
            <w:shd w:val="clear" w:color="auto" w:fill="F4FAFA"/>
            <w:tcMar>
              <w:top w:w="60" w:type="dxa"/>
              <w:left w:w="120" w:type="dxa"/>
              <w:bottom w:w="60" w:type="dxa"/>
              <w:right w:w="120" w:type="dxa"/>
            </w:tcMar>
          </w:tcPr>
          <w:p w14:paraId="16621527" w14:textId="77777777" w:rsidR="0070014C" w:rsidRDefault="003B6AA0">
            <w:r>
              <w:rPr>
                <w:color w:val="1A2332"/>
                <w:sz w:val="18"/>
                <w:szCs w:val="18"/>
              </w:rPr>
              <w:t>Class 3 cost achievable? FID-ready?</w:t>
            </w:r>
          </w:p>
        </w:tc>
        <w:tc>
          <w:tcPr>
            <w:tcW w:w="1000" w:type="dxa"/>
            <w:shd w:val="clear" w:color="auto" w:fill="F4FAFA"/>
            <w:tcMar>
              <w:top w:w="60" w:type="dxa"/>
              <w:left w:w="120" w:type="dxa"/>
              <w:bottom w:w="60" w:type="dxa"/>
              <w:right w:w="120" w:type="dxa"/>
            </w:tcMar>
          </w:tcPr>
          <w:p w14:paraId="4BD22F6A" w14:textId="77777777" w:rsidR="0070014C" w:rsidRDefault="003B6AA0">
            <w:del w:id="146" w:author="Claude" w:date="2026-09-30T15:00:00Z">
              <w:r>
                <w:rPr>
                  <w:color w:val="1A2332"/>
                  <w:sz w:val="18"/>
                  <w:szCs w:val="18"/>
                </w:rPr>
                <w:delText>G2, G3, G5, G6</w:delText>
              </w:r>
            </w:del>
            <w:ins w:id="147" w:author="Claude" w:date="2026-09-30T15:00:00Z">
              <w:r>
                <w:rPr>
                  <w:color w:val="1A2332"/>
                  <w:sz w:val="18"/>
                  <w:szCs w:val="18"/>
                </w:rPr>
                <w:t>G4, G5 (binding offtake with conditions, O4; EPC agreed form, E4)</w:t>
              </w:r>
            </w:ins>
          </w:p>
        </w:tc>
        <w:tc>
          <w:tcPr>
            <w:tcW w:w="2000" w:type="dxa"/>
            <w:shd w:val="clear" w:color="auto" w:fill="F4FAFA"/>
            <w:tcMar>
              <w:top w:w="60" w:type="dxa"/>
              <w:left w:w="120" w:type="dxa"/>
              <w:bottom w:w="60" w:type="dxa"/>
              <w:right w:w="120" w:type="dxa"/>
            </w:tcMar>
          </w:tcPr>
          <w:p w14:paraId="5971E2D4" w14:textId="77777777" w:rsidR="0070014C" w:rsidRDefault="003B6AA0">
            <w:r>
              <w:rPr>
                <w:color w:val="1A2332"/>
                <w:sz w:val="18"/>
                <w:szCs w:val="18"/>
              </w:rPr>
              <w:t>Equity, vendor finance, conditional debt, DFI TA</w:t>
            </w:r>
          </w:p>
        </w:tc>
        <w:tc>
          <w:tcPr>
            <w:tcW w:w="1100" w:type="dxa"/>
            <w:shd w:val="clear" w:color="auto" w:fill="F4FAFA"/>
            <w:tcMar>
              <w:top w:w="60" w:type="dxa"/>
              <w:left w:w="120" w:type="dxa"/>
              <w:bottom w:w="60" w:type="dxa"/>
              <w:right w:w="120" w:type="dxa"/>
            </w:tcMar>
          </w:tcPr>
          <w:p w14:paraId="0117B962" w14:textId="77777777" w:rsidR="0070014C" w:rsidRDefault="003B6AA0">
            <w:r>
              <w:rPr>
                <w:color w:val="1A2332"/>
                <w:sz w:val="18"/>
                <w:szCs w:val="18"/>
              </w:rPr>
              <w:t>ECR ≥80%, FMR ≥1.0</w:t>
            </w:r>
          </w:p>
        </w:tc>
        <w:tc>
          <w:tcPr>
            <w:tcW w:w="926" w:type="dxa"/>
            <w:shd w:val="clear" w:color="auto" w:fill="F4FAFA"/>
            <w:tcMar>
              <w:top w:w="60" w:type="dxa"/>
              <w:left w:w="120" w:type="dxa"/>
              <w:bottom w:w="60" w:type="dxa"/>
              <w:right w:w="120" w:type="dxa"/>
            </w:tcMar>
          </w:tcPr>
          <w:p w14:paraId="062F9A54" w14:textId="77777777" w:rsidR="0070014C" w:rsidRDefault="003B6AA0">
            <w:r>
              <w:rPr>
                <w:color w:val="1A2332"/>
                <w:sz w:val="18"/>
                <w:szCs w:val="18"/>
              </w:rPr>
              <w:t>No</w:t>
            </w:r>
          </w:p>
        </w:tc>
      </w:tr>
      <w:tr w:rsidR="002E6D29" w14:paraId="7C05DDCB" w14:textId="77777777">
        <w:tc>
          <w:tcPr>
            <w:tcW w:w="1300" w:type="dxa"/>
            <w:shd w:val="clear" w:color="auto" w:fill="FFFFFF"/>
            <w:tcMar>
              <w:top w:w="60" w:type="dxa"/>
              <w:left w:w="120" w:type="dxa"/>
              <w:bottom w:w="60" w:type="dxa"/>
              <w:right w:w="120" w:type="dxa"/>
            </w:tcMar>
          </w:tcPr>
          <w:p w14:paraId="1BA62CCC" w14:textId="77777777" w:rsidR="0070014C" w:rsidRDefault="003B6AA0">
            <w:r>
              <w:rPr>
                <w:color w:val="1A2332"/>
                <w:sz w:val="18"/>
                <w:szCs w:val="18"/>
              </w:rPr>
              <w:t>FID Readiness</w:t>
            </w:r>
          </w:p>
        </w:tc>
        <w:tc>
          <w:tcPr>
            <w:tcW w:w="900" w:type="dxa"/>
            <w:shd w:val="clear" w:color="auto" w:fill="FFFFFF"/>
            <w:tcMar>
              <w:top w:w="60" w:type="dxa"/>
              <w:left w:w="120" w:type="dxa"/>
              <w:bottom w:w="60" w:type="dxa"/>
              <w:right w:w="120" w:type="dxa"/>
            </w:tcMar>
          </w:tcPr>
          <w:p w14:paraId="51114854" w14:textId="77777777" w:rsidR="0070014C" w:rsidRDefault="003B6AA0">
            <w:r>
              <w:rPr>
                <w:color w:val="1A2332"/>
                <w:sz w:val="18"/>
                <w:szCs w:val="18"/>
              </w:rPr>
              <w:t>6–12 mo</w:t>
            </w:r>
          </w:p>
        </w:tc>
        <w:tc>
          <w:tcPr>
            <w:tcW w:w="1800" w:type="dxa"/>
            <w:shd w:val="clear" w:color="auto" w:fill="FFFFFF"/>
            <w:tcMar>
              <w:top w:w="60" w:type="dxa"/>
              <w:left w:w="120" w:type="dxa"/>
              <w:bottom w:w="60" w:type="dxa"/>
              <w:right w:w="120" w:type="dxa"/>
            </w:tcMar>
          </w:tcPr>
          <w:p w14:paraId="1F109D87" w14:textId="77777777" w:rsidR="0070014C" w:rsidRDefault="003B6AA0">
            <w:r>
              <w:rPr>
                <w:color w:val="1A2332"/>
                <w:sz w:val="18"/>
                <w:szCs w:val="18"/>
              </w:rPr>
              <w:t>Senior debt committable? CPs satisfiable?</w:t>
            </w:r>
          </w:p>
        </w:tc>
        <w:tc>
          <w:tcPr>
            <w:tcW w:w="1000" w:type="dxa"/>
            <w:shd w:val="clear" w:color="auto" w:fill="FFFFFF"/>
            <w:tcMar>
              <w:top w:w="60" w:type="dxa"/>
              <w:left w:w="120" w:type="dxa"/>
              <w:bottom w:w="60" w:type="dxa"/>
              <w:right w:w="120" w:type="dxa"/>
            </w:tcMar>
          </w:tcPr>
          <w:p w14:paraId="5B7803CE" w14:textId="77777777" w:rsidR="0070014C" w:rsidRDefault="003B6AA0">
            <w:del w:id="148" w:author="Claude" w:date="2026-09-30T15:00:00Z">
              <w:r>
                <w:rPr>
                  <w:color w:val="1A2332"/>
                  <w:sz w:val="18"/>
                  <w:szCs w:val="18"/>
                </w:rPr>
                <w:delText>G4, G7, G8, G10</w:delText>
              </w:r>
            </w:del>
            <w:ins w:id="149" w:author="Claude" w:date="2026-09-30T15:00:00Z">
              <w:r>
                <w:rPr>
                  <w:color w:val="1A2332"/>
                  <w:sz w:val="18"/>
                  <w:szCs w:val="18"/>
                </w:rPr>
                <w:t>G6, G7, G8; then G9, G10 at financial close</w:t>
              </w:r>
            </w:ins>
          </w:p>
        </w:tc>
        <w:tc>
          <w:tcPr>
            <w:tcW w:w="2000" w:type="dxa"/>
            <w:shd w:val="clear" w:color="auto" w:fill="FFFFFF"/>
            <w:tcMar>
              <w:top w:w="60" w:type="dxa"/>
              <w:left w:w="120" w:type="dxa"/>
              <w:bottom w:w="60" w:type="dxa"/>
              <w:right w:w="120" w:type="dxa"/>
            </w:tcMar>
          </w:tcPr>
          <w:p w14:paraId="2636E5C8" w14:textId="77777777" w:rsidR="0070014C" w:rsidRDefault="003B6AA0">
            <w:r>
              <w:rPr>
                <w:color w:val="1A2332"/>
                <w:sz w:val="18"/>
                <w:szCs w:val="18"/>
              </w:rPr>
              <w:t xml:space="preserve">Senior debt </w:t>
            </w:r>
            <w:del w:id="150" w:author="Claude" w:date="2026-09-30T15:00:00Z">
              <w:r>
                <w:rPr>
                  <w:color w:val="1A2332"/>
                  <w:sz w:val="18"/>
                  <w:szCs w:val="18"/>
                </w:rPr>
                <w:delText>(post-CP), concessional first-loss, ECA,</w:delText>
              </w:r>
            </w:del>
            <w:ins w:id="151" w:author="Claude" w:date="2026-09-30T15:00:00Z">
              <w:r>
                <w:rPr>
                  <w:color w:val="1A2332"/>
                  <w:sz w:val="18"/>
                  <w:szCs w:val="18"/>
                </w:rPr>
                <w:t>credit approval (conditional, G8); DFI / Mezz / Guarantees (G6); drawdown only after G10;</w:t>
              </w:r>
            </w:ins>
            <w:r>
              <w:rPr>
                <w:color w:val="1A2332"/>
                <w:sz w:val="18"/>
                <w:szCs w:val="18"/>
              </w:rPr>
              <w:t xml:space="preserve"> equity first-loss</w:t>
            </w:r>
          </w:p>
        </w:tc>
        <w:tc>
          <w:tcPr>
            <w:tcW w:w="1100" w:type="dxa"/>
            <w:shd w:val="clear" w:color="auto" w:fill="FFFFFF"/>
            <w:tcMar>
              <w:top w:w="60" w:type="dxa"/>
              <w:left w:w="120" w:type="dxa"/>
              <w:bottom w:w="60" w:type="dxa"/>
              <w:right w:w="120" w:type="dxa"/>
            </w:tcMar>
          </w:tcPr>
          <w:p w14:paraId="2319EB5F" w14:textId="77777777" w:rsidR="0070014C" w:rsidRDefault="003B6AA0">
            <w:r>
              <w:rPr>
                <w:color w:val="1A2332"/>
                <w:sz w:val="18"/>
                <w:szCs w:val="18"/>
              </w:rPr>
              <w:t>RAS ≥75, TIE ≤25%</w:t>
            </w:r>
          </w:p>
        </w:tc>
        <w:tc>
          <w:tcPr>
            <w:tcW w:w="926" w:type="dxa"/>
            <w:shd w:val="clear" w:color="auto" w:fill="FFFFFF"/>
            <w:tcMar>
              <w:top w:w="60" w:type="dxa"/>
              <w:left w:w="120" w:type="dxa"/>
              <w:bottom w:w="60" w:type="dxa"/>
              <w:right w:w="120" w:type="dxa"/>
            </w:tcMar>
          </w:tcPr>
          <w:p w14:paraId="34675A74" w14:textId="77777777" w:rsidR="0070014C" w:rsidRDefault="003B6AA0">
            <w:r>
              <w:rPr>
                <w:color w:val="1A2332"/>
                <w:sz w:val="18"/>
                <w:szCs w:val="18"/>
              </w:rPr>
              <w:t>Conditional</w:t>
            </w:r>
          </w:p>
        </w:tc>
      </w:tr>
      <w:tr w:rsidR="002E6D29" w14:paraId="6C220667" w14:textId="77777777">
        <w:tc>
          <w:tcPr>
            <w:tcW w:w="1300" w:type="dxa"/>
            <w:shd w:val="clear" w:color="auto" w:fill="F4FAFA"/>
            <w:tcMar>
              <w:top w:w="60" w:type="dxa"/>
              <w:left w:w="120" w:type="dxa"/>
              <w:bottom w:w="60" w:type="dxa"/>
              <w:right w:w="120" w:type="dxa"/>
            </w:tcMar>
          </w:tcPr>
          <w:p w14:paraId="081AA3CB" w14:textId="77777777" w:rsidR="0070014C" w:rsidRDefault="003B6AA0">
            <w:r>
              <w:rPr>
                <w:color w:val="1A2332"/>
                <w:sz w:val="18"/>
                <w:szCs w:val="18"/>
              </w:rPr>
              <w:t>Construction</w:t>
            </w:r>
          </w:p>
        </w:tc>
        <w:tc>
          <w:tcPr>
            <w:tcW w:w="900" w:type="dxa"/>
            <w:shd w:val="clear" w:color="auto" w:fill="F4FAFA"/>
            <w:tcMar>
              <w:top w:w="60" w:type="dxa"/>
              <w:left w:w="120" w:type="dxa"/>
              <w:bottom w:w="60" w:type="dxa"/>
              <w:right w:w="120" w:type="dxa"/>
            </w:tcMar>
          </w:tcPr>
          <w:p w14:paraId="010A5DB8" w14:textId="77777777" w:rsidR="0070014C" w:rsidRDefault="003B6AA0">
            <w:r>
              <w:rPr>
                <w:color w:val="1A2332"/>
                <w:sz w:val="18"/>
                <w:szCs w:val="18"/>
              </w:rPr>
              <w:t>24–48 mo</w:t>
            </w:r>
          </w:p>
        </w:tc>
        <w:tc>
          <w:tcPr>
            <w:tcW w:w="1800" w:type="dxa"/>
            <w:shd w:val="clear" w:color="auto" w:fill="F4FAFA"/>
            <w:tcMar>
              <w:top w:w="60" w:type="dxa"/>
              <w:left w:w="120" w:type="dxa"/>
              <w:bottom w:w="60" w:type="dxa"/>
              <w:right w:w="120" w:type="dxa"/>
            </w:tcMar>
          </w:tcPr>
          <w:p w14:paraId="05BA0D73" w14:textId="77777777" w:rsidR="0070014C" w:rsidRDefault="003B6AA0">
            <w:r>
              <w:rPr>
                <w:color w:val="1A2332"/>
                <w:sz w:val="18"/>
                <w:szCs w:val="18"/>
              </w:rPr>
              <w:t>Capital releasable on milestones?</w:t>
            </w:r>
          </w:p>
        </w:tc>
        <w:tc>
          <w:tcPr>
            <w:tcW w:w="1000" w:type="dxa"/>
            <w:shd w:val="clear" w:color="auto" w:fill="F4FAFA"/>
            <w:tcMar>
              <w:top w:w="60" w:type="dxa"/>
              <w:left w:w="120" w:type="dxa"/>
              <w:bottom w:w="60" w:type="dxa"/>
              <w:right w:w="120" w:type="dxa"/>
            </w:tcMar>
          </w:tcPr>
          <w:p w14:paraId="4DA2B1B2" w14:textId="77777777" w:rsidR="0070014C" w:rsidRDefault="003B6AA0">
            <w:del w:id="152" w:author="Claude" w:date="2026-09-30T15:00:00Z">
              <w:r>
                <w:rPr>
                  <w:color w:val="1A2332"/>
                  <w:sz w:val="18"/>
                  <w:szCs w:val="18"/>
                </w:rPr>
                <w:delText>G5, G9, G11</w:delText>
              </w:r>
            </w:del>
            <w:ins w:id="153" w:author="Claude" w:date="2026-09-30T15:00:00Z">
              <w:r>
                <w:rPr>
                  <w:color w:val="1A2332"/>
                  <w:sz w:val="18"/>
                  <w:szCs w:val="18"/>
                </w:rPr>
                <w:t>G11 in progress; post-FID triggers T1–T3 live</w:t>
              </w:r>
            </w:ins>
          </w:p>
        </w:tc>
        <w:tc>
          <w:tcPr>
            <w:tcW w:w="2000" w:type="dxa"/>
            <w:shd w:val="clear" w:color="auto" w:fill="F4FAFA"/>
            <w:tcMar>
              <w:top w:w="60" w:type="dxa"/>
              <w:left w:w="120" w:type="dxa"/>
              <w:bottom w:w="60" w:type="dxa"/>
              <w:right w:w="120" w:type="dxa"/>
            </w:tcMar>
          </w:tcPr>
          <w:p w14:paraId="7587D27C" w14:textId="77777777" w:rsidR="0070014C" w:rsidRDefault="003B6AA0">
            <w:r>
              <w:rPr>
                <w:color w:val="1A2332"/>
                <w:sz w:val="18"/>
                <w:szCs w:val="18"/>
              </w:rPr>
              <w:t>Senior debt drawdowns, equity drawdowns, DSRA</w:t>
            </w:r>
          </w:p>
        </w:tc>
        <w:tc>
          <w:tcPr>
            <w:tcW w:w="1100" w:type="dxa"/>
            <w:shd w:val="clear" w:color="auto" w:fill="F4FAFA"/>
            <w:tcMar>
              <w:top w:w="60" w:type="dxa"/>
              <w:left w:w="120" w:type="dxa"/>
              <w:bottom w:w="60" w:type="dxa"/>
              <w:right w:w="120" w:type="dxa"/>
            </w:tcMar>
          </w:tcPr>
          <w:p w14:paraId="76A2D14F" w14:textId="77777777" w:rsidR="0070014C" w:rsidRDefault="003B6AA0">
            <w:r>
              <w:rPr>
                <w:color w:val="1A2332"/>
                <w:sz w:val="18"/>
                <w:szCs w:val="18"/>
              </w:rPr>
              <w:t>Drawdown vs schedule</w:t>
            </w:r>
          </w:p>
        </w:tc>
        <w:tc>
          <w:tcPr>
            <w:tcW w:w="926" w:type="dxa"/>
            <w:shd w:val="clear" w:color="auto" w:fill="F4FAFA"/>
            <w:tcMar>
              <w:top w:w="60" w:type="dxa"/>
              <w:left w:w="120" w:type="dxa"/>
              <w:bottom w:w="60" w:type="dxa"/>
              <w:right w:w="120" w:type="dxa"/>
            </w:tcMar>
          </w:tcPr>
          <w:p w14:paraId="5F44C40D" w14:textId="77777777" w:rsidR="0070014C" w:rsidRDefault="003B6AA0">
            <w:r>
              <w:rPr>
                <w:color w:val="1A2332"/>
                <w:sz w:val="18"/>
                <w:szCs w:val="18"/>
              </w:rPr>
              <w:t>Construction model only</w:t>
            </w:r>
          </w:p>
        </w:tc>
      </w:tr>
      <w:tr w:rsidR="002E6D29" w14:paraId="64F15003" w14:textId="77777777">
        <w:tc>
          <w:tcPr>
            <w:tcW w:w="1300" w:type="dxa"/>
            <w:shd w:val="clear" w:color="auto" w:fill="FFFFFF"/>
            <w:tcMar>
              <w:top w:w="60" w:type="dxa"/>
              <w:left w:w="120" w:type="dxa"/>
              <w:bottom w:w="60" w:type="dxa"/>
              <w:right w:w="120" w:type="dxa"/>
            </w:tcMar>
          </w:tcPr>
          <w:p w14:paraId="705C9BE5" w14:textId="77777777" w:rsidR="0070014C" w:rsidRDefault="003B6AA0">
            <w:r>
              <w:rPr>
                <w:color w:val="1A2332"/>
                <w:sz w:val="18"/>
                <w:szCs w:val="18"/>
              </w:rPr>
              <w:t>Commissioning / COD</w:t>
            </w:r>
          </w:p>
        </w:tc>
        <w:tc>
          <w:tcPr>
            <w:tcW w:w="900" w:type="dxa"/>
            <w:shd w:val="clear" w:color="auto" w:fill="FFFFFF"/>
            <w:tcMar>
              <w:top w:w="60" w:type="dxa"/>
              <w:left w:w="120" w:type="dxa"/>
              <w:bottom w:w="60" w:type="dxa"/>
              <w:right w:w="120" w:type="dxa"/>
            </w:tcMar>
          </w:tcPr>
          <w:p w14:paraId="2BD59169" w14:textId="77777777" w:rsidR="0070014C" w:rsidRDefault="003B6AA0">
            <w:r>
              <w:rPr>
                <w:color w:val="1A2332"/>
                <w:sz w:val="18"/>
                <w:szCs w:val="18"/>
              </w:rPr>
              <w:t>6–12 mo</w:t>
            </w:r>
          </w:p>
        </w:tc>
        <w:tc>
          <w:tcPr>
            <w:tcW w:w="1800" w:type="dxa"/>
            <w:shd w:val="clear" w:color="auto" w:fill="FFFFFF"/>
            <w:tcMar>
              <w:top w:w="60" w:type="dxa"/>
              <w:left w:w="120" w:type="dxa"/>
              <w:bottom w:w="60" w:type="dxa"/>
              <w:right w:w="120" w:type="dxa"/>
            </w:tcMar>
          </w:tcPr>
          <w:p w14:paraId="3B382E4E" w14:textId="77777777" w:rsidR="0070014C" w:rsidRDefault="003B6AA0">
            <w:r>
              <w:rPr>
                <w:color w:val="1A2332"/>
                <w:sz w:val="18"/>
                <w:szCs w:val="18"/>
              </w:rPr>
              <w:t>Performance test passed? Tokens valid?</w:t>
            </w:r>
          </w:p>
        </w:tc>
        <w:tc>
          <w:tcPr>
            <w:tcW w:w="1000" w:type="dxa"/>
            <w:shd w:val="clear" w:color="auto" w:fill="FFFFFF"/>
            <w:tcMar>
              <w:top w:w="60" w:type="dxa"/>
              <w:left w:w="120" w:type="dxa"/>
              <w:bottom w:w="60" w:type="dxa"/>
              <w:right w:w="120" w:type="dxa"/>
            </w:tcMar>
          </w:tcPr>
          <w:p w14:paraId="755532E9" w14:textId="77777777" w:rsidR="0070014C" w:rsidRDefault="003B6AA0">
            <w:r>
              <w:rPr>
                <w:color w:val="1A2332"/>
                <w:sz w:val="18"/>
                <w:szCs w:val="18"/>
              </w:rPr>
              <w:t>G11</w:t>
            </w:r>
          </w:p>
        </w:tc>
        <w:tc>
          <w:tcPr>
            <w:tcW w:w="2000" w:type="dxa"/>
            <w:shd w:val="clear" w:color="auto" w:fill="FFFFFF"/>
            <w:tcMar>
              <w:top w:w="60" w:type="dxa"/>
              <w:left w:w="120" w:type="dxa"/>
              <w:bottom w:w="60" w:type="dxa"/>
              <w:right w:w="120" w:type="dxa"/>
            </w:tcMar>
          </w:tcPr>
          <w:p w14:paraId="608F06E9" w14:textId="77777777" w:rsidR="0070014C" w:rsidRDefault="003B6AA0">
            <w:r>
              <w:rPr>
                <w:color w:val="1A2332"/>
                <w:sz w:val="18"/>
                <w:szCs w:val="18"/>
              </w:rPr>
              <w:t xml:space="preserve">DSRA funded, cash sweep, </w:t>
            </w:r>
            <w:r>
              <w:rPr>
                <w:color w:val="1A2332"/>
                <w:sz w:val="18"/>
                <w:szCs w:val="18"/>
              </w:rPr>
              <w:lastRenderedPageBreak/>
              <w:t>refinancing eligible</w:t>
            </w:r>
          </w:p>
        </w:tc>
        <w:tc>
          <w:tcPr>
            <w:tcW w:w="1100" w:type="dxa"/>
            <w:shd w:val="clear" w:color="auto" w:fill="FFFFFF"/>
            <w:tcMar>
              <w:top w:w="60" w:type="dxa"/>
              <w:left w:w="120" w:type="dxa"/>
              <w:bottom w:w="60" w:type="dxa"/>
              <w:right w:w="120" w:type="dxa"/>
            </w:tcMar>
          </w:tcPr>
          <w:p w14:paraId="6A08F2A2" w14:textId="77777777" w:rsidR="0070014C" w:rsidRDefault="003B6AA0">
            <w:r>
              <w:rPr>
                <w:color w:val="1A2332"/>
                <w:sz w:val="18"/>
                <w:szCs w:val="18"/>
              </w:rPr>
              <w:lastRenderedPageBreak/>
              <w:t>1000-hr test status</w:t>
            </w:r>
          </w:p>
        </w:tc>
        <w:tc>
          <w:tcPr>
            <w:tcW w:w="926" w:type="dxa"/>
            <w:shd w:val="clear" w:color="auto" w:fill="FFFFFF"/>
            <w:tcMar>
              <w:top w:w="60" w:type="dxa"/>
              <w:left w:w="120" w:type="dxa"/>
              <w:bottom w:w="60" w:type="dxa"/>
              <w:right w:w="120" w:type="dxa"/>
            </w:tcMar>
          </w:tcPr>
          <w:p w14:paraId="74511075" w14:textId="77777777" w:rsidR="0070014C" w:rsidRDefault="003B6AA0">
            <w:r>
              <w:rPr>
                <w:color w:val="1A2332"/>
                <w:sz w:val="18"/>
                <w:szCs w:val="18"/>
              </w:rPr>
              <w:t>Live monitoring begins</w:t>
            </w:r>
          </w:p>
        </w:tc>
      </w:tr>
    </w:tbl>
    <w:p w14:paraId="792A2657" w14:textId="77777777" w:rsidR="00D97002" w:rsidRDefault="00000000">
      <w:pPr>
        <w:spacing w:before="80" w:after="80"/>
        <w:rPr>
          <w:ins w:id="154" w:author="Claude" w:date="2026-09-30T15:00:00Z"/>
        </w:rPr>
      </w:pPr>
      <w:commentRangeStart w:id="155"/>
      <w:ins w:id="156" w:author="Claude" w:date="2026-09-30T15:00:00Z">
        <w:r>
          <w:rPr>
            <w:b/>
            <w:bCs/>
          </w:rPr>
          <w:t>Aligned (v4.5).</w:t>
        </w:r>
        <w:r>
          <w:t xml:space="preserve"> Gates and capital follow evidence rules 4.1.0; the canonical phase map is the master’s §6. The pre-COD metric thresholds in this table (ECR, FMR, RAS, TIE) are internal and not canonical (decision D11). “RAS ≥ 75” is not a gate requirement: Financeable needs an effective offtake at O7 (project finance) or O5 (balance sheet).</w:t>
        </w:r>
        <w:commentRangeEnd w:id="155"/>
        <w:r>
          <w:rPr>
            <w:rStyle w:val="CommentReference"/>
            <w:sz w:val="22"/>
            <w:szCs w:val="22"/>
          </w:rPr>
          <w:commentReference w:id="155"/>
        </w:r>
      </w:ins>
    </w:p>
    <w:p w14:paraId="18977881" w14:textId="77777777" w:rsidR="0070014C" w:rsidRDefault="0070014C">
      <w:pPr>
        <w:spacing w:before="120" w:after="60"/>
      </w:pPr>
    </w:p>
    <w:p w14:paraId="05F6B88B" w14:textId="77777777" w:rsidR="0070014C" w:rsidRDefault="003B6AA0">
      <w:pPr>
        <w:spacing w:before="80" w:after="80"/>
        <w:ind w:left="360"/>
      </w:pPr>
      <w:r>
        <w:rPr>
          <w:b/>
          <w:bCs/>
          <w:color w:val="64748B"/>
          <w:sz w:val="18"/>
          <w:szCs w:val="18"/>
        </w:rPr>
        <w:t xml:space="preserve">Note.  </w:t>
      </w:r>
      <w:r>
        <w:rPr>
          <w:i/>
          <w:iCs/>
          <w:color w:val="64748B"/>
          <w:sz w:val="18"/>
          <w:szCs w:val="18"/>
        </w:rPr>
        <w:t>IEA Global Hydrogen Review 2025 reports typical green-H2 development cycles of 3–6 years with roughly 50% of announced projects facing deferred start dates. The bridge logic in this document is designed to make capital eligibility explicit at each phase transition, reducing avoidable deferrals.</w:t>
      </w:r>
    </w:p>
    <w:p w14:paraId="0F9946DF" w14:textId="3553DA55" w:rsidR="0070014C" w:rsidRDefault="003B6AA0" w:rsidP="00F6054B">
      <w:pPr>
        <w:pStyle w:val="Heading2"/>
      </w:pPr>
      <w:bookmarkStart w:id="157" w:name="_Toc241592193"/>
      <w:r>
        <w:t>3.1   The Adjacency Doctrine &amp; mechanism</w:t>
      </w:r>
      <w:bookmarkEnd w:id="157"/>
    </w:p>
    <w:p w14:paraId="064086CC" w14:textId="77777777" w:rsidR="0070014C" w:rsidRDefault="003B6AA0">
      <w:pPr>
        <w:spacing w:before="60" w:after="100"/>
      </w:pPr>
      <w:r>
        <w:rPr>
          <w:color w:val="1A2332"/>
          <w:sz w:val="20"/>
          <w:szCs w:val="20"/>
        </w:rPr>
        <w:t>The entropy-reduction framing in Appendix D is correct but incomplete. The operative mechanism in Hidalgo's Atlas of Economic Complexity is not entropy in the abstract — it is the product space: a proximity matrix derived from ubiquity and diversity. The translation to GEX is precise and implementable.</w:t>
      </w:r>
    </w:p>
    <w:p w14:paraId="6B96B453" w14:textId="4C337B4D" w:rsidR="0070014C" w:rsidRPr="0000085A" w:rsidRDefault="0000085A" w:rsidP="0000085A">
      <w:pPr>
        <w:pStyle w:val="Heading3"/>
        <w:ind w:firstLine="720"/>
      </w:pPr>
      <w:r>
        <w:t xml:space="preserve"> </w:t>
      </w:r>
      <w:bookmarkStart w:id="158" w:name="_Toc241592194"/>
      <w:r>
        <w:t>3.1.1 The mechanism</w:t>
      </w:r>
      <w:bookmarkEnd w:id="158"/>
    </w:p>
    <w:p w14:paraId="0F90D2B6" w14:textId="77777777" w:rsidR="0070014C" w:rsidRDefault="003B6AA0">
      <w:pPr>
        <w:spacing w:before="60" w:after="100"/>
      </w:pPr>
      <w:r>
        <w:rPr>
          <w:color w:val="1A2332"/>
          <w:sz w:val="20"/>
          <w:szCs w:val="20"/>
        </w:rPr>
        <w:t>Define two GEX projects A and B as adjacent if they share: the same fuel pathway (e.g. green methanol via SOEC), the same host jurisdiction, a common certifier ecosystem (same §5.2 certification tier), and a compatible technology class. Proximity is measured 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014C" w14:paraId="3AA0FECF" w14:textId="77777777">
        <w:tc>
          <w:tcPr>
            <w:tcW w:w="0" w:type="auto"/>
            <w:tcBorders>
              <w:top w:val="none" w:sz="0" w:space="0" w:color="FFFFFF"/>
              <w:left w:val="none" w:sz="0" w:space="0" w:color="FFFFFF"/>
              <w:bottom w:val="none" w:sz="0" w:space="0" w:color="FFFFFF"/>
              <w:right w:val="none" w:sz="0" w:space="0" w:color="FFFFFF"/>
            </w:tcBorders>
            <w:shd w:val="clear" w:color="auto" w:fill="F4FAFA"/>
            <w:tcMar>
              <w:top w:w="120" w:type="dxa"/>
              <w:left w:w="200" w:type="dxa"/>
              <w:bottom w:w="120" w:type="dxa"/>
              <w:right w:w="200" w:type="dxa"/>
            </w:tcMar>
          </w:tcPr>
          <w:p w14:paraId="41F03BA7" w14:textId="77777777" w:rsidR="0070014C" w:rsidRDefault="003B6AA0">
            <w:pPr>
              <w:spacing w:before="60" w:after="40"/>
              <w:jc w:val="center"/>
            </w:pPr>
            <w:r>
              <w:rPr>
                <w:rFonts w:ascii="Courier New" w:eastAsia="Courier New" w:hAnsi="Courier New" w:cs="Courier New"/>
                <w:b/>
                <w:bCs/>
                <w:color w:val="1A2332"/>
                <w:sz w:val="20"/>
                <w:szCs w:val="20"/>
              </w:rPr>
              <w:t>proximity(A, B) = min( P(A | B),  P(B | A) )</w:t>
            </w:r>
          </w:p>
          <w:p w14:paraId="382D3D9A" w14:textId="77777777" w:rsidR="0070014C" w:rsidRDefault="003B6AA0">
            <w:pPr>
              <w:spacing w:after="60"/>
              <w:jc w:val="center"/>
            </w:pPr>
            <w:r>
              <w:rPr>
                <w:i/>
                <w:iCs/>
                <w:color w:val="64748B"/>
                <w:sz w:val="18"/>
                <w:szCs w:val="18"/>
              </w:rPr>
              <w:t>where P(A | B) = probability that a project with B's evidence profile also produced A's evidence profile across prior platform cohorts.</w:t>
            </w:r>
          </w:p>
        </w:tc>
      </w:tr>
    </w:tbl>
    <w:p w14:paraId="4D5C1813" w14:textId="77777777" w:rsidR="0070014C" w:rsidRDefault="003B6AA0">
      <w:pPr>
        <w:spacing w:before="60" w:after="100"/>
      </w:pPr>
      <w:r>
        <w:rPr>
          <w:color w:val="1A2332"/>
          <w:sz w:val="20"/>
          <w:szCs w:val="20"/>
        </w:rPr>
        <w:t>A project's density score on the platform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014C" w14:paraId="1A9591B8" w14:textId="77777777">
        <w:tc>
          <w:tcPr>
            <w:tcW w:w="0" w:type="auto"/>
            <w:tcBorders>
              <w:top w:val="none" w:sz="0" w:space="0" w:color="FFFFFF"/>
              <w:left w:val="none" w:sz="0" w:space="0" w:color="FFFFFF"/>
              <w:bottom w:val="none" w:sz="0" w:space="0" w:color="FFFFFF"/>
              <w:right w:val="none" w:sz="0" w:space="0" w:color="FFFFFF"/>
            </w:tcBorders>
            <w:shd w:val="clear" w:color="auto" w:fill="F4FAFA"/>
            <w:tcMar>
              <w:top w:w="120" w:type="dxa"/>
              <w:left w:w="200" w:type="dxa"/>
              <w:bottom w:w="120" w:type="dxa"/>
              <w:right w:w="200" w:type="dxa"/>
            </w:tcMar>
          </w:tcPr>
          <w:p w14:paraId="611478AD" w14:textId="77777777" w:rsidR="0070014C" w:rsidRDefault="003B6AA0">
            <w:pPr>
              <w:spacing w:before="60" w:after="40"/>
              <w:jc w:val="center"/>
            </w:pPr>
            <w:r>
              <w:rPr>
                <w:rFonts w:ascii="Courier New" w:eastAsia="Courier New" w:hAnsi="Courier New" w:cs="Courier New"/>
                <w:b/>
                <w:bCs/>
                <w:color w:val="1A2332"/>
                <w:sz w:val="20"/>
                <w:szCs w:val="20"/>
              </w:rPr>
              <w:t>density(j) = Σᵢ proximity(i, j) × xᵢ</w:t>
            </w:r>
          </w:p>
          <w:p w14:paraId="696674A3" w14:textId="77777777" w:rsidR="0070014C" w:rsidRDefault="003B6AA0">
            <w:pPr>
              <w:spacing w:after="60"/>
            </w:pPr>
            <w:r>
              <w:rPr>
                <w:i/>
                <w:iCs/>
                <w:color w:val="64748B"/>
                <w:sz w:val="18"/>
                <w:szCs w:val="18"/>
              </w:rPr>
              <w:t>where xᵢ = 1 if project i is already present on the GEX platform. A high density score means this project's evidence requirements overlap heavily with evidence already produced by prior projects — the information cost is shared.</w:t>
            </w:r>
          </w:p>
        </w:tc>
      </w:tr>
    </w:tbl>
    <w:p w14:paraId="77040706" w14:textId="77777777" w:rsidR="0070014C" w:rsidRDefault="003B6AA0">
      <w:pPr>
        <w:spacing w:before="60" w:after="100"/>
      </w:pPr>
      <w:r>
        <w:rPr>
          <w:color w:val="1A2332"/>
          <w:sz w:val="20"/>
          <w:szCs w:val="20"/>
        </w:rPr>
        <w:t>The first e-methanol SAF project on the platform (N = 0 cohort peers) pays the full information cost: every evidence document is novel, every certifier relationship is new, every gate is an N=1 precedent. The tenth project in the same fuel-pathway-jurisdiction-certifier cluster inherits the density-weighted portion of that cost as a platform network externality — prior evidence compresses into faster gate progression.</w:t>
      </w:r>
    </w:p>
    <w:p w14:paraId="2116EB94" w14:textId="1D3550FF" w:rsidR="0070014C" w:rsidRDefault="0000085A" w:rsidP="0000085A">
      <w:pPr>
        <w:pStyle w:val="Heading3"/>
        <w:ind w:firstLine="720"/>
      </w:pPr>
      <w:bookmarkStart w:id="159" w:name="_Toc241592195"/>
      <w:r>
        <w:t>3.1.2 Value proposition &amp; Impact for users</w:t>
      </w:r>
      <w:bookmarkEnd w:id="159"/>
    </w:p>
    <w:p w14:paraId="0758517B" w14:textId="6373EACA" w:rsidR="0070014C" w:rsidRDefault="0000085A">
      <w:pPr>
        <w:spacing w:before="60" w:after="100"/>
      </w:pPr>
      <w:r>
        <w:rPr>
          <w:color w:val="1A2332"/>
          <w:sz w:val="20"/>
          <w:szCs w:val="20"/>
        </w:rPr>
        <w:t>A platform feature. Each new project's evidence burden decreases in proportion to its adjacency to prior projects. GEX's value proposition to a developer is: you are not pioneering alone — you are inheriting a compounding evidence base. The Adjacency Card (Appendix E, §E.4) renders this as a live score on every project view.</w:t>
      </w:r>
    </w:p>
    <w:p w14:paraId="7911E667" w14:textId="619852F7" w:rsidR="0070014C" w:rsidRDefault="0000085A" w:rsidP="0000085A">
      <w:pPr>
        <w:pStyle w:val="Heading3"/>
        <w:ind w:firstLine="720"/>
      </w:pPr>
      <w:bookmarkStart w:id="160" w:name="_Toc241592196"/>
      <w:r>
        <w:t>3.1.3 The cohort-credit translation</w:t>
      </w:r>
      <w:bookmarkEnd w:id="160"/>
    </w:p>
    <w:p w14:paraId="0C7B3256" w14:textId="2BB3AE2A" w:rsidR="0070014C" w:rsidRDefault="003B6AA0" w:rsidP="0000085A">
      <w:pPr>
        <w:spacing w:before="60" w:after="100"/>
      </w:pPr>
      <w:r>
        <w:rPr>
          <w:color w:val="1A2332"/>
          <w:sz w:val="20"/>
          <w:szCs w:val="20"/>
        </w:rPr>
        <w:t>Credit analysts apply hyper-prudence when they cannot benchmark — when each project is N=1. The adjacency metric converts the abstract accumulation argument into a bankable claim:</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2200"/>
      </w:tblGrid>
      <w:tr w:rsidR="002E6D29" w14:paraId="4B087F86" w14:textId="77777777">
        <w:tc>
          <w:tcPr>
            <w:tcW w:w="2200" w:type="dxa"/>
            <w:shd w:val="clear" w:color="auto" w:fill="1A2332"/>
            <w:tcMar>
              <w:top w:w="80" w:type="dxa"/>
              <w:left w:w="120" w:type="dxa"/>
              <w:bottom w:w="80" w:type="dxa"/>
              <w:right w:w="120" w:type="dxa"/>
            </w:tcMar>
          </w:tcPr>
          <w:p w14:paraId="6D46D2A0" w14:textId="77777777" w:rsidR="0070014C" w:rsidRDefault="003B6AA0">
            <w:r>
              <w:rPr>
                <w:b/>
                <w:bCs/>
                <w:color w:val="FFFFFF"/>
                <w:sz w:val="18"/>
                <w:szCs w:val="18"/>
              </w:rPr>
              <w:t>Adjacency metric</w:t>
            </w:r>
          </w:p>
        </w:tc>
        <w:tc>
          <w:tcPr>
            <w:tcW w:w="3600" w:type="dxa"/>
            <w:shd w:val="clear" w:color="auto" w:fill="1A2332"/>
            <w:tcMar>
              <w:top w:w="80" w:type="dxa"/>
              <w:left w:w="120" w:type="dxa"/>
              <w:bottom w:w="80" w:type="dxa"/>
              <w:right w:w="120" w:type="dxa"/>
            </w:tcMar>
          </w:tcPr>
          <w:p w14:paraId="510B259B" w14:textId="77777777" w:rsidR="0070014C" w:rsidRDefault="003B6AA0">
            <w:r>
              <w:rPr>
                <w:b/>
                <w:bCs/>
                <w:color w:val="FFFFFF"/>
                <w:sz w:val="18"/>
                <w:szCs w:val="18"/>
              </w:rPr>
              <w:t>Credit analyst translation</w:t>
            </w:r>
          </w:p>
        </w:tc>
        <w:tc>
          <w:tcPr>
            <w:tcW w:w="2200" w:type="dxa"/>
            <w:shd w:val="clear" w:color="auto" w:fill="1A2332"/>
            <w:tcMar>
              <w:top w:w="80" w:type="dxa"/>
              <w:left w:w="120" w:type="dxa"/>
              <w:bottom w:w="80" w:type="dxa"/>
              <w:right w:w="120" w:type="dxa"/>
            </w:tcMar>
          </w:tcPr>
          <w:p w14:paraId="33AE9149" w14:textId="77777777" w:rsidR="0070014C" w:rsidRDefault="003B6AA0">
            <w:r>
              <w:rPr>
                <w:b/>
                <w:bCs/>
                <w:color w:val="FFFFFF"/>
                <w:sz w:val="18"/>
                <w:szCs w:val="18"/>
              </w:rPr>
              <w:t>Where surfaced</w:t>
            </w:r>
          </w:p>
        </w:tc>
      </w:tr>
      <w:tr w:rsidR="002E6D29" w14:paraId="563F7807" w14:textId="77777777">
        <w:tc>
          <w:tcPr>
            <w:tcW w:w="2200" w:type="dxa"/>
            <w:shd w:val="clear" w:color="auto" w:fill="F4FAFA"/>
            <w:tcMar>
              <w:top w:w="60" w:type="dxa"/>
              <w:left w:w="120" w:type="dxa"/>
              <w:bottom w:w="60" w:type="dxa"/>
              <w:right w:w="120" w:type="dxa"/>
            </w:tcMar>
          </w:tcPr>
          <w:p w14:paraId="20112800" w14:textId="77777777" w:rsidR="0070014C" w:rsidRDefault="003B6AA0">
            <w:r>
              <w:rPr>
                <w:color w:val="1A2332"/>
                <w:sz w:val="18"/>
                <w:szCs w:val="18"/>
              </w:rPr>
              <w:t>density(j) ≥ 0.65</w:t>
            </w:r>
          </w:p>
        </w:tc>
        <w:tc>
          <w:tcPr>
            <w:tcW w:w="3600" w:type="dxa"/>
            <w:shd w:val="clear" w:color="auto" w:fill="F4FAFA"/>
            <w:tcMar>
              <w:top w:w="60" w:type="dxa"/>
              <w:left w:w="120" w:type="dxa"/>
              <w:bottom w:w="60" w:type="dxa"/>
              <w:right w:w="120" w:type="dxa"/>
            </w:tcMar>
          </w:tcPr>
          <w:p w14:paraId="4D384631" w14:textId="77777777" w:rsidR="0070014C" w:rsidRDefault="003B6AA0">
            <w:r>
              <w:rPr>
                <w:color w:val="1A2332"/>
                <w:sz w:val="18"/>
                <w:szCs w:val="18"/>
              </w:rPr>
              <w:t>This project's evidence profile is ≥65% adjacent to N prior platform projects</w:t>
            </w:r>
          </w:p>
        </w:tc>
        <w:tc>
          <w:tcPr>
            <w:tcW w:w="2200" w:type="dxa"/>
            <w:shd w:val="clear" w:color="auto" w:fill="F4FAFA"/>
            <w:tcMar>
              <w:top w:w="60" w:type="dxa"/>
              <w:left w:w="120" w:type="dxa"/>
              <w:bottom w:w="60" w:type="dxa"/>
              <w:right w:w="120" w:type="dxa"/>
            </w:tcMar>
          </w:tcPr>
          <w:p w14:paraId="02E99681" w14:textId="77777777" w:rsidR="0070014C" w:rsidRDefault="003B6AA0">
            <w:r>
              <w:rPr>
                <w:color w:val="1A2332"/>
                <w:sz w:val="18"/>
                <w:szCs w:val="18"/>
              </w:rPr>
              <w:t>Adjacency Card, Banker Snapshot</w:t>
            </w:r>
          </w:p>
        </w:tc>
      </w:tr>
      <w:tr w:rsidR="002E6D29" w14:paraId="040E49AF" w14:textId="77777777">
        <w:tc>
          <w:tcPr>
            <w:tcW w:w="2200" w:type="dxa"/>
            <w:shd w:val="clear" w:color="auto" w:fill="FFFFFF"/>
            <w:tcMar>
              <w:top w:w="60" w:type="dxa"/>
              <w:left w:w="120" w:type="dxa"/>
              <w:bottom w:w="60" w:type="dxa"/>
              <w:right w:w="120" w:type="dxa"/>
            </w:tcMar>
          </w:tcPr>
          <w:p w14:paraId="5BEC81FB" w14:textId="77777777" w:rsidR="0070014C" w:rsidRDefault="003B6AA0">
            <w:r>
              <w:rPr>
                <w:color w:val="1A2332"/>
                <w:sz w:val="18"/>
                <w:szCs w:val="18"/>
              </w:rPr>
              <w:t>Cohort size N ≥ 10</w:t>
            </w:r>
          </w:p>
        </w:tc>
        <w:tc>
          <w:tcPr>
            <w:tcW w:w="3600" w:type="dxa"/>
            <w:shd w:val="clear" w:color="auto" w:fill="FFFFFF"/>
            <w:tcMar>
              <w:top w:w="60" w:type="dxa"/>
              <w:left w:w="120" w:type="dxa"/>
              <w:bottom w:w="60" w:type="dxa"/>
              <w:right w:w="120" w:type="dxa"/>
            </w:tcMar>
          </w:tcPr>
          <w:p w14:paraId="1B435812" w14:textId="77777777" w:rsidR="0070014C" w:rsidRDefault="003B6AA0">
            <w:r>
              <w:rPr>
                <w:color w:val="1A2332"/>
                <w:sz w:val="18"/>
                <w:szCs w:val="18"/>
              </w:rPr>
              <w:t>Cohort is statistically meaningful for DSCR benchmarking</w:t>
            </w:r>
          </w:p>
        </w:tc>
        <w:tc>
          <w:tcPr>
            <w:tcW w:w="2200" w:type="dxa"/>
            <w:shd w:val="clear" w:color="auto" w:fill="FFFFFF"/>
            <w:tcMar>
              <w:top w:w="60" w:type="dxa"/>
              <w:left w:w="120" w:type="dxa"/>
              <w:bottom w:w="60" w:type="dxa"/>
              <w:right w:w="120" w:type="dxa"/>
            </w:tcMar>
          </w:tcPr>
          <w:p w14:paraId="019674DF" w14:textId="77777777" w:rsidR="0070014C" w:rsidRDefault="003B6AA0">
            <w:r>
              <w:rPr>
                <w:color w:val="1A2332"/>
                <w:sz w:val="18"/>
                <w:szCs w:val="18"/>
              </w:rPr>
              <w:t>DFI Dashboard, §4.5</w:t>
            </w:r>
          </w:p>
        </w:tc>
      </w:tr>
      <w:tr w:rsidR="002E6D29" w14:paraId="077D32D6" w14:textId="77777777">
        <w:tc>
          <w:tcPr>
            <w:tcW w:w="2200" w:type="dxa"/>
            <w:shd w:val="clear" w:color="auto" w:fill="F4FAFA"/>
            <w:tcMar>
              <w:top w:w="60" w:type="dxa"/>
              <w:left w:w="120" w:type="dxa"/>
              <w:bottom w:w="60" w:type="dxa"/>
              <w:right w:w="120" w:type="dxa"/>
            </w:tcMar>
          </w:tcPr>
          <w:p w14:paraId="332D7AAB" w14:textId="77777777" w:rsidR="0070014C" w:rsidRDefault="003B6AA0">
            <w:r>
              <w:rPr>
                <w:color w:val="1A2332"/>
                <w:sz w:val="18"/>
                <w:szCs w:val="18"/>
              </w:rPr>
              <w:t>Cohort DSCR P50 ≥ 1.3×</w:t>
            </w:r>
          </w:p>
        </w:tc>
        <w:tc>
          <w:tcPr>
            <w:tcW w:w="3600" w:type="dxa"/>
            <w:shd w:val="clear" w:color="auto" w:fill="F4FAFA"/>
            <w:tcMar>
              <w:top w:w="60" w:type="dxa"/>
              <w:left w:w="120" w:type="dxa"/>
              <w:bottom w:w="60" w:type="dxa"/>
              <w:right w:w="120" w:type="dxa"/>
            </w:tcMar>
          </w:tcPr>
          <w:p w14:paraId="72C7CB04" w14:textId="77777777" w:rsidR="0070014C" w:rsidRDefault="003B6AA0">
            <w:r>
              <w:rPr>
                <w:color w:val="1A2332"/>
                <w:sz w:val="18"/>
                <w:szCs w:val="18"/>
              </w:rPr>
              <w:t>Median comparable project cleared debt service at 1.3× coverage</w:t>
            </w:r>
          </w:p>
        </w:tc>
        <w:tc>
          <w:tcPr>
            <w:tcW w:w="2200" w:type="dxa"/>
            <w:shd w:val="clear" w:color="auto" w:fill="F4FAFA"/>
            <w:tcMar>
              <w:top w:w="60" w:type="dxa"/>
              <w:left w:w="120" w:type="dxa"/>
              <w:bottom w:w="60" w:type="dxa"/>
              <w:right w:w="120" w:type="dxa"/>
            </w:tcMar>
          </w:tcPr>
          <w:p w14:paraId="75C451A6" w14:textId="77777777" w:rsidR="0070014C" w:rsidRDefault="003B6AA0">
            <w:r>
              <w:rPr>
                <w:color w:val="1A2332"/>
                <w:sz w:val="18"/>
                <w:szCs w:val="18"/>
              </w:rPr>
              <w:t>Banker Snapshot cover page</w:t>
            </w:r>
          </w:p>
        </w:tc>
      </w:tr>
      <w:tr w:rsidR="002E6D29" w14:paraId="14B0B4AD" w14:textId="77777777">
        <w:tc>
          <w:tcPr>
            <w:tcW w:w="2200" w:type="dxa"/>
            <w:shd w:val="clear" w:color="auto" w:fill="FFFFFF"/>
            <w:tcMar>
              <w:top w:w="60" w:type="dxa"/>
              <w:left w:w="120" w:type="dxa"/>
              <w:bottom w:w="60" w:type="dxa"/>
              <w:right w:w="120" w:type="dxa"/>
            </w:tcMar>
          </w:tcPr>
          <w:p w14:paraId="6913F403" w14:textId="77777777" w:rsidR="0070014C" w:rsidRDefault="003B6AA0">
            <w:r>
              <w:rPr>
                <w:color w:val="1A2332"/>
                <w:sz w:val="18"/>
                <w:szCs w:val="18"/>
              </w:rPr>
              <w:t>Cohort completion rate ≥ 80%</w:t>
            </w:r>
          </w:p>
        </w:tc>
        <w:tc>
          <w:tcPr>
            <w:tcW w:w="3600" w:type="dxa"/>
            <w:shd w:val="clear" w:color="auto" w:fill="FFFFFF"/>
            <w:tcMar>
              <w:top w:w="60" w:type="dxa"/>
              <w:left w:w="120" w:type="dxa"/>
              <w:bottom w:w="60" w:type="dxa"/>
              <w:right w:w="120" w:type="dxa"/>
            </w:tcMar>
          </w:tcPr>
          <w:p w14:paraId="3D8500BD" w14:textId="77777777" w:rsidR="0070014C" w:rsidRDefault="003B6AA0">
            <w:r>
              <w:rPr>
                <w:color w:val="1A2332"/>
                <w:sz w:val="18"/>
                <w:szCs w:val="18"/>
              </w:rPr>
              <w:t>Platform precedent: 8 in 10 comparable projects reached COD</w:t>
            </w:r>
          </w:p>
        </w:tc>
        <w:tc>
          <w:tcPr>
            <w:tcW w:w="2200" w:type="dxa"/>
            <w:shd w:val="clear" w:color="auto" w:fill="FFFFFF"/>
            <w:tcMar>
              <w:top w:w="60" w:type="dxa"/>
              <w:left w:w="120" w:type="dxa"/>
              <w:bottom w:w="60" w:type="dxa"/>
              <w:right w:w="120" w:type="dxa"/>
            </w:tcMar>
          </w:tcPr>
          <w:p w14:paraId="327A30D9" w14:textId="77777777" w:rsidR="0070014C" w:rsidRDefault="003B6AA0">
            <w:r>
              <w:rPr>
                <w:color w:val="1A2332"/>
                <w:sz w:val="18"/>
                <w:szCs w:val="18"/>
              </w:rPr>
              <w:t>DFI additionality test</w:t>
            </w:r>
          </w:p>
        </w:tc>
      </w:tr>
      <w:tr w:rsidR="002E6D29" w14:paraId="77505013" w14:textId="77777777">
        <w:tc>
          <w:tcPr>
            <w:tcW w:w="2200" w:type="dxa"/>
            <w:shd w:val="clear" w:color="auto" w:fill="F4FAFA"/>
            <w:tcMar>
              <w:top w:w="60" w:type="dxa"/>
              <w:left w:w="120" w:type="dxa"/>
              <w:bottom w:w="60" w:type="dxa"/>
              <w:right w:w="120" w:type="dxa"/>
            </w:tcMar>
          </w:tcPr>
          <w:p w14:paraId="5A0FFB08" w14:textId="77777777" w:rsidR="0070014C" w:rsidRDefault="003B6AA0">
            <w:r>
              <w:rPr>
                <w:color w:val="1A2332"/>
                <w:sz w:val="18"/>
                <w:szCs w:val="18"/>
              </w:rPr>
              <w:lastRenderedPageBreak/>
              <w:t>Cohort TIE ≤ 20%</w:t>
            </w:r>
          </w:p>
        </w:tc>
        <w:tc>
          <w:tcPr>
            <w:tcW w:w="3600" w:type="dxa"/>
            <w:shd w:val="clear" w:color="auto" w:fill="F4FAFA"/>
            <w:tcMar>
              <w:top w:w="60" w:type="dxa"/>
              <w:left w:w="120" w:type="dxa"/>
              <w:bottom w:w="60" w:type="dxa"/>
              <w:right w:w="120" w:type="dxa"/>
            </w:tcMar>
          </w:tcPr>
          <w:p w14:paraId="321E45DD" w14:textId="77777777" w:rsidR="0070014C" w:rsidRDefault="003B6AA0">
            <w:r>
              <w:rPr>
                <w:color w:val="1A2332"/>
                <w:sz w:val="18"/>
                <w:szCs w:val="18"/>
              </w:rPr>
              <w:t>Cost overrun rate in adjacent cohort: basis for contingency sizing</w:t>
            </w:r>
          </w:p>
        </w:tc>
        <w:tc>
          <w:tcPr>
            <w:tcW w:w="2200" w:type="dxa"/>
            <w:shd w:val="clear" w:color="auto" w:fill="F4FAFA"/>
            <w:tcMar>
              <w:top w:w="60" w:type="dxa"/>
              <w:left w:w="120" w:type="dxa"/>
              <w:bottom w:w="60" w:type="dxa"/>
              <w:right w:w="120" w:type="dxa"/>
            </w:tcMar>
          </w:tcPr>
          <w:p w14:paraId="4E6AEE99" w14:textId="77777777" w:rsidR="0070014C" w:rsidRDefault="003B6AA0">
            <w:r>
              <w:rPr>
                <w:color w:val="1A2332"/>
                <w:sz w:val="18"/>
                <w:szCs w:val="18"/>
              </w:rPr>
              <w:t>FinanceBankabilityView</w:t>
            </w:r>
          </w:p>
        </w:tc>
      </w:tr>
    </w:tbl>
    <w:p w14:paraId="733E8185" w14:textId="77777777" w:rsidR="0070014C" w:rsidRDefault="003B6AA0">
      <w:pPr>
        <w:spacing w:before="60" w:after="100"/>
      </w:pPr>
      <w:r>
        <w:rPr>
          <w:color w:val="1A2332"/>
          <w:sz w:val="20"/>
          <w:szCs w:val="20"/>
        </w:rPr>
        <w:t>This is how Development Finance Institutions already think — portfolio approach, cohort benchmarking. GEX makes the cohort explicit and the proximity computable. A credit analyst defending a new SAF project in committee can say: "this project is 71% adjacent to 14 prior GEX projects with a median DSCR of 1.38× and an 86% COD completion rate." That sentence did not exist before GEX had sufficient cohort depth to produce it.</w:t>
      </w:r>
      <w:ins w:id="161" w:author="Claude" w:date="2026-09-30T15:00:00Z">
        <w:r>
          <w:rPr>
            <w:color w:val="1A2332"/>
            <w:sz w:val="20"/>
            <w:szCs w:val="20"/>
          </w:rPr>
          <w:t xml:space="preserve"> (Illustrative: no such cohort exists yet; the figures are placeholders.)</w:t>
        </w:r>
      </w:ins>
    </w:p>
    <w:p w14:paraId="3FFBB112" w14:textId="77777777" w:rsidR="0070014C" w:rsidRDefault="003B6AA0">
      <w:pPr>
        <w:spacing w:before="80" w:after="80"/>
        <w:ind w:left="360"/>
      </w:pPr>
      <w:r>
        <w:rPr>
          <w:b/>
          <w:bCs/>
          <w:color w:val="64748B"/>
          <w:sz w:val="18"/>
          <w:szCs w:val="18"/>
        </w:rPr>
        <w:t xml:space="preserve">Note.  </w:t>
      </w:r>
      <w:r>
        <w:rPr>
          <w:i/>
          <w:iCs/>
          <w:color w:val="64748B"/>
          <w:sz w:val="18"/>
          <w:szCs w:val="18"/>
        </w:rPr>
        <w:t>The adjacency score is a derived field, not a user-entered one. It is computed nightly from the proximity matrix over the verified evidence corpus. It appears as a read-only field on the project overview and in the Banker Snapshot export. The score is meaningful from N ≥ 5 cohort peers; below that threshold it is displayed with a confidence flag.</w:t>
      </w:r>
      <w:ins w:id="162" w:author="Claude" w:date="2026-09-30T15:00:00Z">
        <w:r>
          <w:rPr>
            <w:i/>
            <w:iCs/>
            <w:color w:val="64748B"/>
            <w:sz w:val="18"/>
            <w:szCs w:val="18"/>
          </w:rPr>
          <w:t xml:space="preserve"> Status (30 Sep 2026): the platform endpoint exists but reads PostgreSQL-owned tables from SQLite and fails on the live stack (docs/CLAUDE_HANDOFF.md §8 item 39).</w:t>
        </w:r>
      </w:ins>
    </w:p>
    <w:p w14:paraId="59F145A3" w14:textId="34491C45" w:rsidR="0070014C" w:rsidRDefault="0000085A" w:rsidP="0000085A">
      <w:pPr>
        <w:pStyle w:val="Heading3"/>
        <w:ind w:firstLine="360"/>
      </w:pPr>
      <w:bookmarkStart w:id="163" w:name="_Toc241592197"/>
      <w:r>
        <w:t>3.1.4 Schema anchor</w:t>
      </w:r>
      <w:bookmarkEnd w:id="163"/>
    </w:p>
    <w:p w14:paraId="18095968" w14:textId="77777777" w:rsidR="0070014C" w:rsidRDefault="003B6AA0">
      <w:pPr>
        <w:spacing w:before="60" w:after="100"/>
      </w:pPr>
      <w:r>
        <w:rPr>
          <w:color w:val="1A2332"/>
          <w:sz w:val="20"/>
          <w:szCs w:val="20"/>
        </w:rPr>
        <w:t>This doctrine has a code anchor. The adjacency computation lives in a new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014C" w14:paraId="120E8787" w14:textId="77777777">
        <w:tc>
          <w:tcPr>
            <w:tcW w:w="0" w:type="auto"/>
            <w:tcBorders>
              <w:top w:val="none" w:sz="0" w:space="0" w:color="FFFFFF"/>
              <w:left w:val="none" w:sz="0" w:space="0" w:color="FFFFFF"/>
              <w:bottom w:val="none" w:sz="0" w:space="0" w:color="FFFFFF"/>
              <w:right w:val="none" w:sz="0" w:space="0" w:color="FFFFFF"/>
            </w:tcBorders>
            <w:shd w:val="clear" w:color="auto" w:fill="F4FAFA"/>
            <w:tcMar>
              <w:top w:w="120" w:type="dxa"/>
              <w:left w:w="200" w:type="dxa"/>
              <w:bottom w:w="120" w:type="dxa"/>
              <w:right w:w="200" w:type="dxa"/>
            </w:tcMar>
          </w:tcPr>
          <w:p w14:paraId="39B7A06E" w14:textId="77777777" w:rsidR="0070014C" w:rsidRDefault="003B6AA0">
            <w:pPr>
              <w:spacing w:before="40" w:after="20"/>
            </w:pPr>
            <w:del w:id="164" w:author="Claude" w:date="2026-09-30T15:00:00Z">
              <w:r>
                <w:rPr>
                  <w:rFonts w:ascii="Courier New" w:eastAsia="Courier New" w:hAnsi="Courier New" w:cs="Courier New"/>
                  <w:b/>
                  <w:bCs/>
                  <w:color w:val="0EA5A0"/>
                  <w:sz w:val="18"/>
                  <w:szCs w:val="18"/>
                </w:rPr>
                <w:delText>gex_pf_engine/core/adjacency.py  [NEW — Phase B2]</w:delText>
              </w:r>
            </w:del>
            <w:ins w:id="165" w:author="Claude" w:date="2026-09-30T15:00:00Z">
              <w:r>
                <w:rPr>
                  <w:rFonts w:ascii="Courier New" w:eastAsia="Courier New" w:hAnsi="Courier New" w:cs="Courier New"/>
                  <w:b/>
                  <w:bCs/>
                  <w:color w:val="0EA5A0"/>
                  <w:sz w:val="18"/>
                  <w:szCs w:val="18"/>
                </w:rPr>
                <w:t>gex_pf_engine/backend/pf_engine/core/adjacency.py  (built)</w:t>
              </w:r>
            </w:ins>
          </w:p>
          <w:p w14:paraId="549277E6" w14:textId="77777777" w:rsidR="0070014C" w:rsidRDefault="003B6AA0">
            <w:pPr>
              <w:spacing w:after="40"/>
            </w:pPr>
            <w:r>
              <w:rPr>
                <w:rFonts w:ascii="Courier New" w:eastAsia="Courier New" w:hAnsi="Courier New" w:cs="Courier New"/>
                <w:color w:val="2D3F55"/>
                <w:sz w:val="17"/>
                <w:szCs w:val="17"/>
              </w:rPr>
              <w:t>Exports: compute_proximity_matrix(), density_score(project_id), cohort_benchmark(project_id)</w:t>
            </w:r>
          </w:p>
        </w:tc>
      </w:tr>
    </w:tbl>
    <w:p w14:paraId="5271F8C5" w14:textId="77777777" w:rsidR="0070014C" w:rsidRDefault="003B6AA0">
      <w:pPr>
        <w:spacing w:before="60" w:after="100"/>
      </w:pPr>
      <w:r>
        <w:rPr>
          <w:color w:val="1A2332"/>
          <w:sz w:val="20"/>
          <w:szCs w:val="20"/>
        </w:rPr>
        <w:t>The Adjacency Card (Appendix E §E.4) binds to GET /api/v1/adjacency/{project_id}/benchmark. The Banker Snapshot export (§4.6) includes the cohort table. The DFI Dashboard (§4.5) surfaces the cohort completion rate as an additionality input.</w:t>
      </w:r>
    </w:p>
    <w:p w14:paraId="79617647" w14:textId="77777777" w:rsidR="0070014C" w:rsidRDefault="003B6AA0">
      <w:r>
        <w:br w:type="page"/>
      </w:r>
    </w:p>
    <w:p w14:paraId="2B038465" w14:textId="77777777" w:rsidR="0070014C" w:rsidRPr="0000085A" w:rsidRDefault="003B6AA0" w:rsidP="0000085A">
      <w:pPr>
        <w:pStyle w:val="Heading1"/>
      </w:pPr>
      <w:bookmarkStart w:id="166" w:name="_4__"/>
      <w:bookmarkStart w:id="167" w:name="sec4"/>
      <w:bookmarkStart w:id="168" w:name="_Toc241592198"/>
      <w:bookmarkEnd w:id="166"/>
      <w:r>
        <w:lastRenderedPageBreak/>
        <w:t>4   Bridge to Capital Module</w:t>
      </w:r>
      <w:bookmarkEnd w:id="167"/>
      <w:bookmarkEnd w:id="168"/>
    </w:p>
    <w:p w14:paraId="40FAE13F" w14:textId="77777777" w:rsidR="000B2FF5" w:rsidRPr="00455E0E" w:rsidRDefault="000B2FF5" w:rsidP="00455E0E">
      <w:pPr>
        <w:shd w:val="clear" w:color="auto" w:fill="FFF2CC" w:themeFill="accent4" w:themeFillTint="33"/>
        <w:jc w:val="center"/>
        <w:rPr>
          <w:rFonts w:ascii="HELVETICA NEUE CONDENSED" w:hAnsi="HELVETICA NEUE CONDENSED"/>
          <w:b/>
          <w:bCs/>
          <w:color w:val="A20000"/>
        </w:rPr>
      </w:pPr>
      <w:r>
        <w:rPr>
          <w:rFonts w:ascii="HELVETICA NEUE CONDENSED" w:hAnsi="HELVETICA NEUE CONDENSED"/>
          <w:b/>
          <w:bCs/>
          <w:color w:val="A20000"/>
        </w:rPr>
        <w:t>GEX’s software does not only show “drawdown %”, It shows</w:t>
      </w:r>
      <w:r>
        <w:rPr>
          <w:rStyle w:val="apple-converted-space"/>
          <w:rFonts w:ascii="HELVETICA NEUE CONDENSED" w:hAnsi="HELVETICA NEUE CONDENSED"/>
          <w:b/>
          <w:bCs/>
          <w:color w:val="A20000"/>
          <w:sz w:val="27"/>
          <w:szCs w:val="27"/>
        </w:rPr>
        <w:t> </w:t>
      </w:r>
      <w:r>
        <w:rPr>
          <w:rStyle w:val="Strong"/>
          <w:rFonts w:ascii="HELVETICA NEUE CONDENSED" w:hAnsi="HELVETICA NEUE CONDENSED"/>
          <w:b w:val="0"/>
          <w:bCs w:val="0"/>
          <w:color w:val="A20000"/>
        </w:rPr>
        <w:t>why the next draw is or is not releasable</w:t>
      </w:r>
      <w:r>
        <w:rPr>
          <w:rFonts w:ascii="HELVETICA NEUE CONDENSED" w:hAnsi="HELVETICA NEUE CONDENSED"/>
          <w:b/>
          <w:bCs/>
          <w:color w:val="A20000"/>
        </w:rPr>
        <w:t>.</w:t>
      </w:r>
    </w:p>
    <w:p w14:paraId="739FFD75" w14:textId="77777777" w:rsidR="002C6F4C" w:rsidRDefault="002C6F4C">
      <w:pPr>
        <w:spacing w:before="60" w:after="100"/>
        <w:rPr>
          <w:color w:val="1A2332"/>
          <w:sz w:val="20"/>
          <w:szCs w:val="20"/>
        </w:rPr>
      </w:pPr>
      <w:r>
        <w:rPr>
          <w:rStyle w:val="Strong"/>
          <w:color w:val="000000"/>
        </w:rPr>
        <w:t>Disbursements are treated as a milestone-verified capital release engine, not a tab of promised funding.</w:t>
      </w:r>
    </w:p>
    <w:p w14:paraId="5BCB6DF5" w14:textId="77777777" w:rsidR="0070014C" w:rsidRDefault="003B6AA0">
      <w:pPr>
        <w:spacing w:before="60" w:after="100"/>
        <w:rPr>
          <w:color w:val="1A2332"/>
          <w:sz w:val="20"/>
          <w:szCs w:val="20"/>
        </w:rPr>
      </w:pPr>
      <w:r>
        <w:rPr>
          <w:color w:val="1A2332"/>
          <w:sz w:val="20"/>
          <w:szCs w:val="20"/>
        </w:rPr>
        <w:t>This module spans FEL-1 through FID and into controlled construction drawdown. It is the most schema-dense layer in GEX and the most active in current implementation. Sections 4.1 through 4.7 each define one entity, its fields, its lifecycle, and its position in the codebase.</w:t>
      </w:r>
    </w:p>
    <w:p w14:paraId="0670E15A" w14:textId="77777777" w:rsidR="00F5371F" w:rsidRDefault="00F5371F" w:rsidP="00F5371F">
      <w:pPr>
        <w:pStyle w:val="Heading2"/>
      </w:pPr>
      <w:bookmarkStart w:id="169" w:name="_Toc241592199"/>
      <w:r>
        <w:t>The chain of investment promises</w:t>
      </w:r>
      <w:bookmarkEnd w:id="16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4663"/>
        <w:gridCol w:w="2830"/>
      </w:tblGrid>
      <w:tr w:rsidR="00F5371F" w:rsidRPr="0027084C" w14:paraId="242FA121" w14:textId="77777777" w:rsidTr="000674E7">
        <w:trPr>
          <w:tblHeader/>
          <w:tblCellSpacing w:w="15" w:type="dxa"/>
        </w:trPr>
        <w:tc>
          <w:tcPr>
            <w:tcW w:w="0" w:type="auto"/>
            <w:vAlign w:val="center"/>
            <w:hideMark/>
          </w:tcPr>
          <w:p w14:paraId="3381F471" w14:textId="77777777" w:rsidR="00F5371F" w:rsidRPr="0027084C" w:rsidRDefault="00F5371F" w:rsidP="000674E7">
            <w:pPr>
              <w:rPr>
                <w:rFonts w:ascii="Avenir Next Condensed" w:eastAsia="Times New Roman" w:hAnsi="Avenir Next Condensed" w:cs="Times New Roman"/>
                <w:b/>
                <w:bCs/>
                <w:color w:val="000000"/>
                <w:sz w:val="21"/>
                <w:szCs w:val="21"/>
              </w:rPr>
            </w:pPr>
            <w:r>
              <w:rPr>
                <w:rFonts w:ascii="Avenir Next Condensed" w:eastAsia="Times New Roman" w:hAnsi="Avenir Next Condensed" w:cs="Times New Roman"/>
                <w:b/>
                <w:bCs/>
                <w:color w:val="000000"/>
                <w:sz w:val="21"/>
                <w:szCs w:val="21"/>
              </w:rPr>
              <w:t>Stage</w:t>
            </w:r>
          </w:p>
        </w:tc>
        <w:tc>
          <w:tcPr>
            <w:tcW w:w="0" w:type="auto"/>
            <w:vAlign w:val="center"/>
            <w:hideMark/>
          </w:tcPr>
          <w:p w14:paraId="1B8B561D" w14:textId="77777777" w:rsidR="00F5371F" w:rsidRPr="0027084C" w:rsidRDefault="00F5371F" w:rsidP="000674E7">
            <w:pPr>
              <w:rPr>
                <w:rFonts w:ascii="Avenir Next Condensed" w:eastAsia="Times New Roman" w:hAnsi="Avenir Next Condensed" w:cs="Times New Roman"/>
                <w:b/>
                <w:bCs/>
                <w:color w:val="000000"/>
                <w:sz w:val="21"/>
                <w:szCs w:val="21"/>
              </w:rPr>
            </w:pPr>
            <w:r>
              <w:rPr>
                <w:rFonts w:ascii="Avenir Next Condensed" w:eastAsia="Times New Roman" w:hAnsi="Avenir Next Condensed" w:cs="Times New Roman"/>
                <w:b/>
                <w:bCs/>
                <w:color w:val="000000"/>
                <w:sz w:val="21"/>
                <w:szCs w:val="21"/>
              </w:rPr>
              <w:t>Document</w:t>
            </w:r>
          </w:p>
        </w:tc>
        <w:tc>
          <w:tcPr>
            <w:tcW w:w="0" w:type="auto"/>
            <w:vAlign w:val="center"/>
            <w:hideMark/>
          </w:tcPr>
          <w:p w14:paraId="4B735FD1" w14:textId="77777777" w:rsidR="00F5371F" w:rsidRPr="0027084C" w:rsidRDefault="00F5371F" w:rsidP="000674E7">
            <w:pPr>
              <w:rPr>
                <w:rFonts w:ascii="Avenir Next Condensed" w:eastAsia="Times New Roman" w:hAnsi="Avenir Next Condensed" w:cs="Times New Roman"/>
                <w:b/>
                <w:bCs/>
                <w:color w:val="000000"/>
                <w:sz w:val="21"/>
                <w:szCs w:val="21"/>
              </w:rPr>
            </w:pPr>
            <w:r>
              <w:rPr>
                <w:rFonts w:ascii="Avenir Next Condensed" w:eastAsia="Times New Roman" w:hAnsi="Avenir Next Condensed" w:cs="Times New Roman"/>
                <w:b/>
                <w:bCs/>
                <w:color w:val="000000"/>
                <w:sz w:val="21"/>
                <w:szCs w:val="21"/>
              </w:rPr>
              <w:t>What it means</w:t>
            </w:r>
          </w:p>
        </w:tc>
      </w:tr>
      <w:tr w:rsidR="00F5371F" w:rsidRPr="0027084C" w14:paraId="3EB9BB8E" w14:textId="77777777" w:rsidTr="000674E7">
        <w:trPr>
          <w:tblCellSpacing w:w="15" w:type="dxa"/>
        </w:trPr>
        <w:tc>
          <w:tcPr>
            <w:tcW w:w="0" w:type="auto"/>
            <w:vAlign w:val="center"/>
            <w:hideMark/>
          </w:tcPr>
          <w:p w14:paraId="52453E69"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Soft interest</w:t>
            </w:r>
          </w:p>
        </w:tc>
        <w:tc>
          <w:tcPr>
            <w:tcW w:w="0" w:type="auto"/>
            <w:vAlign w:val="center"/>
            <w:hideMark/>
          </w:tcPr>
          <w:p w14:paraId="457830AA"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NDA, teaser, intro note</w:t>
            </w:r>
          </w:p>
        </w:tc>
        <w:tc>
          <w:tcPr>
            <w:tcW w:w="0" w:type="auto"/>
            <w:vAlign w:val="center"/>
            <w:hideMark/>
          </w:tcPr>
          <w:p w14:paraId="2EEFC087"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No real funding obligation</w:t>
            </w:r>
          </w:p>
        </w:tc>
      </w:tr>
      <w:tr w:rsidR="00F5371F" w:rsidRPr="0027084C" w14:paraId="17988E6F" w14:textId="77777777" w:rsidTr="000674E7">
        <w:trPr>
          <w:tblCellSpacing w:w="15" w:type="dxa"/>
        </w:trPr>
        <w:tc>
          <w:tcPr>
            <w:tcW w:w="0" w:type="auto"/>
            <w:vAlign w:val="center"/>
            <w:hideMark/>
          </w:tcPr>
          <w:p w14:paraId="765D1F7C"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Indicative support</w:t>
            </w:r>
          </w:p>
        </w:tc>
        <w:tc>
          <w:tcPr>
            <w:tcW w:w="0" w:type="auto"/>
            <w:vAlign w:val="center"/>
            <w:hideMark/>
          </w:tcPr>
          <w:p w14:paraId="6D8DBD46"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Expression of Interest / Letter of Intent</w:t>
            </w:r>
          </w:p>
        </w:tc>
        <w:tc>
          <w:tcPr>
            <w:tcW w:w="0" w:type="auto"/>
            <w:vAlign w:val="center"/>
            <w:hideMark/>
          </w:tcPr>
          <w:p w14:paraId="71A30F8D"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Weak; useful politically, not bankable</w:t>
            </w:r>
          </w:p>
        </w:tc>
      </w:tr>
      <w:tr w:rsidR="00F5371F" w:rsidRPr="0027084C" w14:paraId="34C6595F" w14:textId="77777777" w:rsidTr="000674E7">
        <w:trPr>
          <w:tblCellSpacing w:w="15" w:type="dxa"/>
        </w:trPr>
        <w:tc>
          <w:tcPr>
            <w:tcW w:w="0" w:type="auto"/>
            <w:vAlign w:val="center"/>
            <w:hideMark/>
          </w:tcPr>
          <w:p w14:paraId="529CF5B1"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Conditional offer</w:t>
            </w:r>
          </w:p>
        </w:tc>
        <w:tc>
          <w:tcPr>
            <w:tcW w:w="0" w:type="auto"/>
            <w:vAlign w:val="center"/>
            <w:hideMark/>
          </w:tcPr>
          <w:p w14:paraId="6A8A5812"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Term sheet</w:t>
            </w:r>
          </w:p>
        </w:tc>
        <w:tc>
          <w:tcPr>
            <w:tcW w:w="0" w:type="auto"/>
            <w:vAlign w:val="center"/>
            <w:hideMark/>
          </w:tcPr>
          <w:p w14:paraId="5861A366"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Better, but still conditional</w:t>
            </w:r>
          </w:p>
        </w:tc>
      </w:tr>
      <w:tr w:rsidR="00F5371F" w:rsidRPr="0027084C" w14:paraId="7D28F212" w14:textId="77777777" w:rsidTr="000674E7">
        <w:trPr>
          <w:tblCellSpacing w:w="15" w:type="dxa"/>
        </w:trPr>
        <w:tc>
          <w:tcPr>
            <w:tcW w:w="0" w:type="auto"/>
            <w:vAlign w:val="center"/>
            <w:hideMark/>
          </w:tcPr>
          <w:p w14:paraId="385F58C5"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Credit-approved offer</w:t>
            </w:r>
          </w:p>
        </w:tc>
        <w:tc>
          <w:tcPr>
            <w:tcW w:w="0" w:type="auto"/>
            <w:vAlign w:val="center"/>
            <w:hideMark/>
          </w:tcPr>
          <w:p w14:paraId="3CDD4D71"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Mandate letter / commitment letter</w:t>
            </w:r>
          </w:p>
        </w:tc>
        <w:tc>
          <w:tcPr>
            <w:tcW w:w="0" w:type="auto"/>
            <w:vAlign w:val="center"/>
            <w:hideMark/>
          </w:tcPr>
          <w:p w14:paraId="10F0B3A8"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Serious, but subject to CPs</w:t>
            </w:r>
          </w:p>
        </w:tc>
      </w:tr>
      <w:tr w:rsidR="00F5371F" w:rsidRPr="0027084C" w14:paraId="39FBA6C0" w14:textId="77777777" w:rsidTr="000674E7">
        <w:trPr>
          <w:tblCellSpacing w:w="15" w:type="dxa"/>
        </w:trPr>
        <w:tc>
          <w:tcPr>
            <w:tcW w:w="0" w:type="auto"/>
            <w:vAlign w:val="center"/>
            <w:hideMark/>
          </w:tcPr>
          <w:p w14:paraId="26DB85AA"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Binding funding document</w:t>
            </w:r>
          </w:p>
        </w:tc>
        <w:tc>
          <w:tcPr>
            <w:tcW w:w="0" w:type="auto"/>
            <w:vAlign w:val="center"/>
            <w:hideMark/>
          </w:tcPr>
          <w:p w14:paraId="4EA39E9A"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Facility agreement / grant agreement / subscription agreement</w:t>
            </w:r>
          </w:p>
        </w:tc>
        <w:tc>
          <w:tcPr>
            <w:tcW w:w="0" w:type="auto"/>
            <w:vAlign w:val="center"/>
            <w:hideMark/>
          </w:tcPr>
          <w:p w14:paraId="76085D99"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Legal obligation if conditions are met</w:t>
            </w:r>
          </w:p>
        </w:tc>
      </w:tr>
      <w:tr w:rsidR="00F5371F" w:rsidRPr="0027084C" w14:paraId="4BD7AF08" w14:textId="77777777" w:rsidTr="000674E7">
        <w:trPr>
          <w:tblCellSpacing w:w="15" w:type="dxa"/>
        </w:trPr>
        <w:tc>
          <w:tcPr>
            <w:tcW w:w="0" w:type="auto"/>
            <w:vAlign w:val="center"/>
            <w:hideMark/>
          </w:tcPr>
          <w:p w14:paraId="0638EA72"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Drawdown event</w:t>
            </w:r>
          </w:p>
        </w:tc>
        <w:tc>
          <w:tcPr>
            <w:tcW w:w="0" w:type="auto"/>
            <w:vAlign w:val="center"/>
            <w:hideMark/>
          </w:tcPr>
          <w:p w14:paraId="5086D0F5"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Utilisation request / withdrawal application / capital call</w:t>
            </w:r>
          </w:p>
        </w:tc>
        <w:tc>
          <w:tcPr>
            <w:tcW w:w="0" w:type="auto"/>
            <w:vAlign w:val="center"/>
            <w:hideMark/>
          </w:tcPr>
          <w:p w14:paraId="5F0B3406"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Actual cash request</w:t>
            </w:r>
          </w:p>
        </w:tc>
      </w:tr>
      <w:tr w:rsidR="00F5371F" w:rsidRPr="0027084C" w14:paraId="17DAE506" w14:textId="77777777" w:rsidTr="000674E7">
        <w:trPr>
          <w:tblCellSpacing w:w="15" w:type="dxa"/>
        </w:trPr>
        <w:tc>
          <w:tcPr>
            <w:tcW w:w="0" w:type="auto"/>
            <w:vAlign w:val="center"/>
            <w:hideMark/>
          </w:tcPr>
          <w:p w14:paraId="2C62B27B"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Cash release</w:t>
            </w:r>
          </w:p>
        </w:tc>
        <w:tc>
          <w:tcPr>
            <w:tcW w:w="0" w:type="auto"/>
            <w:vAlign w:val="center"/>
            <w:hideMark/>
          </w:tcPr>
          <w:p w14:paraId="6165D3BA"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Payment certificate + agent approval</w:t>
            </w:r>
          </w:p>
        </w:tc>
        <w:tc>
          <w:tcPr>
            <w:tcW w:w="0" w:type="auto"/>
            <w:vAlign w:val="center"/>
            <w:hideMark/>
          </w:tcPr>
          <w:p w14:paraId="1A786582"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Funds move</w:t>
            </w:r>
          </w:p>
        </w:tc>
      </w:tr>
      <w:tr w:rsidR="00F5371F" w:rsidRPr="0027084C" w14:paraId="312217DA" w14:textId="77777777" w:rsidTr="000674E7">
        <w:trPr>
          <w:tblCellSpacing w:w="15" w:type="dxa"/>
        </w:trPr>
        <w:tc>
          <w:tcPr>
            <w:tcW w:w="0" w:type="auto"/>
            <w:vAlign w:val="center"/>
            <w:hideMark/>
          </w:tcPr>
          <w:p w14:paraId="4390E4E1"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Post-draw monitoring</w:t>
            </w:r>
          </w:p>
        </w:tc>
        <w:tc>
          <w:tcPr>
            <w:tcW w:w="0" w:type="auto"/>
            <w:vAlign w:val="center"/>
            <w:hideMark/>
          </w:tcPr>
          <w:p w14:paraId="28A97371"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Reporting, covenants, audits</w:t>
            </w:r>
          </w:p>
        </w:tc>
        <w:tc>
          <w:tcPr>
            <w:tcW w:w="0" w:type="auto"/>
            <w:vAlign w:val="center"/>
            <w:hideMark/>
          </w:tcPr>
          <w:p w14:paraId="07BE7884" w14:textId="77777777" w:rsidR="00F5371F" w:rsidRPr="0027084C" w:rsidRDefault="00F5371F" w:rsidP="000674E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Breach can stop future draws</w:t>
            </w:r>
          </w:p>
        </w:tc>
      </w:tr>
    </w:tbl>
    <w:p w14:paraId="2E1540A8" w14:textId="77777777" w:rsidR="00D97002" w:rsidRDefault="00000000">
      <w:pPr>
        <w:spacing w:before="80" w:after="80"/>
        <w:rPr>
          <w:ins w:id="170" w:author="Claude" w:date="2026-09-30T15:00:00Z"/>
        </w:rPr>
      </w:pPr>
      <w:ins w:id="171" w:author="Claude" w:date="2026-09-30T15:00:00Z">
        <w:r>
          <w:rPr>
            <w:b/>
            <w:bCs/>
          </w:rPr>
          <w:t>Aligned (v4.5).</w:t>
        </w:r>
        <w:r>
          <w:t xml:space="preserve"> This chain is the capital-side analogue of the offtake and EPC ladders. The master states it as the capital-commitment ladder, a concept not yet computed: interest → conditional offer → credit approval → signed with conditions → financial close → drawdown, with this module’s funding and tranche states mapped to it (master §6).</w:t>
        </w:r>
      </w:ins>
    </w:p>
    <w:p w14:paraId="21CD4AF4" w14:textId="77777777" w:rsidR="00F5371F" w:rsidRDefault="00F5371F">
      <w:pPr>
        <w:spacing w:before="60" w:after="100"/>
      </w:pPr>
    </w:p>
    <w:p w14:paraId="264644F8" w14:textId="77777777" w:rsidR="0070014C" w:rsidRDefault="003A1C54" w:rsidP="0000085A">
      <w:pPr>
        <w:pStyle w:val="Heading3"/>
      </w:pPr>
      <w:bookmarkStart w:id="172" w:name="_Toc241592200"/>
      <w:r>
        <w:t>4.0 The CFO Constraints</w:t>
      </w:r>
      <w:bookmarkEnd w:id="172"/>
    </w:p>
    <w:p w14:paraId="70D0A652" w14:textId="77777777" w:rsidR="003A1C54" w:rsidRDefault="009F70D8" w:rsidP="00A000FE">
      <w:pPr>
        <w:pStyle w:val="NormalWeb"/>
        <w:spacing w:before="0" w:beforeAutospacing="0" w:after="0" w:afterAutospacing="0"/>
        <w:jc w:val="both"/>
        <w:rPr>
          <w:rFonts w:ascii="Helvetica Neue" w:hAnsi="Helvetica Neue"/>
          <w:color w:val="000000"/>
          <w:sz w:val="22"/>
          <w:szCs w:val="22"/>
        </w:rPr>
      </w:pPr>
      <w:r>
        <w:rPr>
          <w:rFonts w:ascii="Helvetica Neue" w:hAnsi="Helvetica Neue"/>
          <w:color w:val="000000"/>
          <w:sz w:val="22"/>
          <w:szCs w:val="22"/>
        </w:rPr>
        <w:t>CFOs manage an </w:t>
      </w:r>
      <w:r>
        <w:rPr>
          <w:rFonts w:ascii="Helvetica Neue" w:hAnsi="Helvetica Neue"/>
          <w:b/>
          <w:bCs/>
          <w:color w:val="000000"/>
          <w:sz w:val="22"/>
          <w:szCs w:val="22"/>
        </w:rPr>
        <w:t>account structure</w:t>
      </w:r>
      <w:r>
        <w:rPr>
          <w:rFonts w:ascii="Helvetica Neue" w:hAnsi="Helvetica Neue"/>
          <w:color w:val="000000"/>
          <w:sz w:val="22"/>
          <w:szCs w:val="22"/>
        </w:rPr>
        <w:t>, not “one bank account per investor.” but manage a secured project account structure </w:t>
      </w:r>
      <w:r>
        <w:rPr>
          <w:rFonts w:ascii="Helvetica Neue Thin" w:hAnsi="Helvetica Neue Thin"/>
          <w:i/>
          <w:iCs/>
          <w:color w:val="000000"/>
          <w:sz w:val="18"/>
          <w:szCs w:val="18"/>
        </w:rPr>
        <w:t>(</w:t>
      </w:r>
      <w:r>
        <w:rPr>
          <w:rFonts w:ascii="Helvetica Neue Thin" w:hAnsi="Helvetica Neue Thin"/>
          <w:i/>
          <w:iCs/>
          <w:color w:val="EE0000"/>
          <w:sz w:val="18"/>
          <w:szCs w:val="18"/>
        </w:rPr>
        <w:t>+/-</w:t>
      </w:r>
      <w:r>
        <w:rPr>
          <w:rFonts w:ascii="Helvetica Neue Thin" w:hAnsi="Helvetica Neue Thin"/>
          <w:i/>
          <w:iCs/>
          <w:color w:val="000000"/>
          <w:sz w:val="18"/>
          <w:szCs w:val="18"/>
        </w:rPr>
        <w:t xml:space="preserve"> 8–15 accounts/sub-accounts). </w:t>
      </w:r>
      <w:r>
        <w:rPr>
          <w:rFonts w:ascii="Helvetica Neue" w:hAnsi="Helvetica Neue"/>
          <w:color w:val="000000"/>
          <w:sz w:val="22"/>
          <w:szCs w:val="22"/>
        </w:rPr>
        <w:t>Separate internal ledgers is made for each funding source. Each investor has different drawdown expectations and treated through </w:t>
      </w:r>
      <w:r>
        <w:rPr>
          <w:rFonts w:ascii="Helvetica Neue" w:hAnsi="Helvetica Neue"/>
          <w:b/>
          <w:bCs/>
          <w:color w:val="000000"/>
          <w:sz w:val="22"/>
          <w:szCs w:val="22"/>
        </w:rPr>
        <w:t>contracts, conditions precedent, eligible-cost rules, draw notices, certificates, and the waterfall</w:t>
      </w:r>
      <w:r>
        <w:rPr>
          <w:rFonts w:ascii="Helvetica Neue" w:hAnsi="Helvetica Neue"/>
          <w:color w:val="000000"/>
          <w:sz w:val="22"/>
          <w:szCs w:val="22"/>
        </w:rPr>
        <w:t> , contractual rights, reporting, consent rights, and draw conditions and its money flows through common secured project accounts.</w:t>
      </w:r>
    </w:p>
    <w:p w14:paraId="0F899BE4" w14:textId="77777777" w:rsidR="00A000FE" w:rsidRDefault="00A000FE" w:rsidP="00A000FE">
      <w:pPr>
        <w:pStyle w:val="NormalWeb"/>
        <w:spacing w:before="0" w:beforeAutospacing="0" w:after="0" w:afterAutospacing="0"/>
        <w:jc w:val="both"/>
        <w:rPr>
          <w:rFonts w:ascii="Helvetica Neue" w:hAnsi="Helvetica Neue"/>
          <w:color w:val="000000"/>
          <w:sz w:val="22"/>
          <w:szCs w:val="22"/>
        </w:rPr>
      </w:pPr>
    </w:p>
    <w:p w14:paraId="2D2E364C" w14:textId="77777777" w:rsidR="0027084C" w:rsidRPr="0027084C" w:rsidRDefault="0027084C" w:rsidP="0027084C">
      <w:pPr>
        <w:ind w:left="360" w:right="1808"/>
      </w:pPr>
      <w:r>
        <w:t>The different states are critical because one must not confuse </w:t>
      </w:r>
      <w:r>
        <w:rPr>
          <w:b/>
          <w:bCs/>
        </w:rPr>
        <w:t>“announced capital”</w:t>
      </w:r>
      <w:r>
        <w:t> with </w:t>
      </w:r>
      <w:r>
        <w:rPr>
          <w:b/>
          <w:bCs/>
        </w:rPr>
        <w:t>“available capital</w:t>
      </w:r>
      <w:r>
        <w:t>:</w:t>
      </w:r>
    </w:p>
    <w:p w14:paraId="60E5CB7D" w14:textId="77777777" w:rsidR="000B2FF5" w:rsidRDefault="000B2FF5">
      <w:pPr>
        <w:pStyle w:val="ListParagraph"/>
        <w:numPr>
          <w:ilvl w:val="0"/>
          <w:numId w:val="12"/>
        </w:numPr>
        <w:rPr>
          <w:rFonts w:ascii="Helvetica Neue Medium" w:hAnsi="Helvetica Neue Medium"/>
          <w:sz w:val="20"/>
          <w:szCs w:val="20"/>
        </w:rPr>
        <w:sectPr w:rsidR="000B2FF5" w:rsidSect="00040EA1">
          <w:type w:val="continuous"/>
          <w:pgSz w:w="11906" w:h="16838"/>
          <w:pgMar w:top="1080" w:right="1080" w:bottom="1080" w:left="1080" w:header="708" w:footer="708" w:gutter="0"/>
          <w:pgNumType w:chapStyle="1"/>
          <w:cols w:space="720"/>
          <w:docGrid w:linePitch="360"/>
        </w:sectPr>
      </w:pPr>
    </w:p>
    <w:p w14:paraId="6ABC57FE" w14:textId="77777777" w:rsidR="0027084C" w:rsidRPr="0027084C" w:rsidRDefault="0027084C">
      <w:pPr>
        <w:pStyle w:val="ListParagraph"/>
        <w:numPr>
          <w:ilvl w:val="0"/>
          <w:numId w:val="12"/>
        </w:numPr>
        <w:rPr>
          <w:rFonts w:ascii="Helvetica Neue Medium" w:hAnsi="Helvetica Neue Medium"/>
          <w:sz w:val="20"/>
          <w:szCs w:val="20"/>
        </w:rPr>
      </w:pPr>
      <w:r>
        <w:rPr>
          <w:rFonts w:ascii="Helvetica Neue Medium" w:hAnsi="Helvetica Neue Medium"/>
          <w:sz w:val="20"/>
          <w:szCs w:val="20"/>
        </w:rPr>
        <w:t>Announced</w:t>
      </w:r>
    </w:p>
    <w:p w14:paraId="5688A674" w14:textId="77777777" w:rsidR="0027084C" w:rsidRPr="0027084C" w:rsidRDefault="0027084C">
      <w:pPr>
        <w:pStyle w:val="ListParagraph"/>
        <w:numPr>
          <w:ilvl w:val="0"/>
          <w:numId w:val="12"/>
        </w:numPr>
        <w:rPr>
          <w:rFonts w:ascii="Helvetica Neue Medium" w:hAnsi="Helvetica Neue Medium"/>
          <w:sz w:val="20"/>
          <w:szCs w:val="20"/>
        </w:rPr>
      </w:pPr>
      <w:r>
        <w:rPr>
          <w:rFonts w:ascii="Helvetica Neue Medium" w:hAnsi="Helvetica Neue Medium"/>
          <w:sz w:val="20"/>
          <w:szCs w:val="20"/>
        </w:rPr>
        <w:t>Indicative</w:t>
      </w:r>
    </w:p>
    <w:p w14:paraId="5366A1A8" w14:textId="77777777" w:rsidR="0027084C" w:rsidRPr="0027084C" w:rsidRDefault="0027084C">
      <w:pPr>
        <w:pStyle w:val="ListParagraph"/>
        <w:numPr>
          <w:ilvl w:val="0"/>
          <w:numId w:val="12"/>
        </w:numPr>
        <w:rPr>
          <w:rFonts w:ascii="Helvetica Neue Medium" w:hAnsi="Helvetica Neue Medium"/>
          <w:sz w:val="20"/>
          <w:szCs w:val="20"/>
        </w:rPr>
      </w:pPr>
      <w:r>
        <w:rPr>
          <w:rFonts w:ascii="Helvetica Neue Medium" w:hAnsi="Helvetica Neue Medium"/>
          <w:sz w:val="20"/>
          <w:szCs w:val="20"/>
        </w:rPr>
        <w:t>Term-sheeted</w:t>
      </w:r>
    </w:p>
    <w:p w14:paraId="23548AFE" w14:textId="77777777" w:rsidR="0027084C" w:rsidRPr="0027084C" w:rsidRDefault="0027084C">
      <w:pPr>
        <w:pStyle w:val="ListParagraph"/>
        <w:numPr>
          <w:ilvl w:val="0"/>
          <w:numId w:val="12"/>
        </w:numPr>
        <w:rPr>
          <w:rFonts w:ascii="Helvetica Neue Medium" w:hAnsi="Helvetica Neue Medium"/>
          <w:sz w:val="20"/>
          <w:szCs w:val="20"/>
        </w:rPr>
      </w:pPr>
      <w:r>
        <w:rPr>
          <w:rFonts w:ascii="Helvetica Neue Medium" w:hAnsi="Helvetica Neue Medium"/>
          <w:sz w:val="20"/>
          <w:szCs w:val="20"/>
        </w:rPr>
        <w:t>Credit-approved</w:t>
      </w:r>
    </w:p>
    <w:p w14:paraId="7D64E765" w14:textId="77777777" w:rsidR="0027084C" w:rsidRPr="0027084C" w:rsidRDefault="0027084C">
      <w:pPr>
        <w:pStyle w:val="ListParagraph"/>
        <w:numPr>
          <w:ilvl w:val="0"/>
          <w:numId w:val="12"/>
        </w:numPr>
        <w:rPr>
          <w:rFonts w:ascii="Helvetica Neue Medium" w:hAnsi="Helvetica Neue Medium"/>
          <w:sz w:val="20"/>
          <w:szCs w:val="20"/>
        </w:rPr>
      </w:pPr>
      <w:r>
        <w:rPr>
          <w:rFonts w:ascii="Helvetica Neue Medium" w:hAnsi="Helvetica Neue Medium"/>
          <w:sz w:val="20"/>
          <w:szCs w:val="20"/>
        </w:rPr>
        <w:t>Legally committed</w:t>
      </w:r>
    </w:p>
    <w:p w14:paraId="230E0594" w14:textId="77777777" w:rsidR="0027084C" w:rsidRPr="0027084C" w:rsidRDefault="0027084C">
      <w:pPr>
        <w:pStyle w:val="ListParagraph"/>
        <w:numPr>
          <w:ilvl w:val="0"/>
          <w:numId w:val="12"/>
        </w:numPr>
        <w:rPr>
          <w:rFonts w:ascii="Helvetica Neue Medium" w:hAnsi="Helvetica Neue Medium"/>
          <w:sz w:val="20"/>
          <w:szCs w:val="20"/>
        </w:rPr>
      </w:pPr>
      <w:r>
        <w:rPr>
          <w:rFonts w:ascii="Helvetica Neue Medium" w:hAnsi="Helvetica Neue Medium"/>
          <w:sz w:val="20"/>
          <w:szCs w:val="20"/>
        </w:rPr>
        <w:t>CP-satisfied</w:t>
      </w:r>
    </w:p>
    <w:p w14:paraId="6BF8CA37" w14:textId="77777777" w:rsidR="0027084C" w:rsidRPr="0027084C" w:rsidRDefault="0027084C">
      <w:pPr>
        <w:pStyle w:val="ListParagraph"/>
        <w:numPr>
          <w:ilvl w:val="0"/>
          <w:numId w:val="12"/>
        </w:numPr>
        <w:rPr>
          <w:rFonts w:ascii="Helvetica Neue Medium" w:hAnsi="Helvetica Neue Medium"/>
          <w:sz w:val="20"/>
          <w:szCs w:val="20"/>
        </w:rPr>
      </w:pPr>
      <w:r>
        <w:rPr>
          <w:rFonts w:ascii="Helvetica Neue Medium" w:hAnsi="Helvetica Neue Medium"/>
          <w:sz w:val="20"/>
          <w:szCs w:val="20"/>
        </w:rPr>
        <w:t>Available to draw</w:t>
      </w:r>
    </w:p>
    <w:p w14:paraId="42729CD0" w14:textId="77777777" w:rsidR="0027084C" w:rsidRPr="0027084C" w:rsidRDefault="0027084C">
      <w:pPr>
        <w:pStyle w:val="ListParagraph"/>
        <w:numPr>
          <w:ilvl w:val="0"/>
          <w:numId w:val="12"/>
        </w:numPr>
        <w:rPr>
          <w:rFonts w:ascii="Helvetica Neue Medium" w:hAnsi="Helvetica Neue Medium"/>
          <w:sz w:val="20"/>
          <w:szCs w:val="20"/>
        </w:rPr>
      </w:pPr>
      <w:r>
        <w:rPr>
          <w:rFonts w:ascii="Helvetica Neue Medium" w:hAnsi="Helvetica Neue Medium"/>
          <w:sz w:val="20"/>
          <w:szCs w:val="20"/>
        </w:rPr>
        <w:t>Drawn</w:t>
      </w:r>
    </w:p>
    <w:p w14:paraId="41F6A2B7" w14:textId="77777777" w:rsidR="0027084C" w:rsidRPr="0027084C" w:rsidRDefault="0027084C">
      <w:pPr>
        <w:pStyle w:val="ListParagraph"/>
        <w:numPr>
          <w:ilvl w:val="0"/>
          <w:numId w:val="12"/>
        </w:numPr>
        <w:rPr>
          <w:rFonts w:ascii="Helvetica Neue Medium" w:hAnsi="Helvetica Neue Medium"/>
          <w:sz w:val="20"/>
          <w:szCs w:val="20"/>
        </w:rPr>
      </w:pPr>
      <w:r>
        <w:rPr>
          <w:rFonts w:ascii="Helvetica Neue Medium" w:hAnsi="Helvetica Neue Medium"/>
          <w:sz w:val="20"/>
          <w:szCs w:val="20"/>
        </w:rPr>
        <w:t>Spent</w:t>
      </w:r>
    </w:p>
    <w:p w14:paraId="2DCD2770" w14:textId="77777777" w:rsidR="0027084C" w:rsidRDefault="0027084C">
      <w:pPr>
        <w:pStyle w:val="ListParagraph"/>
        <w:numPr>
          <w:ilvl w:val="0"/>
          <w:numId w:val="12"/>
        </w:numPr>
        <w:rPr>
          <w:rFonts w:ascii="Helvetica Neue Medium" w:hAnsi="Helvetica Neue Medium"/>
          <w:sz w:val="20"/>
          <w:szCs w:val="20"/>
        </w:rPr>
      </w:pPr>
      <w:r>
        <w:rPr>
          <w:rFonts w:ascii="Helvetica Neue Medium" w:hAnsi="Helvetica Neue Medium"/>
          <w:sz w:val="20"/>
          <w:szCs w:val="20"/>
        </w:rPr>
        <w:t>Verified as eligible use</w:t>
      </w:r>
    </w:p>
    <w:p w14:paraId="326ECF2D" w14:textId="77777777" w:rsidR="000B2FF5" w:rsidRDefault="000B2FF5" w:rsidP="00A511FD">
      <w:pPr>
        <w:rPr>
          <w:rFonts w:ascii="Helvetica Neue Medium" w:hAnsi="Helvetica Neue Medium"/>
          <w:sz w:val="20"/>
          <w:szCs w:val="20"/>
        </w:rPr>
        <w:sectPr w:rsidR="000B2FF5" w:rsidSect="004412BF">
          <w:type w:val="continuous"/>
          <w:pgSz w:w="11906" w:h="16838"/>
          <w:pgMar w:top="1080" w:right="1080" w:bottom="1080" w:left="1080" w:header="708" w:footer="708" w:gutter="0"/>
          <w:pgNumType w:chapStyle="1"/>
          <w:cols w:num="3" w:space="52"/>
          <w:docGrid w:linePitch="360"/>
        </w:sectPr>
      </w:pPr>
    </w:p>
    <w:p w14:paraId="600EC2DE" w14:textId="77777777" w:rsidR="00A511FD" w:rsidRDefault="00A511FD" w:rsidP="00A511FD">
      <w:pPr>
        <w:rPr>
          <w:rFonts w:ascii="Helvetica Neue Medium" w:hAnsi="Helvetica Neue Medium"/>
          <w:sz w:val="20"/>
          <w:szCs w:val="20"/>
        </w:rPr>
      </w:pPr>
    </w:p>
    <w:p w14:paraId="0C32AD97" w14:textId="0E087A31" w:rsidR="0000085A" w:rsidRDefault="00B66631" w:rsidP="0000085A">
      <w:pPr>
        <w:pStyle w:val="Heading3"/>
        <w:rPr>
          <w:rFonts w:ascii="Helvetica Neue Thin" w:hAnsi="Helvetica Neue Thin"/>
          <w:i/>
          <w:iCs/>
          <w:sz w:val="18"/>
          <w:szCs w:val="18"/>
        </w:rPr>
      </w:pPr>
      <w:bookmarkStart w:id="173" w:name="_Toc241592201"/>
      <w:r>
        <w:t>4.1 Capital Management &amp; Control system</w:t>
      </w:r>
      <w:bookmarkEnd w:id="173"/>
    </w:p>
    <w:p w14:paraId="3156B077" w14:textId="1EBE78F2" w:rsidR="00455E0E" w:rsidRPr="0000085A" w:rsidRDefault="00B66631" w:rsidP="0000085A">
      <w:pPr>
        <w:ind w:firstLine="720"/>
        <w:rPr>
          <w:rFonts w:ascii="Helvetica Neue Thin" w:hAnsi="Helvetica Neue Thin"/>
          <w:i/>
          <w:iCs/>
          <w:sz w:val="20"/>
          <w:szCs w:val="20"/>
        </w:rPr>
      </w:pPr>
      <w:r>
        <w:rPr>
          <w:rFonts w:ascii="Helvetica Neue Thin" w:hAnsi="Helvetica Neue Thin"/>
          <w:i/>
          <w:iCs/>
          <w:sz w:val="20"/>
          <w:szCs w:val="20"/>
        </w:rPr>
        <w:t>gating between Engineering reality &amp; Capital release)</w:t>
      </w: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3379"/>
        <w:gridCol w:w="4784"/>
      </w:tblGrid>
      <w:tr w:rsidR="00455E0E" w:rsidRPr="00455E0E" w14:paraId="1E6B1EEE" w14:textId="77777777" w:rsidTr="002E6D29">
        <w:trPr>
          <w:tblHeader/>
          <w:tblCellSpacing w:w="15" w:type="dxa"/>
        </w:trPr>
        <w:tc>
          <w:tcPr>
            <w:tcW w:w="0" w:type="auto"/>
            <w:vAlign w:val="center"/>
            <w:hideMark/>
          </w:tcPr>
          <w:p w14:paraId="65BC9BB2" w14:textId="77777777" w:rsidR="00455E0E" w:rsidRPr="00455E0E" w:rsidRDefault="00455E0E" w:rsidP="00455E0E">
            <w:pPr>
              <w:rPr>
                <w:rFonts w:ascii="HELVETICA NEUE CONDENSED" w:eastAsia="Times New Roman" w:hAnsi="HELVETICA NEUE CONDENSED" w:cs="Times New Roman"/>
                <w:b/>
                <w:bCs/>
                <w:color w:val="000000"/>
                <w:sz w:val="21"/>
                <w:szCs w:val="21"/>
              </w:rPr>
            </w:pPr>
            <w:r>
              <w:rPr>
                <w:rFonts w:ascii="HELVETICA NEUE CONDENSED" w:eastAsia="Times New Roman" w:hAnsi="HELVETICA NEUE CONDENSED" w:cs="Times New Roman"/>
                <w:b/>
                <w:bCs/>
                <w:color w:val="000000"/>
                <w:sz w:val="21"/>
                <w:szCs w:val="21"/>
              </w:rPr>
              <w:t>CFO task</w:t>
            </w:r>
          </w:p>
        </w:tc>
        <w:tc>
          <w:tcPr>
            <w:tcW w:w="0" w:type="auto"/>
            <w:vAlign w:val="center"/>
            <w:hideMark/>
          </w:tcPr>
          <w:p w14:paraId="0FADED09" w14:textId="77777777" w:rsidR="00455E0E" w:rsidRPr="00455E0E" w:rsidRDefault="00455E0E" w:rsidP="00455E0E">
            <w:pPr>
              <w:rPr>
                <w:rFonts w:ascii="HELVETICA NEUE CONDENSED" w:eastAsia="Times New Roman" w:hAnsi="HELVETICA NEUE CONDENSED" w:cs="Times New Roman"/>
                <w:b/>
                <w:bCs/>
                <w:color w:val="000000"/>
                <w:sz w:val="21"/>
                <w:szCs w:val="21"/>
              </w:rPr>
            </w:pPr>
            <w:r>
              <w:rPr>
                <w:rFonts w:ascii="HELVETICA NEUE CONDENSED" w:eastAsia="Times New Roman" w:hAnsi="HELVETICA NEUE CONDENSED" w:cs="Times New Roman"/>
                <w:b/>
                <w:bCs/>
                <w:color w:val="000000"/>
                <w:sz w:val="21"/>
                <w:szCs w:val="21"/>
              </w:rPr>
              <w:t>Why it matters</w:t>
            </w:r>
          </w:p>
        </w:tc>
      </w:tr>
      <w:tr w:rsidR="00455E0E" w:rsidRPr="00455E0E" w14:paraId="080EADE2" w14:textId="77777777" w:rsidTr="002E6D29">
        <w:trPr>
          <w:tblCellSpacing w:w="15" w:type="dxa"/>
        </w:trPr>
        <w:tc>
          <w:tcPr>
            <w:tcW w:w="0" w:type="auto"/>
            <w:vAlign w:val="center"/>
            <w:hideMark/>
          </w:tcPr>
          <w:p w14:paraId="0E8E4DD5"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Maintain sources &amp; uses</w:t>
            </w:r>
          </w:p>
        </w:tc>
        <w:tc>
          <w:tcPr>
            <w:tcW w:w="0" w:type="auto"/>
            <w:vAlign w:val="center"/>
            <w:hideMark/>
          </w:tcPr>
          <w:p w14:paraId="044C8ECB"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Prevents funding gaps</w:t>
            </w:r>
          </w:p>
        </w:tc>
      </w:tr>
      <w:tr w:rsidR="00455E0E" w:rsidRPr="00455E0E" w14:paraId="42CF99D8" w14:textId="77777777" w:rsidTr="002E6D29">
        <w:trPr>
          <w:tblCellSpacing w:w="15" w:type="dxa"/>
        </w:trPr>
        <w:tc>
          <w:tcPr>
            <w:tcW w:w="0" w:type="auto"/>
            <w:vAlign w:val="center"/>
            <w:hideMark/>
          </w:tcPr>
          <w:p w14:paraId="36316A0E"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Track committed vs available vs drawn capital</w:t>
            </w:r>
          </w:p>
        </w:tc>
        <w:tc>
          <w:tcPr>
            <w:tcW w:w="0" w:type="auto"/>
            <w:vAlign w:val="center"/>
            <w:hideMark/>
          </w:tcPr>
          <w:p w14:paraId="20BE6258"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Avoids fake liquidity</w:t>
            </w:r>
          </w:p>
        </w:tc>
      </w:tr>
      <w:tr w:rsidR="00455E0E" w:rsidRPr="00455E0E" w14:paraId="5D2C7BAC" w14:textId="77777777" w:rsidTr="002E6D29">
        <w:trPr>
          <w:tblCellSpacing w:w="15" w:type="dxa"/>
        </w:trPr>
        <w:tc>
          <w:tcPr>
            <w:tcW w:w="0" w:type="auto"/>
            <w:vAlign w:val="center"/>
            <w:hideMark/>
          </w:tcPr>
          <w:p w14:paraId="314DBF13"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Manage account permissions</w:t>
            </w:r>
          </w:p>
        </w:tc>
        <w:tc>
          <w:tcPr>
            <w:tcW w:w="0" w:type="auto"/>
            <w:vAlign w:val="center"/>
            <w:hideMark/>
          </w:tcPr>
          <w:p w14:paraId="0EA7F9F2"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Prevents unauthorised cash leakage</w:t>
            </w:r>
          </w:p>
        </w:tc>
      </w:tr>
      <w:tr w:rsidR="00455E0E" w:rsidRPr="00455E0E" w14:paraId="03F562EC" w14:textId="77777777" w:rsidTr="002E6D29">
        <w:trPr>
          <w:tblCellSpacing w:w="15" w:type="dxa"/>
        </w:trPr>
        <w:tc>
          <w:tcPr>
            <w:tcW w:w="0" w:type="auto"/>
            <w:vAlign w:val="center"/>
            <w:hideMark/>
          </w:tcPr>
          <w:p w14:paraId="0E916F9F"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Prepare draw requests</w:t>
            </w:r>
          </w:p>
        </w:tc>
        <w:tc>
          <w:tcPr>
            <w:tcW w:w="0" w:type="auto"/>
            <w:vAlign w:val="center"/>
            <w:hideMark/>
          </w:tcPr>
          <w:p w14:paraId="7C73DD15"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Unlocks debt/grants</w:t>
            </w:r>
          </w:p>
        </w:tc>
      </w:tr>
      <w:tr w:rsidR="00455E0E" w:rsidRPr="00455E0E" w14:paraId="71B7FDAB" w14:textId="77777777" w:rsidTr="002E6D29">
        <w:trPr>
          <w:tblCellSpacing w:w="15" w:type="dxa"/>
        </w:trPr>
        <w:tc>
          <w:tcPr>
            <w:tcW w:w="0" w:type="auto"/>
            <w:vAlign w:val="center"/>
            <w:hideMark/>
          </w:tcPr>
          <w:p w14:paraId="77E0A79C"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Certify eligible costs</w:t>
            </w:r>
          </w:p>
        </w:tc>
        <w:tc>
          <w:tcPr>
            <w:tcW w:w="0" w:type="auto"/>
            <w:vAlign w:val="center"/>
            <w:hideMark/>
          </w:tcPr>
          <w:p w14:paraId="008B0E80"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Keeps DFI/grant money valid</w:t>
            </w:r>
          </w:p>
        </w:tc>
      </w:tr>
      <w:tr w:rsidR="00455E0E" w:rsidRPr="00455E0E" w14:paraId="5FF0DEFA" w14:textId="77777777" w:rsidTr="002E6D29">
        <w:trPr>
          <w:tblCellSpacing w:w="15" w:type="dxa"/>
        </w:trPr>
        <w:tc>
          <w:tcPr>
            <w:tcW w:w="0" w:type="auto"/>
            <w:vAlign w:val="center"/>
            <w:hideMark/>
          </w:tcPr>
          <w:p w14:paraId="3A8B79AA"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lastRenderedPageBreak/>
              <w:t>Maintain cost-to-complete model</w:t>
            </w:r>
          </w:p>
        </w:tc>
        <w:tc>
          <w:tcPr>
            <w:tcW w:w="0" w:type="auto"/>
            <w:vAlign w:val="center"/>
            <w:hideMark/>
          </w:tcPr>
          <w:p w14:paraId="13C74D65"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Protects lenders from overrun risk</w:t>
            </w:r>
          </w:p>
        </w:tc>
      </w:tr>
      <w:tr w:rsidR="00455E0E" w:rsidRPr="00455E0E" w14:paraId="5411FA39" w14:textId="77777777" w:rsidTr="002E6D29">
        <w:trPr>
          <w:tblCellSpacing w:w="15" w:type="dxa"/>
        </w:trPr>
        <w:tc>
          <w:tcPr>
            <w:tcW w:w="0" w:type="auto"/>
            <w:vAlign w:val="center"/>
            <w:hideMark/>
          </w:tcPr>
          <w:p w14:paraId="36A6FB02"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Manage equity calls</w:t>
            </w:r>
          </w:p>
        </w:tc>
        <w:tc>
          <w:tcPr>
            <w:tcW w:w="0" w:type="auto"/>
            <w:vAlign w:val="center"/>
            <w:hideMark/>
          </w:tcPr>
          <w:p w14:paraId="3EF83B91"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Ensures sponsor money arrives before debt exposure grows</w:t>
            </w:r>
          </w:p>
        </w:tc>
      </w:tr>
      <w:tr w:rsidR="00455E0E" w:rsidRPr="00455E0E" w14:paraId="0A1B940A" w14:textId="77777777" w:rsidTr="002E6D29">
        <w:trPr>
          <w:tblCellSpacing w:w="15" w:type="dxa"/>
        </w:trPr>
        <w:tc>
          <w:tcPr>
            <w:tcW w:w="0" w:type="auto"/>
            <w:vAlign w:val="center"/>
            <w:hideMark/>
          </w:tcPr>
          <w:p w14:paraId="50B940A9"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Monitor CPs and covenants</w:t>
            </w:r>
          </w:p>
        </w:tc>
        <w:tc>
          <w:tcPr>
            <w:tcW w:w="0" w:type="auto"/>
            <w:vAlign w:val="center"/>
            <w:hideMark/>
          </w:tcPr>
          <w:p w14:paraId="6DF27912"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Prevents drawstop</w:t>
            </w:r>
          </w:p>
        </w:tc>
      </w:tr>
      <w:tr w:rsidR="00455E0E" w:rsidRPr="00455E0E" w14:paraId="69F78CFB" w14:textId="77777777" w:rsidTr="002E6D29">
        <w:trPr>
          <w:tblCellSpacing w:w="15" w:type="dxa"/>
        </w:trPr>
        <w:tc>
          <w:tcPr>
            <w:tcW w:w="0" w:type="auto"/>
            <w:vAlign w:val="center"/>
            <w:hideMark/>
          </w:tcPr>
          <w:p w14:paraId="5F0AF7B5"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Control waterfall</w:t>
            </w:r>
          </w:p>
        </w:tc>
        <w:tc>
          <w:tcPr>
            <w:tcW w:w="0" w:type="auto"/>
            <w:vAlign w:val="center"/>
            <w:hideMark/>
          </w:tcPr>
          <w:p w14:paraId="42CDBDCF"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Determines who gets paid and when</w:t>
            </w:r>
          </w:p>
        </w:tc>
      </w:tr>
      <w:tr w:rsidR="00455E0E" w:rsidRPr="00455E0E" w14:paraId="3C35612E" w14:textId="77777777" w:rsidTr="002E6D29">
        <w:trPr>
          <w:tblCellSpacing w:w="15" w:type="dxa"/>
        </w:trPr>
        <w:tc>
          <w:tcPr>
            <w:tcW w:w="0" w:type="auto"/>
            <w:vAlign w:val="center"/>
            <w:hideMark/>
          </w:tcPr>
          <w:p w14:paraId="58E870C5"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Manage reserves</w:t>
            </w:r>
          </w:p>
        </w:tc>
        <w:tc>
          <w:tcPr>
            <w:tcW w:w="0" w:type="auto"/>
            <w:vAlign w:val="center"/>
            <w:hideMark/>
          </w:tcPr>
          <w:p w14:paraId="683B0B82"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DSRA, MRA, tax, decommissioning</w:t>
            </w:r>
          </w:p>
        </w:tc>
      </w:tr>
      <w:tr w:rsidR="00455E0E" w:rsidRPr="00455E0E" w14:paraId="0412FB6C" w14:textId="77777777" w:rsidTr="002E6D29">
        <w:trPr>
          <w:tblCellSpacing w:w="15" w:type="dxa"/>
        </w:trPr>
        <w:tc>
          <w:tcPr>
            <w:tcW w:w="0" w:type="auto"/>
            <w:vAlign w:val="center"/>
            <w:hideMark/>
          </w:tcPr>
          <w:p w14:paraId="66DDEB37"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Handle waivers</w:t>
            </w:r>
          </w:p>
        </w:tc>
        <w:tc>
          <w:tcPr>
            <w:tcW w:w="0" w:type="auto"/>
            <w:vAlign w:val="center"/>
            <w:hideMark/>
          </w:tcPr>
          <w:p w14:paraId="6A957E16"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Needed when project reality diverges from financing documents</w:t>
            </w:r>
          </w:p>
        </w:tc>
      </w:tr>
      <w:tr w:rsidR="00455E0E" w:rsidRPr="00455E0E" w14:paraId="3D5A68F0" w14:textId="77777777" w:rsidTr="002E6D29">
        <w:trPr>
          <w:tblCellSpacing w:w="15" w:type="dxa"/>
        </w:trPr>
        <w:tc>
          <w:tcPr>
            <w:tcW w:w="0" w:type="auto"/>
            <w:vAlign w:val="center"/>
            <w:hideMark/>
          </w:tcPr>
          <w:p w14:paraId="67440126"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Preserve audit trail</w:t>
            </w:r>
          </w:p>
        </w:tc>
        <w:tc>
          <w:tcPr>
            <w:tcW w:w="0" w:type="auto"/>
            <w:vAlign w:val="center"/>
            <w:hideMark/>
          </w:tcPr>
          <w:p w14:paraId="36ED015F" w14:textId="77777777" w:rsidR="00455E0E" w:rsidRPr="00455E0E" w:rsidRDefault="00455E0E" w:rsidP="00455E0E">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Required for lenders, DFIs, grants, tax, certification</w:t>
            </w:r>
          </w:p>
        </w:tc>
      </w:tr>
    </w:tbl>
    <w:p w14:paraId="50788758" w14:textId="77777777" w:rsidR="00455E0E" w:rsidRDefault="00455E0E" w:rsidP="00A511FD">
      <w:pPr>
        <w:rPr>
          <w:rFonts w:ascii="Helvetica Neue Medium" w:hAnsi="Helvetica Neue Medium"/>
          <w:sz w:val="20"/>
          <w:szCs w:val="20"/>
        </w:rPr>
      </w:pPr>
    </w:p>
    <w:p w14:paraId="3AED11BD" w14:textId="29E7823C" w:rsidR="00A511FD" w:rsidRDefault="0000085A" w:rsidP="0000085A">
      <w:pPr>
        <w:pStyle w:val="Heading4"/>
        <w:ind w:firstLine="720"/>
      </w:pPr>
      <w:bookmarkStart w:id="174" w:name="_Toc241592202"/>
      <w:r>
        <w:t xml:space="preserve">4.1.1 Disbursements relationship </w:t>
      </w:r>
      <w:r>
        <w:rPr>
          <w:rFonts w:ascii="Helvetica Neue UltraLight" w:hAnsi="Helvetica Neue UltraLight"/>
          <w:sz w:val="20"/>
          <w:szCs w:val="20"/>
        </w:rPr>
        <w:t>t(to AACE Classes / FEL / FEED / EPC / FID)</w:t>
      </w:r>
      <w:bookmarkEnd w:id="174"/>
    </w:p>
    <w:p w14:paraId="33CE402D" w14:textId="77777777" w:rsidR="002C6F4C" w:rsidRDefault="002C6F4C" w:rsidP="002C6F4C"/>
    <w:p w14:paraId="0A80C0E3" w14:textId="77777777" w:rsidR="00A511FD" w:rsidRDefault="002C6F4C" w:rsidP="00A511FD">
      <w:r>
        <w:t>FEL / AACE / FEED determine maturity and bankability. Disbursements are linked to legal CPs, eligible costs, independent certification, EPC progress, and waterfall rules. AACE is intended to align cost estimates with project stage-gate scope development and decision-making.</w:t>
      </w:r>
      <w:r>
        <w:rPr>
          <w:rStyle w:val="apple-converted-space"/>
          <w:color w:val="000000"/>
        </w:rPr>
        <w:t> </w:t>
      </w:r>
      <w:r>
        <w:t>But banks usually</w:t>
      </w:r>
      <w:r>
        <w:rPr>
          <w:rStyle w:val="apple-converted-space"/>
          <w:color w:val="000000"/>
        </w:rPr>
        <w:t> </w:t>
      </w:r>
      <w:r>
        <w:t>say Class 3 / FEED / FID readiness may satisfy part of the evidence package required for financial close or drawdown.”</w:t>
      </w:r>
    </w:p>
    <w:p w14:paraId="08748355" w14:textId="77777777" w:rsidR="002C6F4C" w:rsidRDefault="002C6F4C" w:rsidP="00A511FD"/>
    <w:p w14:paraId="78DF1690" w14:textId="77777777" w:rsidR="00A511FD" w:rsidRDefault="00A511FD" w:rsidP="00A511FD">
      <w:pPr>
        <w:rPr>
          <w:rFonts w:ascii="Helvetica Neue Medium" w:hAnsi="Helvetica Neue Medium"/>
          <w:sz w:val="20"/>
          <w:szCs w:val="20"/>
        </w:rPr>
      </w:pP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2027"/>
        <w:gridCol w:w="6053"/>
      </w:tblGrid>
      <w:tr w:rsidR="00BA1D14" w:rsidRPr="00BA1D14" w14:paraId="61CEF168" w14:textId="77777777" w:rsidTr="002E6D29">
        <w:trPr>
          <w:tblHeader/>
          <w:tblCellSpacing w:w="15" w:type="dxa"/>
        </w:trPr>
        <w:tc>
          <w:tcPr>
            <w:tcW w:w="0" w:type="auto"/>
            <w:vAlign w:val="center"/>
            <w:hideMark/>
          </w:tcPr>
          <w:p w14:paraId="2171857B" w14:textId="77777777" w:rsidR="00BA1D14" w:rsidRPr="00BA1D14" w:rsidRDefault="00BA1D14" w:rsidP="00BA1D14">
            <w:pPr>
              <w:rPr>
                <w:rFonts w:ascii="Avenir Next Condensed" w:eastAsia="Times New Roman" w:hAnsi="Avenir Next Condensed" w:cs="Times New Roman"/>
                <w:b/>
                <w:bCs/>
                <w:color w:val="000000"/>
                <w:sz w:val="21"/>
                <w:szCs w:val="21"/>
              </w:rPr>
            </w:pPr>
            <w:r>
              <w:rPr>
                <w:rFonts w:ascii="Avenir Next Condensed" w:eastAsia="Times New Roman" w:hAnsi="Avenir Next Condensed" w:cs="Times New Roman"/>
                <w:b/>
                <w:bCs/>
                <w:color w:val="000000"/>
                <w:sz w:val="21"/>
                <w:szCs w:val="21"/>
              </w:rPr>
              <w:t>Project maturity</w:t>
            </w:r>
          </w:p>
        </w:tc>
        <w:tc>
          <w:tcPr>
            <w:tcW w:w="0" w:type="auto"/>
            <w:vAlign w:val="center"/>
            <w:hideMark/>
          </w:tcPr>
          <w:p w14:paraId="1B1A7A35" w14:textId="77777777" w:rsidR="00BA1D14" w:rsidRPr="00BA1D14" w:rsidRDefault="00BA1D14" w:rsidP="00BA1D14">
            <w:pPr>
              <w:rPr>
                <w:rFonts w:ascii="Avenir Next Condensed" w:eastAsia="Times New Roman" w:hAnsi="Avenir Next Condensed" w:cs="Times New Roman"/>
                <w:b/>
                <w:bCs/>
                <w:color w:val="000000"/>
                <w:sz w:val="21"/>
                <w:szCs w:val="21"/>
              </w:rPr>
            </w:pPr>
            <w:r>
              <w:rPr>
                <w:rFonts w:ascii="Avenir Next Condensed" w:eastAsia="Times New Roman" w:hAnsi="Avenir Next Condensed" w:cs="Times New Roman"/>
                <w:b/>
                <w:bCs/>
                <w:color w:val="000000"/>
                <w:sz w:val="21"/>
                <w:szCs w:val="21"/>
              </w:rPr>
              <w:t>Typical finance meaning</w:t>
            </w:r>
          </w:p>
        </w:tc>
      </w:tr>
      <w:tr w:rsidR="00BA1D14" w:rsidRPr="00BA1D14" w14:paraId="25F0E6DC" w14:textId="77777777" w:rsidTr="002E6D29">
        <w:trPr>
          <w:tblCellSpacing w:w="15" w:type="dxa"/>
        </w:trPr>
        <w:tc>
          <w:tcPr>
            <w:tcW w:w="0" w:type="auto"/>
            <w:vAlign w:val="center"/>
            <w:hideMark/>
          </w:tcPr>
          <w:p w14:paraId="5B101EC9" w14:textId="77777777" w:rsidR="00BA1D14" w:rsidRPr="00BA1D14" w:rsidRDefault="00BA1D14" w:rsidP="00BA1D14">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AACE Class 5 / FEL 1</w:t>
            </w:r>
          </w:p>
        </w:tc>
        <w:tc>
          <w:tcPr>
            <w:tcW w:w="0" w:type="auto"/>
            <w:vAlign w:val="center"/>
            <w:hideMark/>
          </w:tcPr>
          <w:p w14:paraId="1479F677" w14:textId="77777777" w:rsidR="00BA1D14" w:rsidRPr="00BA1D14" w:rsidRDefault="00BA1D14" w:rsidP="00BA1D14">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Concept screening. Mostly sponsor equity, grants, soft money. Not bank debt.</w:t>
            </w:r>
          </w:p>
        </w:tc>
      </w:tr>
      <w:tr w:rsidR="00BA1D14" w:rsidRPr="00BA1D14" w14:paraId="71E6C58A" w14:textId="77777777" w:rsidTr="002E6D29">
        <w:trPr>
          <w:tblCellSpacing w:w="15" w:type="dxa"/>
        </w:trPr>
        <w:tc>
          <w:tcPr>
            <w:tcW w:w="0" w:type="auto"/>
            <w:vAlign w:val="center"/>
            <w:hideMark/>
          </w:tcPr>
          <w:p w14:paraId="25D53F2B" w14:textId="77777777" w:rsidR="00BA1D14" w:rsidRPr="00BA1D14" w:rsidRDefault="00BA1D14" w:rsidP="00BA1D14">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AACE Class 4 / FEL 2</w:t>
            </w:r>
          </w:p>
        </w:tc>
        <w:tc>
          <w:tcPr>
            <w:tcW w:w="0" w:type="auto"/>
            <w:vAlign w:val="center"/>
            <w:hideMark/>
          </w:tcPr>
          <w:p w14:paraId="00E525C6" w14:textId="77777777" w:rsidR="00BA1D14" w:rsidRPr="00BA1D14" w:rsidRDefault="00BA1D14" w:rsidP="00BA1D14">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Pre-feasibility. Some development capital, early DFI/grant support possible.</w:t>
            </w:r>
          </w:p>
        </w:tc>
      </w:tr>
      <w:tr w:rsidR="00BA1D14" w:rsidRPr="00BA1D14" w14:paraId="2BBCAC30" w14:textId="77777777" w:rsidTr="002E6D29">
        <w:trPr>
          <w:tblCellSpacing w:w="15" w:type="dxa"/>
        </w:trPr>
        <w:tc>
          <w:tcPr>
            <w:tcW w:w="0" w:type="auto"/>
            <w:vAlign w:val="center"/>
            <w:hideMark/>
          </w:tcPr>
          <w:p w14:paraId="3D352A35" w14:textId="77777777" w:rsidR="00BA1D14" w:rsidRPr="00BA1D14" w:rsidRDefault="00BA1D14" w:rsidP="00BA1D14">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AACE Class 3 / FEL 3 / FEED</w:t>
            </w:r>
          </w:p>
        </w:tc>
        <w:tc>
          <w:tcPr>
            <w:tcW w:w="0" w:type="auto"/>
            <w:vAlign w:val="center"/>
            <w:hideMark/>
          </w:tcPr>
          <w:p w14:paraId="3BA10800" w14:textId="77777777" w:rsidR="00BA1D14" w:rsidRPr="00BA1D14" w:rsidRDefault="00BA1D14" w:rsidP="00BA1D14">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Bankability zone. Debt sizing, credit committee, EPC negotiation, FID preparation.</w:t>
            </w:r>
          </w:p>
        </w:tc>
      </w:tr>
      <w:tr w:rsidR="00BA1D14" w:rsidRPr="00BA1D14" w14:paraId="475B7234" w14:textId="77777777" w:rsidTr="002E6D29">
        <w:trPr>
          <w:tblCellSpacing w:w="15" w:type="dxa"/>
        </w:trPr>
        <w:tc>
          <w:tcPr>
            <w:tcW w:w="0" w:type="auto"/>
            <w:vAlign w:val="center"/>
            <w:hideMark/>
          </w:tcPr>
          <w:p w14:paraId="00266C28" w14:textId="77777777" w:rsidR="00BA1D14" w:rsidRPr="00BA1D14" w:rsidRDefault="00BA1D14" w:rsidP="00BA1D14">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FID / Financial Close</w:t>
            </w:r>
          </w:p>
        </w:tc>
        <w:tc>
          <w:tcPr>
            <w:tcW w:w="0" w:type="auto"/>
            <w:vAlign w:val="center"/>
            <w:hideMark/>
          </w:tcPr>
          <w:p w14:paraId="5D0FEF48" w14:textId="77777777" w:rsidR="00BA1D14" w:rsidRPr="00BA1D14" w:rsidRDefault="00BA1D14" w:rsidP="00BA1D14">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Binding capital stack, CPs, account structure, security package.</w:t>
            </w:r>
          </w:p>
        </w:tc>
      </w:tr>
      <w:tr w:rsidR="00BA1D14" w:rsidRPr="00BA1D14" w14:paraId="19D6249D" w14:textId="77777777" w:rsidTr="002E6D29">
        <w:trPr>
          <w:tblCellSpacing w:w="15" w:type="dxa"/>
        </w:trPr>
        <w:tc>
          <w:tcPr>
            <w:tcW w:w="0" w:type="auto"/>
            <w:vAlign w:val="center"/>
            <w:hideMark/>
          </w:tcPr>
          <w:p w14:paraId="1A38FCF9" w14:textId="77777777" w:rsidR="00BA1D14" w:rsidRPr="00BA1D14" w:rsidRDefault="00BA1D14" w:rsidP="00BA1D14">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EPC / NTP</w:t>
            </w:r>
          </w:p>
        </w:tc>
        <w:tc>
          <w:tcPr>
            <w:tcW w:w="0" w:type="auto"/>
            <w:vAlign w:val="center"/>
            <w:hideMark/>
          </w:tcPr>
          <w:p w14:paraId="174DAC42" w14:textId="77777777" w:rsidR="00BA1D14" w:rsidRPr="00BA1D14" w:rsidRDefault="00BA1D14" w:rsidP="00BA1D14">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Construction drawdowns begin.</w:t>
            </w:r>
          </w:p>
        </w:tc>
      </w:tr>
      <w:tr w:rsidR="00BA1D14" w:rsidRPr="00BA1D14" w14:paraId="026DFB4E" w14:textId="77777777" w:rsidTr="002E6D29">
        <w:trPr>
          <w:tblCellSpacing w:w="15" w:type="dxa"/>
        </w:trPr>
        <w:tc>
          <w:tcPr>
            <w:tcW w:w="0" w:type="auto"/>
            <w:vAlign w:val="center"/>
            <w:hideMark/>
          </w:tcPr>
          <w:p w14:paraId="47475D32" w14:textId="77777777" w:rsidR="00BA1D14" w:rsidRPr="00BA1D14" w:rsidRDefault="00BA1D14" w:rsidP="00BA1D14">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Construction milestones</w:t>
            </w:r>
          </w:p>
        </w:tc>
        <w:tc>
          <w:tcPr>
            <w:tcW w:w="0" w:type="auto"/>
            <w:vAlign w:val="center"/>
            <w:hideMark/>
          </w:tcPr>
          <w:p w14:paraId="17CF2FEB" w14:textId="77777777" w:rsidR="00BA1D14" w:rsidRPr="00BA1D14" w:rsidRDefault="00BA1D14" w:rsidP="00BA1D14">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Debt/equity disbursements against certified progress.</w:t>
            </w:r>
          </w:p>
        </w:tc>
      </w:tr>
      <w:tr w:rsidR="00BA1D14" w:rsidRPr="00BA1D14" w14:paraId="465D28F3" w14:textId="77777777" w:rsidTr="002E6D29">
        <w:trPr>
          <w:tblCellSpacing w:w="15" w:type="dxa"/>
        </w:trPr>
        <w:tc>
          <w:tcPr>
            <w:tcW w:w="0" w:type="auto"/>
            <w:vAlign w:val="center"/>
            <w:hideMark/>
          </w:tcPr>
          <w:p w14:paraId="504E83E6" w14:textId="77777777" w:rsidR="00BA1D14" w:rsidRPr="00BA1D14" w:rsidRDefault="00BA1D14" w:rsidP="00BA1D14">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Mechanical completion</w:t>
            </w:r>
          </w:p>
        </w:tc>
        <w:tc>
          <w:tcPr>
            <w:tcW w:w="0" w:type="auto"/>
            <w:vAlign w:val="center"/>
            <w:hideMark/>
          </w:tcPr>
          <w:p w14:paraId="6F2700F8" w14:textId="77777777" w:rsidR="00BA1D14" w:rsidRPr="00BA1D14" w:rsidRDefault="00BA1D14" w:rsidP="00BA1D14">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Final EPC payments, punch-list reserves, commissioning controls.</w:t>
            </w:r>
          </w:p>
        </w:tc>
      </w:tr>
      <w:tr w:rsidR="00BA1D14" w:rsidRPr="00BA1D14" w14:paraId="1E973554" w14:textId="77777777" w:rsidTr="002E6D29">
        <w:trPr>
          <w:tblCellSpacing w:w="15" w:type="dxa"/>
        </w:trPr>
        <w:tc>
          <w:tcPr>
            <w:tcW w:w="0" w:type="auto"/>
            <w:vAlign w:val="center"/>
            <w:hideMark/>
          </w:tcPr>
          <w:p w14:paraId="7EF8B9AE" w14:textId="77777777" w:rsidR="00BA1D14" w:rsidRPr="00BA1D14" w:rsidRDefault="00BA1D14" w:rsidP="00BA1D14">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COD</w:t>
            </w:r>
          </w:p>
        </w:tc>
        <w:tc>
          <w:tcPr>
            <w:tcW w:w="0" w:type="auto"/>
            <w:vAlign w:val="center"/>
            <w:hideMark/>
          </w:tcPr>
          <w:p w14:paraId="26F84C63" w14:textId="77777777" w:rsidR="00BA1D14" w:rsidRPr="00BA1D14" w:rsidRDefault="00BA1D14" w:rsidP="00BA1D14">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Revenue waterfall begins, DSRA tested, distributions still restricted.</w:t>
            </w:r>
          </w:p>
        </w:tc>
      </w:tr>
      <w:tr w:rsidR="00BA1D14" w:rsidRPr="00BA1D14" w14:paraId="67B6A9CB" w14:textId="77777777" w:rsidTr="002E6D29">
        <w:trPr>
          <w:tblCellSpacing w:w="15" w:type="dxa"/>
        </w:trPr>
        <w:tc>
          <w:tcPr>
            <w:tcW w:w="0" w:type="auto"/>
            <w:vAlign w:val="center"/>
            <w:hideMark/>
          </w:tcPr>
          <w:p w14:paraId="29E5964F" w14:textId="77777777" w:rsidR="00BA1D14" w:rsidRPr="00BA1D14" w:rsidRDefault="00BA1D14" w:rsidP="00BA1D14">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Post-COD</w:t>
            </w:r>
          </w:p>
        </w:tc>
        <w:tc>
          <w:tcPr>
            <w:tcW w:w="0" w:type="auto"/>
            <w:vAlign w:val="center"/>
            <w:hideMark/>
          </w:tcPr>
          <w:p w14:paraId="67C4106A" w14:textId="77777777" w:rsidR="00BA1D14" w:rsidRPr="00BA1D14" w:rsidRDefault="00BA1D14" w:rsidP="00BA1D14">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Refinancing, cash sweep, distributions, covenant regime.</w:t>
            </w:r>
          </w:p>
        </w:tc>
      </w:tr>
    </w:tbl>
    <w:p w14:paraId="659CB12D" w14:textId="77777777" w:rsidR="00BA1D14" w:rsidRDefault="00BA1D14" w:rsidP="00A511FD">
      <w:pPr>
        <w:rPr>
          <w:rFonts w:ascii="Helvetica Neue Medium" w:hAnsi="Helvetica Neue Medium"/>
          <w:sz w:val="20"/>
          <w:szCs w:val="20"/>
        </w:rPr>
      </w:pPr>
    </w:p>
    <w:p w14:paraId="474602C9" w14:textId="30D28C02" w:rsidR="000B2FF5" w:rsidRDefault="0000085A" w:rsidP="0000085A">
      <w:pPr>
        <w:pStyle w:val="Heading4"/>
        <w:ind w:firstLine="720"/>
      </w:pPr>
      <w:bookmarkStart w:id="175" w:name="_Toc241592203"/>
      <w:r>
        <w:t>4.1.2 Construction disbursement triggers</w:t>
      </w:r>
      <w:bookmarkEnd w:id="175"/>
      <w:r>
        <w:t xml:space="preserve"> </w:t>
      </w:r>
    </w:p>
    <w:p w14:paraId="612A9063" w14:textId="7449C3E7" w:rsidR="00517A61" w:rsidRPr="00517A61" w:rsidRDefault="00517A61" w:rsidP="00517A61">
      <w:pPr>
        <w:ind w:left="720" w:firstLine="720"/>
        <w:rPr>
          <w:rFonts w:ascii="Helvetica Neue Thin" w:hAnsi="Helvetica Neue Thin"/>
          <w:i/>
          <w:iCs/>
        </w:rPr>
      </w:pPr>
      <w:r>
        <w:rPr>
          <w:rFonts w:ascii="Helvetica Neue Thin" w:hAnsi="Helvetica Neue Thin"/>
          <w:i/>
          <w:iCs/>
        </w:rPr>
        <w:t>(linked to verified spend and certified progress, not dates.)</w:t>
      </w: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2503"/>
        <w:gridCol w:w="2628"/>
      </w:tblGrid>
      <w:tr w:rsidR="000B2FF5" w:rsidRPr="000B2FF5" w14:paraId="12E7F5A2" w14:textId="77777777" w:rsidTr="002E6D29">
        <w:trPr>
          <w:tblHeader/>
          <w:tblCellSpacing w:w="15" w:type="dxa"/>
        </w:trPr>
        <w:tc>
          <w:tcPr>
            <w:tcW w:w="0" w:type="auto"/>
            <w:vAlign w:val="center"/>
            <w:hideMark/>
          </w:tcPr>
          <w:p w14:paraId="63E5A106" w14:textId="77777777" w:rsidR="000B2FF5" w:rsidRPr="000B2FF5" w:rsidRDefault="000B2FF5" w:rsidP="000B2FF5">
            <w:pPr>
              <w:rPr>
                <w:rFonts w:ascii="Avenir Next Condensed" w:eastAsia="Times New Roman" w:hAnsi="Avenir Next Condensed" w:cs="Times New Roman"/>
                <w:b/>
                <w:bCs/>
                <w:color w:val="000000"/>
                <w:sz w:val="20"/>
                <w:szCs w:val="20"/>
              </w:rPr>
            </w:pPr>
            <w:r>
              <w:rPr>
                <w:rFonts w:ascii="Avenir Next Condensed" w:eastAsia="Times New Roman" w:hAnsi="Avenir Next Condensed" w:cs="Times New Roman"/>
                <w:b/>
                <w:bCs/>
                <w:color w:val="000000"/>
                <w:sz w:val="20"/>
                <w:szCs w:val="20"/>
              </w:rPr>
              <w:t>Evidence item</w:t>
            </w:r>
          </w:p>
        </w:tc>
        <w:tc>
          <w:tcPr>
            <w:tcW w:w="0" w:type="auto"/>
            <w:vAlign w:val="center"/>
            <w:hideMark/>
          </w:tcPr>
          <w:p w14:paraId="7B5F525F" w14:textId="77777777" w:rsidR="000B2FF5" w:rsidRPr="000B2FF5" w:rsidRDefault="000B2FF5" w:rsidP="000B2FF5">
            <w:pPr>
              <w:rPr>
                <w:rFonts w:ascii="Avenir Next Condensed" w:eastAsia="Times New Roman" w:hAnsi="Avenir Next Condensed" w:cs="Times New Roman"/>
                <w:b/>
                <w:bCs/>
                <w:color w:val="000000"/>
                <w:sz w:val="20"/>
                <w:szCs w:val="20"/>
              </w:rPr>
            </w:pPr>
            <w:r>
              <w:rPr>
                <w:rFonts w:ascii="Avenir Next Condensed" w:eastAsia="Times New Roman" w:hAnsi="Avenir Next Condensed" w:cs="Times New Roman"/>
                <w:b/>
                <w:bCs/>
                <w:color w:val="000000"/>
                <w:sz w:val="20"/>
                <w:szCs w:val="20"/>
              </w:rPr>
              <w:t>Who validates</w:t>
            </w:r>
          </w:p>
        </w:tc>
      </w:tr>
      <w:tr w:rsidR="000B2FF5" w:rsidRPr="000B2FF5" w14:paraId="151850D6" w14:textId="77777777" w:rsidTr="002E6D29">
        <w:trPr>
          <w:tblCellSpacing w:w="15" w:type="dxa"/>
        </w:trPr>
        <w:tc>
          <w:tcPr>
            <w:tcW w:w="0" w:type="auto"/>
            <w:vAlign w:val="center"/>
            <w:hideMark/>
          </w:tcPr>
          <w:p w14:paraId="67C709B6"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EPC invoice</w:t>
            </w:r>
          </w:p>
        </w:tc>
        <w:tc>
          <w:tcPr>
            <w:tcW w:w="0" w:type="auto"/>
            <w:vAlign w:val="center"/>
            <w:hideMark/>
          </w:tcPr>
          <w:p w14:paraId="59CC7E5B"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EPC contractor</w:t>
            </w:r>
          </w:p>
        </w:tc>
      </w:tr>
      <w:tr w:rsidR="000B2FF5" w:rsidRPr="000B2FF5" w14:paraId="04EE7FD0" w14:textId="77777777" w:rsidTr="002E6D29">
        <w:trPr>
          <w:tblCellSpacing w:w="15" w:type="dxa"/>
        </w:trPr>
        <w:tc>
          <w:tcPr>
            <w:tcW w:w="0" w:type="auto"/>
            <w:vAlign w:val="center"/>
            <w:hideMark/>
          </w:tcPr>
          <w:p w14:paraId="60E1EB2C"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Payment certificate</w:t>
            </w:r>
          </w:p>
        </w:tc>
        <w:tc>
          <w:tcPr>
            <w:tcW w:w="0" w:type="auto"/>
            <w:vAlign w:val="center"/>
            <w:hideMark/>
          </w:tcPr>
          <w:p w14:paraId="5607D11F"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Owner’s engineer / project controller</w:t>
            </w:r>
          </w:p>
        </w:tc>
      </w:tr>
      <w:tr w:rsidR="000B2FF5" w:rsidRPr="000B2FF5" w14:paraId="681E0D6F" w14:textId="77777777" w:rsidTr="002E6D29">
        <w:trPr>
          <w:tblCellSpacing w:w="15" w:type="dxa"/>
        </w:trPr>
        <w:tc>
          <w:tcPr>
            <w:tcW w:w="0" w:type="auto"/>
            <w:vAlign w:val="center"/>
            <w:hideMark/>
          </w:tcPr>
          <w:p w14:paraId="4CA9F11B"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Independent engineer report</w:t>
            </w:r>
          </w:p>
        </w:tc>
        <w:tc>
          <w:tcPr>
            <w:tcW w:w="0" w:type="auto"/>
            <w:vAlign w:val="center"/>
            <w:hideMark/>
          </w:tcPr>
          <w:p w14:paraId="2E936889"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Lender’s technical adviser</w:t>
            </w:r>
          </w:p>
        </w:tc>
      </w:tr>
      <w:tr w:rsidR="000B2FF5" w:rsidRPr="000B2FF5" w14:paraId="32C41F68" w14:textId="77777777" w:rsidTr="002E6D29">
        <w:trPr>
          <w:tblCellSpacing w:w="15" w:type="dxa"/>
        </w:trPr>
        <w:tc>
          <w:tcPr>
            <w:tcW w:w="0" w:type="auto"/>
            <w:vAlign w:val="center"/>
            <w:hideMark/>
          </w:tcPr>
          <w:p w14:paraId="63F647F8"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Updated cost-to-complete</w:t>
            </w:r>
          </w:p>
        </w:tc>
        <w:tc>
          <w:tcPr>
            <w:tcW w:w="0" w:type="auto"/>
            <w:vAlign w:val="center"/>
            <w:hideMark/>
          </w:tcPr>
          <w:p w14:paraId="7A33DD77"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CFO / project controls / IE</w:t>
            </w:r>
          </w:p>
        </w:tc>
      </w:tr>
      <w:tr w:rsidR="000B2FF5" w:rsidRPr="000B2FF5" w14:paraId="00259E69" w14:textId="77777777" w:rsidTr="002E6D29">
        <w:trPr>
          <w:tblCellSpacing w:w="15" w:type="dxa"/>
        </w:trPr>
        <w:tc>
          <w:tcPr>
            <w:tcW w:w="0" w:type="auto"/>
            <w:vAlign w:val="center"/>
            <w:hideMark/>
          </w:tcPr>
          <w:p w14:paraId="28F5B851"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Updated schedule</w:t>
            </w:r>
          </w:p>
        </w:tc>
        <w:tc>
          <w:tcPr>
            <w:tcW w:w="0" w:type="auto"/>
            <w:vAlign w:val="center"/>
            <w:hideMark/>
          </w:tcPr>
          <w:p w14:paraId="75ACC59A"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EPC + owner’s team</w:t>
            </w:r>
          </w:p>
        </w:tc>
      </w:tr>
      <w:tr w:rsidR="000B2FF5" w:rsidRPr="000B2FF5" w14:paraId="6BB36B5E" w14:textId="77777777" w:rsidTr="002E6D29">
        <w:trPr>
          <w:tblCellSpacing w:w="15" w:type="dxa"/>
        </w:trPr>
        <w:tc>
          <w:tcPr>
            <w:tcW w:w="0" w:type="auto"/>
            <w:vAlign w:val="center"/>
            <w:hideMark/>
          </w:tcPr>
          <w:p w14:paraId="3E3AC031"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Permits still valid</w:t>
            </w:r>
          </w:p>
        </w:tc>
        <w:tc>
          <w:tcPr>
            <w:tcW w:w="0" w:type="auto"/>
            <w:vAlign w:val="center"/>
            <w:hideMark/>
          </w:tcPr>
          <w:p w14:paraId="6EEBEB6B"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Legal / compliance</w:t>
            </w:r>
          </w:p>
        </w:tc>
      </w:tr>
      <w:tr w:rsidR="000B2FF5" w:rsidRPr="000B2FF5" w14:paraId="450D2EA8" w14:textId="77777777" w:rsidTr="002E6D29">
        <w:trPr>
          <w:tblCellSpacing w:w="15" w:type="dxa"/>
        </w:trPr>
        <w:tc>
          <w:tcPr>
            <w:tcW w:w="0" w:type="auto"/>
            <w:vAlign w:val="center"/>
            <w:hideMark/>
          </w:tcPr>
          <w:p w14:paraId="5D2AECF5"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No default certificate</w:t>
            </w:r>
          </w:p>
        </w:tc>
        <w:tc>
          <w:tcPr>
            <w:tcW w:w="0" w:type="auto"/>
            <w:vAlign w:val="center"/>
            <w:hideMark/>
          </w:tcPr>
          <w:p w14:paraId="52D15DED"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Borrower</w:t>
            </w:r>
          </w:p>
        </w:tc>
      </w:tr>
      <w:tr w:rsidR="000B2FF5" w:rsidRPr="000B2FF5" w14:paraId="215EC32D" w14:textId="77777777" w:rsidTr="002E6D29">
        <w:trPr>
          <w:tblCellSpacing w:w="15" w:type="dxa"/>
        </w:trPr>
        <w:tc>
          <w:tcPr>
            <w:tcW w:w="0" w:type="auto"/>
            <w:vAlign w:val="center"/>
            <w:hideMark/>
          </w:tcPr>
          <w:p w14:paraId="25C3A98A"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Equity contribution confirmation</w:t>
            </w:r>
          </w:p>
        </w:tc>
        <w:tc>
          <w:tcPr>
            <w:tcW w:w="0" w:type="auto"/>
            <w:vAlign w:val="center"/>
            <w:hideMark/>
          </w:tcPr>
          <w:p w14:paraId="5E4BEA0C"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Account bank / facility agent</w:t>
            </w:r>
          </w:p>
        </w:tc>
      </w:tr>
      <w:tr w:rsidR="000B2FF5" w:rsidRPr="000B2FF5" w14:paraId="19C82598" w14:textId="77777777" w:rsidTr="002E6D29">
        <w:trPr>
          <w:tblCellSpacing w:w="15" w:type="dxa"/>
        </w:trPr>
        <w:tc>
          <w:tcPr>
            <w:tcW w:w="0" w:type="auto"/>
            <w:vAlign w:val="center"/>
            <w:hideMark/>
          </w:tcPr>
          <w:p w14:paraId="4B724FA4"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Use-of-proceeds certificate</w:t>
            </w:r>
          </w:p>
        </w:tc>
        <w:tc>
          <w:tcPr>
            <w:tcW w:w="0" w:type="auto"/>
            <w:vAlign w:val="center"/>
            <w:hideMark/>
          </w:tcPr>
          <w:p w14:paraId="7B662C8D"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CFO</w:t>
            </w:r>
          </w:p>
        </w:tc>
      </w:tr>
      <w:tr w:rsidR="000B2FF5" w:rsidRPr="000B2FF5" w14:paraId="72681CD4" w14:textId="77777777" w:rsidTr="002E6D29">
        <w:trPr>
          <w:tblCellSpacing w:w="15" w:type="dxa"/>
        </w:trPr>
        <w:tc>
          <w:tcPr>
            <w:tcW w:w="0" w:type="auto"/>
            <w:vAlign w:val="center"/>
            <w:hideMark/>
          </w:tcPr>
          <w:p w14:paraId="2E57022D"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Insurance confirmation</w:t>
            </w:r>
          </w:p>
        </w:tc>
        <w:tc>
          <w:tcPr>
            <w:tcW w:w="0" w:type="auto"/>
            <w:vAlign w:val="center"/>
            <w:hideMark/>
          </w:tcPr>
          <w:p w14:paraId="5AFB3689"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Insurance adviser</w:t>
            </w:r>
          </w:p>
        </w:tc>
      </w:tr>
      <w:tr w:rsidR="000B2FF5" w:rsidRPr="000B2FF5" w14:paraId="55BD48BA" w14:textId="77777777" w:rsidTr="002E6D29">
        <w:trPr>
          <w:tblCellSpacing w:w="15" w:type="dxa"/>
        </w:trPr>
        <w:tc>
          <w:tcPr>
            <w:tcW w:w="0" w:type="auto"/>
            <w:vAlign w:val="center"/>
            <w:hideMark/>
          </w:tcPr>
          <w:p w14:paraId="1F26E2E9"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E&amp;S compliance report</w:t>
            </w:r>
          </w:p>
        </w:tc>
        <w:tc>
          <w:tcPr>
            <w:tcW w:w="0" w:type="auto"/>
            <w:vAlign w:val="center"/>
            <w:hideMark/>
          </w:tcPr>
          <w:p w14:paraId="31DBBBB8"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E&amp;S adviser / DFI agent</w:t>
            </w:r>
          </w:p>
        </w:tc>
      </w:tr>
      <w:tr w:rsidR="000B2FF5" w:rsidRPr="000B2FF5" w14:paraId="75527AB7" w14:textId="77777777" w:rsidTr="002E6D29">
        <w:trPr>
          <w:tblCellSpacing w:w="15" w:type="dxa"/>
        </w:trPr>
        <w:tc>
          <w:tcPr>
            <w:tcW w:w="0" w:type="auto"/>
            <w:vAlign w:val="center"/>
            <w:hideMark/>
          </w:tcPr>
          <w:p w14:paraId="599BDAF7"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Updated financial model if needed</w:t>
            </w:r>
          </w:p>
        </w:tc>
        <w:tc>
          <w:tcPr>
            <w:tcW w:w="0" w:type="auto"/>
            <w:vAlign w:val="center"/>
            <w:hideMark/>
          </w:tcPr>
          <w:p w14:paraId="4B2C15F0" w14:textId="77777777" w:rsidR="000B2FF5" w:rsidRPr="000B2FF5" w:rsidRDefault="000B2FF5" w:rsidP="000B2FF5">
            <w:pPr>
              <w:rPr>
                <w:rFonts w:ascii="Avenir Next Condensed" w:eastAsia="Times New Roman" w:hAnsi="Avenir Next Condensed" w:cs="Times New Roman"/>
                <w:color w:val="000000"/>
                <w:sz w:val="20"/>
                <w:szCs w:val="20"/>
              </w:rPr>
            </w:pPr>
            <w:r>
              <w:rPr>
                <w:rFonts w:ascii="Avenir Next Condensed" w:eastAsia="Times New Roman" w:hAnsi="Avenir Next Condensed" w:cs="Times New Roman"/>
                <w:color w:val="000000"/>
                <w:sz w:val="20"/>
                <w:szCs w:val="20"/>
              </w:rPr>
              <w:t>Financial model auditor / lenders</w:t>
            </w:r>
          </w:p>
        </w:tc>
      </w:tr>
    </w:tbl>
    <w:p w14:paraId="783AB936" w14:textId="77777777" w:rsidR="000B2FF5" w:rsidRDefault="000B2FF5" w:rsidP="00A511FD">
      <w:pPr>
        <w:rPr>
          <w:rFonts w:ascii="Helvetica Neue Medium" w:hAnsi="Helvetica Neue Medium"/>
          <w:sz w:val="20"/>
          <w:szCs w:val="20"/>
        </w:rPr>
      </w:pPr>
    </w:p>
    <w:p w14:paraId="7FE03AD5" w14:textId="77777777" w:rsidR="00455E0E" w:rsidRPr="00455E0E" w:rsidRDefault="00455E0E" w:rsidP="00A511FD">
      <w:pPr>
        <w:rPr>
          <w:rFonts w:ascii="HELVETICA NEUE CONDENSED" w:hAnsi="HELVETICA NEUE CONDENSED"/>
          <w:b/>
          <w:bCs/>
          <w:sz w:val="20"/>
          <w:szCs w:val="20"/>
        </w:rPr>
      </w:pPr>
      <w:r>
        <w:rPr>
          <w:rFonts w:ascii="HELVETICA NEUE CONDENSED" w:hAnsi="HELVETICA NEUE CONDENSED"/>
          <w:b/>
          <w:bCs/>
          <w:sz w:val="20"/>
          <w:szCs w:val="20"/>
        </w:rPr>
        <w:t xml:space="preserve">Extra markers/evidence for greens </w:t>
      </w:r>
    </w:p>
    <w:p w14:paraId="583E0513" w14:textId="77777777" w:rsidR="00455E0E" w:rsidRDefault="00455E0E">
      <w:pPr>
        <w:pStyle w:val="ListParagraph"/>
        <w:numPr>
          <w:ilvl w:val="0"/>
          <w:numId w:val="13"/>
        </w:numPr>
        <w:rPr>
          <w:sz w:val="20"/>
          <w:szCs w:val="20"/>
        </w:rPr>
        <w:sectPr w:rsidR="00455E0E" w:rsidSect="004412BF">
          <w:type w:val="continuous"/>
          <w:pgSz w:w="11906" w:h="16838"/>
          <w:pgMar w:top="1080" w:right="1080" w:bottom="1080" w:left="1080" w:header="708" w:footer="708" w:gutter="0"/>
          <w:pgNumType w:chapStyle="1"/>
          <w:cols w:space="720"/>
          <w:docGrid w:linePitch="360"/>
        </w:sectPr>
      </w:pPr>
    </w:p>
    <w:p w14:paraId="5E5581F1" w14:textId="77777777" w:rsidR="000B2FF5" w:rsidRPr="00455E0E" w:rsidRDefault="000B2FF5">
      <w:pPr>
        <w:pStyle w:val="ListParagraph"/>
        <w:numPr>
          <w:ilvl w:val="0"/>
          <w:numId w:val="13"/>
        </w:numPr>
        <w:ind w:left="567" w:hanging="207"/>
        <w:rPr>
          <w:rFonts w:ascii="Avenir Next Condensed" w:hAnsi="Avenir Next Condensed"/>
          <w:sz w:val="20"/>
          <w:szCs w:val="20"/>
        </w:rPr>
      </w:pPr>
      <w:r>
        <w:rPr>
          <w:rFonts w:ascii="Avenir Next Condensed" w:hAnsi="Avenir Next Condensed"/>
          <w:sz w:val="20"/>
          <w:szCs w:val="20"/>
        </w:rPr>
        <w:t>RFNBO / RED III evidence status;</w:t>
      </w:r>
    </w:p>
    <w:p w14:paraId="1166E4CD" w14:textId="77777777" w:rsidR="000B2FF5" w:rsidRPr="00455E0E" w:rsidRDefault="000B2FF5">
      <w:pPr>
        <w:pStyle w:val="ListParagraph"/>
        <w:numPr>
          <w:ilvl w:val="0"/>
          <w:numId w:val="13"/>
        </w:numPr>
        <w:ind w:left="567" w:hanging="207"/>
        <w:rPr>
          <w:rFonts w:ascii="Avenir Next Condensed" w:hAnsi="Avenir Next Condensed"/>
          <w:sz w:val="20"/>
          <w:szCs w:val="20"/>
        </w:rPr>
      </w:pPr>
      <w:r>
        <w:rPr>
          <w:rFonts w:ascii="Avenir Next Condensed" w:hAnsi="Avenir Next Condensed"/>
          <w:sz w:val="20"/>
          <w:szCs w:val="20"/>
        </w:rPr>
        <w:t>power sourcing evidence;</w:t>
      </w:r>
    </w:p>
    <w:p w14:paraId="336455AE" w14:textId="77777777" w:rsidR="000B2FF5" w:rsidRPr="00455E0E" w:rsidRDefault="000B2FF5">
      <w:pPr>
        <w:pStyle w:val="ListParagraph"/>
        <w:numPr>
          <w:ilvl w:val="0"/>
          <w:numId w:val="13"/>
        </w:numPr>
        <w:ind w:left="567" w:hanging="207"/>
        <w:rPr>
          <w:rFonts w:ascii="Avenir Next Condensed" w:hAnsi="Avenir Next Condensed"/>
          <w:sz w:val="20"/>
          <w:szCs w:val="20"/>
        </w:rPr>
      </w:pPr>
      <w:r>
        <w:rPr>
          <w:rFonts w:ascii="Avenir Next Condensed" w:hAnsi="Avenir Next Condensed"/>
          <w:sz w:val="20"/>
          <w:szCs w:val="20"/>
        </w:rPr>
        <w:lastRenderedPageBreak/>
        <w:t>PPA additionality / temporal correlation evidence;</w:t>
      </w:r>
    </w:p>
    <w:p w14:paraId="2B37B972" w14:textId="77777777" w:rsidR="000B2FF5" w:rsidRPr="00455E0E" w:rsidRDefault="000B2FF5">
      <w:pPr>
        <w:pStyle w:val="ListParagraph"/>
        <w:numPr>
          <w:ilvl w:val="0"/>
          <w:numId w:val="13"/>
        </w:numPr>
        <w:ind w:left="567" w:hanging="207"/>
        <w:rPr>
          <w:rFonts w:ascii="Avenir Next Condensed" w:hAnsi="Avenir Next Condensed"/>
          <w:sz w:val="20"/>
          <w:szCs w:val="20"/>
        </w:rPr>
      </w:pPr>
      <w:r>
        <w:rPr>
          <w:rFonts w:ascii="Avenir Next Condensed" w:hAnsi="Avenir Next Condensed"/>
          <w:sz w:val="20"/>
          <w:szCs w:val="20"/>
        </w:rPr>
        <w:t>CO</w:t>
      </w:r>
      <w:r>
        <w:rPr>
          <w:rFonts w:ascii="Cambria Math" w:hAnsi="Cambria Math" w:cs="Cambria Math"/>
          <w:sz w:val="20"/>
          <w:szCs w:val="20"/>
        </w:rPr>
        <w:t>₂</w:t>
      </w:r>
      <w:r>
        <w:rPr>
          <w:rFonts w:ascii="Avenir Next Condensed" w:hAnsi="Avenir Next Condensed"/>
          <w:sz w:val="20"/>
          <w:szCs w:val="20"/>
        </w:rPr>
        <w:t xml:space="preserve"> feedstock contract status;</w:t>
      </w:r>
    </w:p>
    <w:p w14:paraId="13D21DF6" w14:textId="77777777" w:rsidR="000B2FF5" w:rsidRPr="00455E0E" w:rsidRDefault="000B2FF5">
      <w:pPr>
        <w:pStyle w:val="ListParagraph"/>
        <w:numPr>
          <w:ilvl w:val="0"/>
          <w:numId w:val="13"/>
        </w:numPr>
        <w:ind w:left="567" w:hanging="207"/>
        <w:rPr>
          <w:rFonts w:ascii="Avenir Next Condensed" w:hAnsi="Avenir Next Condensed"/>
          <w:sz w:val="20"/>
          <w:szCs w:val="20"/>
        </w:rPr>
      </w:pPr>
      <w:r>
        <w:rPr>
          <w:rFonts w:ascii="Avenir Next Condensed" w:hAnsi="Avenir Next Condensed"/>
          <w:sz w:val="20"/>
          <w:szCs w:val="20"/>
        </w:rPr>
        <w:t>water permits;</w:t>
      </w:r>
    </w:p>
    <w:p w14:paraId="7ED42E25" w14:textId="77777777" w:rsidR="000B2FF5" w:rsidRPr="00455E0E" w:rsidRDefault="000B2FF5">
      <w:pPr>
        <w:pStyle w:val="ListParagraph"/>
        <w:numPr>
          <w:ilvl w:val="0"/>
          <w:numId w:val="13"/>
        </w:numPr>
        <w:ind w:left="567" w:hanging="207"/>
        <w:rPr>
          <w:rFonts w:ascii="Avenir Next Condensed" w:hAnsi="Avenir Next Condensed"/>
          <w:sz w:val="20"/>
          <w:szCs w:val="20"/>
        </w:rPr>
      </w:pPr>
      <w:r>
        <w:rPr>
          <w:rFonts w:ascii="Avenir Next Condensed" w:hAnsi="Avenir Next Condensed"/>
          <w:sz w:val="20"/>
          <w:szCs w:val="20"/>
        </w:rPr>
        <w:t>grid/interconnection milestones;</w:t>
      </w:r>
    </w:p>
    <w:p w14:paraId="2CFB4218" w14:textId="77777777" w:rsidR="000B2FF5" w:rsidRPr="00455E0E" w:rsidRDefault="000B2FF5">
      <w:pPr>
        <w:pStyle w:val="ListParagraph"/>
        <w:numPr>
          <w:ilvl w:val="0"/>
          <w:numId w:val="13"/>
        </w:numPr>
        <w:ind w:left="567" w:hanging="207"/>
        <w:rPr>
          <w:rFonts w:ascii="Avenir Next Condensed" w:hAnsi="Avenir Next Condensed"/>
          <w:sz w:val="20"/>
          <w:szCs w:val="20"/>
        </w:rPr>
      </w:pPr>
      <w:r>
        <w:rPr>
          <w:rFonts w:ascii="Avenir Next Condensed" w:hAnsi="Avenir Next Condensed"/>
          <w:sz w:val="20"/>
          <w:szCs w:val="20"/>
        </w:rPr>
        <w:t>offtake CPs;</w:t>
      </w:r>
    </w:p>
    <w:p w14:paraId="3E2367EA" w14:textId="77777777" w:rsidR="000B2FF5" w:rsidRPr="00455E0E" w:rsidRDefault="000B2FF5">
      <w:pPr>
        <w:pStyle w:val="ListParagraph"/>
        <w:numPr>
          <w:ilvl w:val="0"/>
          <w:numId w:val="13"/>
        </w:numPr>
        <w:ind w:left="567" w:hanging="207"/>
        <w:rPr>
          <w:rFonts w:ascii="Avenir Next Condensed" w:hAnsi="Avenir Next Condensed"/>
          <w:sz w:val="20"/>
          <w:szCs w:val="20"/>
        </w:rPr>
      </w:pPr>
      <w:r>
        <w:rPr>
          <w:rFonts w:ascii="Avenir Next Condensed" w:hAnsi="Avenir Next Condensed"/>
          <w:sz w:val="20"/>
          <w:szCs w:val="20"/>
        </w:rPr>
        <w:t>technology guarantee package;</w:t>
      </w:r>
    </w:p>
    <w:p w14:paraId="6F5643A3" w14:textId="77777777" w:rsidR="000B2FF5" w:rsidRPr="00455E0E" w:rsidRDefault="000B2FF5">
      <w:pPr>
        <w:pStyle w:val="ListParagraph"/>
        <w:numPr>
          <w:ilvl w:val="0"/>
          <w:numId w:val="13"/>
        </w:numPr>
        <w:ind w:left="567" w:hanging="207"/>
        <w:rPr>
          <w:rFonts w:ascii="Avenir Next Condensed" w:hAnsi="Avenir Next Condensed"/>
          <w:sz w:val="20"/>
          <w:szCs w:val="20"/>
        </w:rPr>
      </w:pPr>
      <w:r>
        <w:rPr>
          <w:rFonts w:ascii="Avenir Next Condensed" w:hAnsi="Avenir Next Condensed"/>
          <w:sz w:val="20"/>
          <w:szCs w:val="20"/>
        </w:rPr>
        <w:t>electrolyser / synthesis unit delivery evidence;</w:t>
      </w:r>
    </w:p>
    <w:p w14:paraId="5B6DB6EE" w14:textId="77777777" w:rsidR="000B2FF5" w:rsidRPr="00455E0E" w:rsidRDefault="000B2FF5">
      <w:pPr>
        <w:pStyle w:val="ListParagraph"/>
        <w:numPr>
          <w:ilvl w:val="0"/>
          <w:numId w:val="13"/>
        </w:numPr>
        <w:ind w:left="567" w:hanging="207"/>
        <w:rPr>
          <w:rFonts w:ascii="Avenir Next Condensed" w:hAnsi="Avenir Next Condensed"/>
          <w:sz w:val="20"/>
          <w:szCs w:val="20"/>
        </w:rPr>
      </w:pPr>
      <w:r>
        <w:rPr>
          <w:rFonts w:ascii="Avenir Next Condensed" w:hAnsi="Avenir Next Condensed"/>
          <w:sz w:val="20"/>
          <w:szCs w:val="20"/>
        </w:rPr>
        <w:t>certification body engagement;</w:t>
      </w:r>
    </w:p>
    <w:p w14:paraId="1B0FA5E6" w14:textId="77777777" w:rsidR="000B2FF5" w:rsidRPr="00455E0E" w:rsidRDefault="000B2FF5">
      <w:pPr>
        <w:pStyle w:val="ListParagraph"/>
        <w:numPr>
          <w:ilvl w:val="0"/>
          <w:numId w:val="13"/>
        </w:numPr>
        <w:ind w:left="567" w:hanging="207"/>
        <w:rPr>
          <w:rFonts w:ascii="Avenir Next Condensed" w:hAnsi="Avenir Next Condensed"/>
          <w:sz w:val="20"/>
          <w:szCs w:val="20"/>
        </w:rPr>
      </w:pPr>
      <w:r>
        <w:rPr>
          <w:rFonts w:ascii="Avenir Next Condensed" w:hAnsi="Avenir Next Condensed"/>
          <w:sz w:val="20"/>
          <w:szCs w:val="20"/>
        </w:rPr>
        <w:t>mass-balance / GoO / PoS readiness.</w:t>
      </w:r>
    </w:p>
    <w:p w14:paraId="425C2F70" w14:textId="77777777" w:rsidR="00455E0E" w:rsidRDefault="00455E0E" w:rsidP="00A511FD">
      <w:pPr>
        <w:rPr>
          <w:rFonts w:ascii="Helvetica Neue Medium" w:hAnsi="Helvetica Neue Medium"/>
          <w:sz w:val="20"/>
          <w:szCs w:val="20"/>
        </w:rPr>
        <w:sectPr w:rsidR="00455E0E" w:rsidSect="002E6D29">
          <w:type w:val="continuous"/>
          <w:pgSz w:w="11906" w:h="16838"/>
          <w:pgMar w:top="1080" w:right="1080" w:bottom="1080" w:left="1080" w:header="708" w:footer="708" w:gutter="0"/>
          <w:pgNumType w:chapStyle="1"/>
          <w:cols w:num="2" w:space="192"/>
          <w:docGrid w:linePitch="360"/>
        </w:sectPr>
      </w:pPr>
    </w:p>
    <w:p w14:paraId="34374C0D" w14:textId="42224935" w:rsidR="00517A61" w:rsidRPr="00517A61" w:rsidRDefault="00517A61">
      <w:pPr>
        <w:pStyle w:val="Heading4"/>
        <w:numPr>
          <w:ilvl w:val="2"/>
          <w:numId w:val="14"/>
        </w:numPr>
        <w:spacing w:before="240"/>
      </w:pPr>
      <w:bookmarkStart w:id="176" w:name="_Toc241592204"/>
      <w:r>
        <w:t>Number of accounts - Typically</w:t>
      </w:r>
      <w:bookmarkEnd w:id="176"/>
      <w:r>
        <w:rPr>
          <w:color w:val="000000"/>
        </w:rPr>
        <w:t xml:space="preserve"> </w:t>
      </w:r>
    </w:p>
    <w:p w14:paraId="71ED64BE" w14:textId="77777777" w:rsidR="00517A61" w:rsidRDefault="00517A61" w:rsidP="00517A61">
      <w:pPr>
        <w:ind w:firstLine="720"/>
      </w:pPr>
    </w:p>
    <w:p w14:paraId="5EE635DA" w14:textId="7AF8104C" w:rsidR="00517A61" w:rsidRPr="00A511FD" w:rsidRDefault="00517A61">
      <w:pPr>
        <w:pStyle w:val="ListParagraph"/>
        <w:numPr>
          <w:ilvl w:val="0"/>
          <w:numId w:val="15"/>
        </w:numPr>
      </w:pPr>
      <w:r>
        <w:t>early- development phase (Usually</w:t>
      </w:r>
      <w:r>
        <w:rPr>
          <w:rStyle w:val="apple-converted-space"/>
          <w:rFonts w:ascii="Helvetica Neue Light" w:hAnsi="Helvetica Neue Light"/>
          <w:color w:val="000000"/>
          <w:sz w:val="20"/>
          <w:szCs w:val="20"/>
        </w:rPr>
        <w:t> </w:t>
      </w:r>
      <w:r>
        <w:rPr>
          <w:rStyle w:val="Strong"/>
          <w:rFonts w:ascii="Helvetica Neue Light" w:hAnsi="Helvetica Neue Light"/>
          <w:b w:val="0"/>
          <w:bCs w:val="0"/>
          <w:color w:val="000000"/>
          <w:sz w:val="20"/>
          <w:szCs w:val="20"/>
        </w:rPr>
        <w:t>2–5 accounts</w:t>
      </w:r>
      <w:r>
        <w:rPr>
          <w:rStyle w:val="Strong"/>
          <w:rFonts w:ascii="Helvetica Neue Light" w:hAnsi="Helvetica Neue Light"/>
          <w:color w:val="000000"/>
          <w:sz w:val="20"/>
          <w:szCs w:val="20"/>
        </w:rPr>
        <w:t>)</w:t>
      </w: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2759"/>
        <w:gridCol w:w="4910"/>
      </w:tblGrid>
      <w:tr w:rsidR="00216D5D" w:rsidRPr="00216D5D" w14:paraId="56884DCC" w14:textId="77777777" w:rsidTr="002E6D29">
        <w:trPr>
          <w:tblHeader/>
          <w:tblCellSpacing w:w="15" w:type="dxa"/>
        </w:trPr>
        <w:tc>
          <w:tcPr>
            <w:tcW w:w="0" w:type="auto"/>
            <w:vAlign w:val="center"/>
            <w:hideMark/>
          </w:tcPr>
          <w:p w14:paraId="140D98D7" w14:textId="77777777" w:rsidR="00216D5D" w:rsidRPr="00216D5D" w:rsidRDefault="00216D5D" w:rsidP="00216D5D">
            <w:pPr>
              <w:rPr>
                <w:rFonts w:ascii="Helvetica Neue Light" w:eastAsia="Times New Roman" w:hAnsi="Helvetica Neue Light" w:cs="Times New Roman"/>
                <w:b/>
                <w:bCs/>
                <w:color w:val="000000"/>
                <w:sz w:val="21"/>
                <w:szCs w:val="21"/>
              </w:rPr>
            </w:pPr>
            <w:r>
              <w:rPr>
                <w:rFonts w:ascii="Helvetica Neue Light" w:eastAsia="Times New Roman" w:hAnsi="Helvetica Neue Light" w:cs="Times New Roman"/>
                <w:b/>
                <w:bCs/>
                <w:color w:val="000000"/>
                <w:sz w:val="21"/>
                <w:szCs w:val="21"/>
              </w:rPr>
              <w:t>Account</w:t>
            </w:r>
          </w:p>
        </w:tc>
        <w:tc>
          <w:tcPr>
            <w:tcW w:w="0" w:type="auto"/>
            <w:vAlign w:val="center"/>
            <w:hideMark/>
          </w:tcPr>
          <w:p w14:paraId="68AD2C45" w14:textId="77777777" w:rsidR="00216D5D" w:rsidRPr="00216D5D" w:rsidRDefault="00216D5D" w:rsidP="00216D5D">
            <w:pPr>
              <w:rPr>
                <w:rFonts w:ascii="Helvetica Neue Light" w:eastAsia="Times New Roman" w:hAnsi="Helvetica Neue Light" w:cs="Times New Roman"/>
                <w:b/>
                <w:bCs/>
                <w:color w:val="000000"/>
                <w:sz w:val="21"/>
                <w:szCs w:val="21"/>
              </w:rPr>
            </w:pPr>
            <w:r>
              <w:rPr>
                <w:rFonts w:ascii="Helvetica Neue Light" w:eastAsia="Times New Roman" w:hAnsi="Helvetica Neue Light" w:cs="Times New Roman"/>
                <w:b/>
                <w:bCs/>
                <w:color w:val="000000"/>
                <w:sz w:val="21"/>
                <w:szCs w:val="21"/>
              </w:rPr>
              <w:t>Purpose</w:t>
            </w:r>
          </w:p>
        </w:tc>
      </w:tr>
      <w:tr w:rsidR="00216D5D" w:rsidRPr="00216D5D" w14:paraId="7500E525" w14:textId="77777777" w:rsidTr="002E6D29">
        <w:trPr>
          <w:tblCellSpacing w:w="15" w:type="dxa"/>
        </w:trPr>
        <w:tc>
          <w:tcPr>
            <w:tcW w:w="0" w:type="auto"/>
            <w:vAlign w:val="center"/>
            <w:hideMark/>
          </w:tcPr>
          <w:p w14:paraId="461D792E" w14:textId="77777777" w:rsidR="00216D5D" w:rsidRPr="00216D5D" w:rsidRDefault="00216D5D" w:rsidP="00216D5D">
            <w:pPr>
              <w:rPr>
                <w:rFonts w:ascii="Helvetica Neue Light" w:eastAsia="Times New Roman" w:hAnsi="Helvetica Neue Light" w:cs="Times New Roman"/>
                <w:color w:val="000000"/>
                <w:sz w:val="21"/>
                <w:szCs w:val="21"/>
              </w:rPr>
            </w:pPr>
            <w:r>
              <w:rPr>
                <w:rFonts w:ascii="Helvetica Neue Light" w:eastAsia="Times New Roman" w:hAnsi="Helvetica Neue Light" w:cs="Times New Roman"/>
                <w:color w:val="000000"/>
                <w:sz w:val="21"/>
                <w:szCs w:val="21"/>
              </w:rPr>
              <w:t>Sponsor operating account</w:t>
            </w:r>
          </w:p>
        </w:tc>
        <w:tc>
          <w:tcPr>
            <w:tcW w:w="0" w:type="auto"/>
            <w:vAlign w:val="center"/>
            <w:hideMark/>
          </w:tcPr>
          <w:p w14:paraId="73BEAD07" w14:textId="77777777" w:rsidR="00216D5D" w:rsidRPr="00216D5D" w:rsidRDefault="00216D5D" w:rsidP="00216D5D">
            <w:pPr>
              <w:rPr>
                <w:rFonts w:ascii="Helvetica Neue Light" w:eastAsia="Times New Roman" w:hAnsi="Helvetica Neue Light" w:cs="Times New Roman"/>
                <w:color w:val="000000"/>
                <w:sz w:val="21"/>
                <w:szCs w:val="21"/>
              </w:rPr>
            </w:pPr>
            <w:r>
              <w:rPr>
                <w:rFonts w:ascii="Helvetica Neue Light" w:eastAsia="Times New Roman" w:hAnsi="Helvetica Neue Light" w:cs="Times New Roman"/>
                <w:color w:val="000000"/>
                <w:sz w:val="21"/>
                <w:szCs w:val="21"/>
              </w:rPr>
              <w:t>General development spend</w:t>
            </w:r>
          </w:p>
        </w:tc>
      </w:tr>
      <w:tr w:rsidR="00216D5D" w:rsidRPr="00216D5D" w14:paraId="7702B877" w14:textId="77777777" w:rsidTr="002E6D29">
        <w:trPr>
          <w:tblCellSpacing w:w="15" w:type="dxa"/>
        </w:trPr>
        <w:tc>
          <w:tcPr>
            <w:tcW w:w="0" w:type="auto"/>
            <w:vAlign w:val="center"/>
            <w:hideMark/>
          </w:tcPr>
          <w:p w14:paraId="3E63A32B" w14:textId="77777777" w:rsidR="00216D5D" w:rsidRPr="00216D5D" w:rsidRDefault="00216D5D" w:rsidP="00216D5D">
            <w:pPr>
              <w:rPr>
                <w:rFonts w:ascii="Helvetica Neue Light" w:eastAsia="Times New Roman" w:hAnsi="Helvetica Neue Light" w:cs="Times New Roman"/>
                <w:color w:val="000000"/>
                <w:sz w:val="21"/>
                <w:szCs w:val="21"/>
              </w:rPr>
            </w:pPr>
            <w:r>
              <w:rPr>
                <w:rFonts w:ascii="Helvetica Neue Light" w:eastAsia="Times New Roman" w:hAnsi="Helvetica Neue Light" w:cs="Times New Roman"/>
                <w:color w:val="000000"/>
                <w:sz w:val="21"/>
                <w:szCs w:val="21"/>
              </w:rPr>
              <w:t>Development budget account</w:t>
            </w:r>
          </w:p>
        </w:tc>
        <w:tc>
          <w:tcPr>
            <w:tcW w:w="0" w:type="auto"/>
            <w:vAlign w:val="center"/>
            <w:hideMark/>
          </w:tcPr>
          <w:p w14:paraId="0F7783AA" w14:textId="77777777" w:rsidR="00216D5D" w:rsidRPr="00216D5D" w:rsidRDefault="00216D5D" w:rsidP="00216D5D">
            <w:pPr>
              <w:rPr>
                <w:rFonts w:ascii="Helvetica Neue Light" w:eastAsia="Times New Roman" w:hAnsi="Helvetica Neue Light" w:cs="Times New Roman"/>
                <w:color w:val="000000"/>
                <w:sz w:val="21"/>
                <w:szCs w:val="21"/>
              </w:rPr>
            </w:pPr>
            <w:r>
              <w:rPr>
                <w:rFonts w:ascii="Helvetica Neue Light" w:eastAsia="Times New Roman" w:hAnsi="Helvetica Neue Light" w:cs="Times New Roman"/>
                <w:color w:val="000000"/>
                <w:sz w:val="21"/>
                <w:szCs w:val="21"/>
              </w:rPr>
              <w:t>Controlled spend for FEL / permitting / advisors</w:t>
            </w:r>
          </w:p>
        </w:tc>
      </w:tr>
      <w:tr w:rsidR="00216D5D" w:rsidRPr="00216D5D" w14:paraId="5A33A0CF" w14:textId="77777777" w:rsidTr="002E6D29">
        <w:trPr>
          <w:tblCellSpacing w:w="15" w:type="dxa"/>
        </w:trPr>
        <w:tc>
          <w:tcPr>
            <w:tcW w:w="0" w:type="auto"/>
            <w:vAlign w:val="center"/>
            <w:hideMark/>
          </w:tcPr>
          <w:p w14:paraId="3E6BB7C6" w14:textId="77777777" w:rsidR="00216D5D" w:rsidRPr="00216D5D" w:rsidRDefault="00216D5D" w:rsidP="00216D5D">
            <w:pPr>
              <w:rPr>
                <w:rFonts w:ascii="Helvetica Neue Light" w:eastAsia="Times New Roman" w:hAnsi="Helvetica Neue Light" w:cs="Times New Roman"/>
                <w:color w:val="000000"/>
                <w:sz w:val="21"/>
                <w:szCs w:val="21"/>
              </w:rPr>
            </w:pPr>
            <w:r>
              <w:rPr>
                <w:rFonts w:ascii="Helvetica Neue Light" w:eastAsia="Times New Roman" w:hAnsi="Helvetica Neue Light" w:cs="Times New Roman"/>
                <w:color w:val="000000"/>
                <w:sz w:val="21"/>
                <w:szCs w:val="21"/>
              </w:rPr>
              <w:t>Grant / subsidy account</w:t>
            </w:r>
          </w:p>
        </w:tc>
        <w:tc>
          <w:tcPr>
            <w:tcW w:w="0" w:type="auto"/>
            <w:vAlign w:val="center"/>
            <w:hideMark/>
          </w:tcPr>
          <w:p w14:paraId="4575FB39" w14:textId="77777777" w:rsidR="00216D5D" w:rsidRPr="00216D5D" w:rsidRDefault="00216D5D" w:rsidP="00216D5D">
            <w:pPr>
              <w:rPr>
                <w:rFonts w:ascii="Helvetica Neue Light" w:eastAsia="Times New Roman" w:hAnsi="Helvetica Neue Light" w:cs="Times New Roman"/>
                <w:color w:val="000000"/>
                <w:sz w:val="21"/>
                <w:szCs w:val="21"/>
              </w:rPr>
            </w:pPr>
            <w:r>
              <w:rPr>
                <w:rFonts w:ascii="Helvetica Neue Light" w:eastAsia="Times New Roman" w:hAnsi="Helvetica Neue Light" w:cs="Times New Roman"/>
                <w:color w:val="000000"/>
                <w:sz w:val="21"/>
                <w:szCs w:val="21"/>
              </w:rPr>
              <w:t>If public funding requires segregation</w:t>
            </w:r>
          </w:p>
        </w:tc>
      </w:tr>
      <w:tr w:rsidR="00216D5D" w:rsidRPr="00216D5D" w14:paraId="589BF139" w14:textId="77777777" w:rsidTr="002E6D29">
        <w:trPr>
          <w:tblCellSpacing w:w="15" w:type="dxa"/>
        </w:trPr>
        <w:tc>
          <w:tcPr>
            <w:tcW w:w="0" w:type="auto"/>
            <w:vAlign w:val="center"/>
            <w:hideMark/>
          </w:tcPr>
          <w:p w14:paraId="09ACFCA5" w14:textId="77777777" w:rsidR="00216D5D" w:rsidRPr="00216D5D" w:rsidRDefault="00216D5D" w:rsidP="00216D5D">
            <w:pPr>
              <w:rPr>
                <w:rFonts w:ascii="Helvetica Neue Light" w:eastAsia="Times New Roman" w:hAnsi="Helvetica Neue Light" w:cs="Times New Roman"/>
                <w:color w:val="000000"/>
                <w:sz w:val="21"/>
                <w:szCs w:val="21"/>
              </w:rPr>
            </w:pPr>
            <w:r>
              <w:rPr>
                <w:rFonts w:ascii="Helvetica Neue Light" w:eastAsia="Times New Roman" w:hAnsi="Helvetica Neue Light" w:cs="Times New Roman"/>
                <w:color w:val="000000"/>
                <w:sz w:val="21"/>
                <w:szCs w:val="21"/>
              </w:rPr>
              <w:t>VAT / tax account</w:t>
            </w:r>
          </w:p>
        </w:tc>
        <w:tc>
          <w:tcPr>
            <w:tcW w:w="0" w:type="auto"/>
            <w:vAlign w:val="center"/>
            <w:hideMark/>
          </w:tcPr>
          <w:p w14:paraId="4C64F871" w14:textId="77777777" w:rsidR="00216D5D" w:rsidRPr="00216D5D" w:rsidRDefault="00216D5D" w:rsidP="00216D5D">
            <w:pPr>
              <w:rPr>
                <w:rFonts w:ascii="Helvetica Neue Light" w:eastAsia="Times New Roman" w:hAnsi="Helvetica Neue Light" w:cs="Times New Roman"/>
                <w:color w:val="000000"/>
                <w:sz w:val="21"/>
                <w:szCs w:val="21"/>
              </w:rPr>
            </w:pPr>
            <w:r>
              <w:rPr>
                <w:rFonts w:ascii="Helvetica Neue Light" w:eastAsia="Times New Roman" w:hAnsi="Helvetica Neue Light" w:cs="Times New Roman"/>
                <w:color w:val="000000"/>
                <w:sz w:val="21"/>
                <w:szCs w:val="21"/>
              </w:rPr>
              <w:t>Sometimes separate</w:t>
            </w:r>
          </w:p>
        </w:tc>
      </w:tr>
      <w:tr w:rsidR="00216D5D" w:rsidRPr="00216D5D" w14:paraId="33D30C55" w14:textId="77777777" w:rsidTr="002E6D29">
        <w:trPr>
          <w:tblCellSpacing w:w="15" w:type="dxa"/>
        </w:trPr>
        <w:tc>
          <w:tcPr>
            <w:tcW w:w="0" w:type="auto"/>
            <w:vAlign w:val="center"/>
            <w:hideMark/>
          </w:tcPr>
          <w:p w14:paraId="7182004E" w14:textId="77777777" w:rsidR="00216D5D" w:rsidRPr="00216D5D" w:rsidRDefault="00216D5D" w:rsidP="00216D5D">
            <w:pPr>
              <w:rPr>
                <w:rFonts w:ascii="Helvetica Neue Light" w:eastAsia="Times New Roman" w:hAnsi="Helvetica Neue Light" w:cs="Times New Roman"/>
                <w:color w:val="000000"/>
                <w:sz w:val="21"/>
                <w:szCs w:val="21"/>
              </w:rPr>
            </w:pPr>
            <w:r>
              <w:rPr>
                <w:rFonts w:ascii="Helvetica Neue Light" w:eastAsia="Times New Roman" w:hAnsi="Helvetica Neue Light" w:cs="Times New Roman"/>
                <w:color w:val="000000"/>
                <w:sz w:val="21"/>
                <w:szCs w:val="21"/>
              </w:rPr>
              <w:t>Escrow account</w:t>
            </w:r>
          </w:p>
        </w:tc>
        <w:tc>
          <w:tcPr>
            <w:tcW w:w="0" w:type="auto"/>
            <w:vAlign w:val="center"/>
            <w:hideMark/>
          </w:tcPr>
          <w:p w14:paraId="2352A00E" w14:textId="77777777" w:rsidR="00216D5D" w:rsidRPr="00216D5D" w:rsidRDefault="00216D5D" w:rsidP="00216D5D">
            <w:pPr>
              <w:rPr>
                <w:rFonts w:ascii="Helvetica Neue Light" w:eastAsia="Times New Roman" w:hAnsi="Helvetica Neue Light" w:cs="Times New Roman"/>
                <w:color w:val="000000"/>
                <w:sz w:val="21"/>
                <w:szCs w:val="21"/>
              </w:rPr>
            </w:pPr>
            <w:r>
              <w:rPr>
                <w:rFonts w:ascii="Helvetica Neue Light" w:eastAsia="Times New Roman" w:hAnsi="Helvetica Neue Light" w:cs="Times New Roman"/>
                <w:color w:val="000000"/>
                <w:sz w:val="21"/>
                <w:szCs w:val="21"/>
              </w:rPr>
              <w:t>For option payments, land deposits, security deposits</w:t>
            </w:r>
          </w:p>
        </w:tc>
      </w:tr>
    </w:tbl>
    <w:p w14:paraId="71C800DA" w14:textId="77777777" w:rsidR="00517A61" w:rsidRDefault="00517A61" w:rsidP="00517A61">
      <w:pPr>
        <w:pStyle w:val="ListParagraph"/>
        <w:ind w:left="926"/>
      </w:pPr>
    </w:p>
    <w:p w14:paraId="603F69AE" w14:textId="7187EFB1" w:rsidR="00517A61" w:rsidRPr="00517A61" w:rsidRDefault="00517A61">
      <w:pPr>
        <w:pStyle w:val="ListParagraph"/>
        <w:numPr>
          <w:ilvl w:val="0"/>
          <w:numId w:val="15"/>
        </w:numPr>
      </w:pPr>
      <w:r>
        <w:t>After financial close / construction phase</w:t>
      </w:r>
    </w:p>
    <w:p w14:paraId="3325FB94" w14:textId="77777777" w:rsidR="00A42E0B" w:rsidRDefault="00A42E0B" w:rsidP="00A42E0B">
      <w:r>
        <w:t>the structure exists to enforce the </w:t>
      </w:r>
      <w:r>
        <w:rPr>
          <w:b/>
          <w:bCs/>
        </w:rPr>
        <w:t>cash waterfall</w:t>
      </w:r>
      <w:r>
        <w:t>. Project finance structures commonly use contractual and mechanical cash waterfalls where project cash is applied first to operating/supply costs, then debt service, reserve funding, and only later distributions.</w:t>
      </w: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3359"/>
        <w:gridCol w:w="3357"/>
      </w:tblGrid>
      <w:tr w:rsidR="00A42E0B" w:rsidRPr="00A42E0B" w14:paraId="009986A7" w14:textId="77777777" w:rsidTr="002E6D29">
        <w:trPr>
          <w:tblHeader/>
          <w:tblCellSpacing w:w="15" w:type="dxa"/>
        </w:trPr>
        <w:tc>
          <w:tcPr>
            <w:tcW w:w="0" w:type="auto"/>
            <w:vAlign w:val="center"/>
            <w:hideMark/>
          </w:tcPr>
          <w:p w14:paraId="53313062" w14:textId="77777777" w:rsidR="00A42E0B" w:rsidRPr="00A42E0B" w:rsidRDefault="00A42E0B" w:rsidP="00A42E0B">
            <w:pPr>
              <w:rPr>
                <w:rFonts w:ascii="HELVETICA NEUE CONDENSED" w:eastAsia="Times New Roman" w:hAnsi="HELVETICA NEUE CONDENSED" w:cs="Times New Roman"/>
                <w:b/>
                <w:bCs/>
                <w:color w:val="000000"/>
                <w:sz w:val="21"/>
                <w:szCs w:val="21"/>
              </w:rPr>
            </w:pPr>
            <w:r>
              <w:rPr>
                <w:rFonts w:ascii="HELVETICA NEUE CONDENSED" w:eastAsia="Times New Roman" w:hAnsi="HELVETICA NEUE CONDENSED" w:cs="Times New Roman"/>
                <w:b/>
                <w:bCs/>
                <w:color w:val="000000"/>
                <w:sz w:val="21"/>
                <w:szCs w:val="21"/>
              </w:rPr>
              <w:t>Account</w:t>
            </w:r>
          </w:p>
        </w:tc>
        <w:tc>
          <w:tcPr>
            <w:tcW w:w="0" w:type="auto"/>
            <w:vAlign w:val="center"/>
            <w:hideMark/>
          </w:tcPr>
          <w:p w14:paraId="211A14B7" w14:textId="77777777" w:rsidR="00A42E0B" w:rsidRPr="00A42E0B" w:rsidRDefault="00A42E0B" w:rsidP="00A42E0B">
            <w:pPr>
              <w:rPr>
                <w:rFonts w:ascii="HELVETICA NEUE CONDENSED" w:eastAsia="Times New Roman" w:hAnsi="HELVETICA NEUE CONDENSED" w:cs="Times New Roman"/>
                <w:b/>
                <w:bCs/>
                <w:color w:val="000000"/>
                <w:sz w:val="21"/>
                <w:szCs w:val="21"/>
              </w:rPr>
            </w:pPr>
            <w:r>
              <w:rPr>
                <w:rFonts w:ascii="HELVETICA NEUE CONDENSED" w:eastAsia="Times New Roman" w:hAnsi="HELVETICA NEUE CONDENSED" w:cs="Times New Roman"/>
                <w:b/>
                <w:bCs/>
                <w:color w:val="000000"/>
                <w:sz w:val="21"/>
                <w:szCs w:val="21"/>
              </w:rPr>
              <w:t>Purpose</w:t>
            </w:r>
          </w:p>
        </w:tc>
      </w:tr>
      <w:tr w:rsidR="00A42E0B" w:rsidRPr="00A42E0B" w14:paraId="0537B0C6" w14:textId="77777777" w:rsidTr="002E6D29">
        <w:trPr>
          <w:tblCellSpacing w:w="15" w:type="dxa"/>
        </w:trPr>
        <w:tc>
          <w:tcPr>
            <w:tcW w:w="0" w:type="auto"/>
            <w:vAlign w:val="center"/>
            <w:hideMark/>
          </w:tcPr>
          <w:p w14:paraId="1CCF63CD"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Equity proceeds account</w:t>
            </w:r>
          </w:p>
        </w:tc>
        <w:tc>
          <w:tcPr>
            <w:tcW w:w="0" w:type="auto"/>
            <w:vAlign w:val="center"/>
            <w:hideMark/>
          </w:tcPr>
          <w:p w14:paraId="5B346C9D"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Sponsor equity contributions</w:t>
            </w:r>
          </w:p>
        </w:tc>
      </w:tr>
      <w:tr w:rsidR="00A42E0B" w:rsidRPr="00A42E0B" w14:paraId="123AAEC2" w14:textId="77777777" w:rsidTr="002E6D29">
        <w:trPr>
          <w:tblCellSpacing w:w="15" w:type="dxa"/>
        </w:trPr>
        <w:tc>
          <w:tcPr>
            <w:tcW w:w="0" w:type="auto"/>
            <w:vAlign w:val="center"/>
            <w:hideMark/>
          </w:tcPr>
          <w:p w14:paraId="44853CC0"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Debt proceeds / construction account</w:t>
            </w:r>
          </w:p>
        </w:tc>
        <w:tc>
          <w:tcPr>
            <w:tcW w:w="0" w:type="auto"/>
            <w:vAlign w:val="center"/>
            <w:hideMark/>
          </w:tcPr>
          <w:p w14:paraId="46785AA8"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Senior debt drawdowns</w:t>
            </w:r>
          </w:p>
        </w:tc>
      </w:tr>
      <w:tr w:rsidR="00A42E0B" w:rsidRPr="00A42E0B" w14:paraId="284FC4BC" w14:textId="77777777" w:rsidTr="002E6D29">
        <w:trPr>
          <w:tblCellSpacing w:w="15" w:type="dxa"/>
        </w:trPr>
        <w:tc>
          <w:tcPr>
            <w:tcW w:w="0" w:type="auto"/>
            <w:vAlign w:val="center"/>
            <w:hideMark/>
          </w:tcPr>
          <w:p w14:paraId="704F0624"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Project disbursement account</w:t>
            </w:r>
          </w:p>
        </w:tc>
        <w:tc>
          <w:tcPr>
            <w:tcW w:w="0" w:type="auto"/>
            <w:vAlign w:val="center"/>
            <w:hideMark/>
          </w:tcPr>
          <w:p w14:paraId="22AB7FBA"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EPC, equipment, land, owner’s costs</w:t>
            </w:r>
          </w:p>
        </w:tc>
      </w:tr>
      <w:tr w:rsidR="00A42E0B" w:rsidRPr="00A42E0B" w14:paraId="08469195" w14:textId="77777777" w:rsidTr="002E6D29">
        <w:trPr>
          <w:tblCellSpacing w:w="15" w:type="dxa"/>
        </w:trPr>
        <w:tc>
          <w:tcPr>
            <w:tcW w:w="0" w:type="auto"/>
            <w:vAlign w:val="center"/>
            <w:hideMark/>
          </w:tcPr>
          <w:p w14:paraId="173B22B0"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Opex / project operating account</w:t>
            </w:r>
          </w:p>
        </w:tc>
        <w:tc>
          <w:tcPr>
            <w:tcW w:w="0" w:type="auto"/>
            <w:vAlign w:val="center"/>
            <w:hideMark/>
          </w:tcPr>
          <w:p w14:paraId="52AE6ADD"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Running project costs</w:t>
            </w:r>
          </w:p>
        </w:tc>
      </w:tr>
      <w:tr w:rsidR="00A42E0B" w:rsidRPr="00A42E0B" w14:paraId="3FA4ADB1" w14:textId="77777777" w:rsidTr="002E6D29">
        <w:trPr>
          <w:tblCellSpacing w:w="15" w:type="dxa"/>
        </w:trPr>
        <w:tc>
          <w:tcPr>
            <w:tcW w:w="0" w:type="auto"/>
            <w:vAlign w:val="center"/>
            <w:hideMark/>
          </w:tcPr>
          <w:p w14:paraId="164BA6D2"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Revenue / collection account</w:t>
            </w:r>
          </w:p>
        </w:tc>
        <w:tc>
          <w:tcPr>
            <w:tcW w:w="0" w:type="auto"/>
            <w:vAlign w:val="center"/>
            <w:hideMark/>
          </w:tcPr>
          <w:p w14:paraId="6F4B87C6"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Offtake revenues post-COD</w:t>
            </w:r>
          </w:p>
        </w:tc>
      </w:tr>
      <w:tr w:rsidR="00A42E0B" w:rsidRPr="00A42E0B" w14:paraId="1B344F9C" w14:textId="77777777" w:rsidTr="002E6D29">
        <w:trPr>
          <w:tblCellSpacing w:w="15" w:type="dxa"/>
        </w:trPr>
        <w:tc>
          <w:tcPr>
            <w:tcW w:w="0" w:type="auto"/>
            <w:vAlign w:val="center"/>
            <w:hideMark/>
          </w:tcPr>
          <w:p w14:paraId="2BA83565"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DSRA</w:t>
            </w:r>
          </w:p>
        </w:tc>
        <w:tc>
          <w:tcPr>
            <w:tcW w:w="0" w:type="auto"/>
            <w:vAlign w:val="center"/>
            <w:hideMark/>
          </w:tcPr>
          <w:p w14:paraId="6F153237"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Debt service reserve account</w:t>
            </w:r>
          </w:p>
        </w:tc>
      </w:tr>
      <w:tr w:rsidR="00A42E0B" w:rsidRPr="00A42E0B" w14:paraId="16D4A3E7" w14:textId="77777777" w:rsidTr="002E6D29">
        <w:trPr>
          <w:tblCellSpacing w:w="15" w:type="dxa"/>
        </w:trPr>
        <w:tc>
          <w:tcPr>
            <w:tcW w:w="0" w:type="auto"/>
            <w:vAlign w:val="center"/>
            <w:hideMark/>
          </w:tcPr>
          <w:p w14:paraId="40DECF3D"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Major maintenance reserve account</w:t>
            </w:r>
          </w:p>
        </w:tc>
        <w:tc>
          <w:tcPr>
            <w:tcW w:w="0" w:type="auto"/>
            <w:vAlign w:val="center"/>
            <w:hideMark/>
          </w:tcPr>
          <w:p w14:paraId="3EC14082"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Large future maintenance items</w:t>
            </w:r>
          </w:p>
        </w:tc>
      </w:tr>
      <w:tr w:rsidR="00A42E0B" w:rsidRPr="00A42E0B" w14:paraId="12D27528" w14:textId="77777777" w:rsidTr="002E6D29">
        <w:trPr>
          <w:tblCellSpacing w:w="15" w:type="dxa"/>
        </w:trPr>
        <w:tc>
          <w:tcPr>
            <w:tcW w:w="0" w:type="auto"/>
            <w:vAlign w:val="center"/>
            <w:hideMark/>
          </w:tcPr>
          <w:p w14:paraId="76A0A53D"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Tax / VAT account</w:t>
            </w:r>
          </w:p>
        </w:tc>
        <w:tc>
          <w:tcPr>
            <w:tcW w:w="0" w:type="auto"/>
            <w:vAlign w:val="center"/>
            <w:hideMark/>
          </w:tcPr>
          <w:p w14:paraId="0BF00A94"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Tax and recoverable VAT handling</w:t>
            </w:r>
          </w:p>
        </w:tc>
      </w:tr>
      <w:tr w:rsidR="00A42E0B" w:rsidRPr="00A42E0B" w14:paraId="52E155B1" w14:textId="77777777" w:rsidTr="002E6D29">
        <w:trPr>
          <w:tblCellSpacing w:w="15" w:type="dxa"/>
        </w:trPr>
        <w:tc>
          <w:tcPr>
            <w:tcW w:w="0" w:type="auto"/>
            <w:vAlign w:val="center"/>
            <w:hideMark/>
          </w:tcPr>
          <w:p w14:paraId="2EE54B83"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Insurance proceeds account</w:t>
            </w:r>
          </w:p>
        </w:tc>
        <w:tc>
          <w:tcPr>
            <w:tcW w:w="0" w:type="auto"/>
            <w:vAlign w:val="center"/>
            <w:hideMark/>
          </w:tcPr>
          <w:p w14:paraId="2D8E9B1C"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Insurance claim proceeds</w:t>
            </w:r>
          </w:p>
        </w:tc>
      </w:tr>
      <w:tr w:rsidR="00A42E0B" w:rsidRPr="00A42E0B" w14:paraId="40FD1C43" w14:textId="77777777" w:rsidTr="002E6D29">
        <w:trPr>
          <w:tblCellSpacing w:w="15" w:type="dxa"/>
        </w:trPr>
        <w:tc>
          <w:tcPr>
            <w:tcW w:w="0" w:type="auto"/>
            <w:vAlign w:val="center"/>
            <w:hideMark/>
          </w:tcPr>
          <w:p w14:paraId="29A13CF2"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Compensation / liquidated damages account</w:t>
            </w:r>
          </w:p>
        </w:tc>
        <w:tc>
          <w:tcPr>
            <w:tcW w:w="0" w:type="auto"/>
            <w:vAlign w:val="center"/>
            <w:hideMark/>
          </w:tcPr>
          <w:p w14:paraId="29ABDAFE"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EPC LDs, delay damages</w:t>
            </w:r>
          </w:p>
        </w:tc>
      </w:tr>
      <w:tr w:rsidR="00A42E0B" w:rsidRPr="00A42E0B" w14:paraId="67951092" w14:textId="77777777" w:rsidTr="002E6D29">
        <w:trPr>
          <w:tblCellSpacing w:w="15" w:type="dxa"/>
        </w:trPr>
        <w:tc>
          <w:tcPr>
            <w:tcW w:w="0" w:type="auto"/>
            <w:vAlign w:val="center"/>
            <w:hideMark/>
          </w:tcPr>
          <w:p w14:paraId="493215F3"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Distribution account</w:t>
            </w:r>
          </w:p>
        </w:tc>
        <w:tc>
          <w:tcPr>
            <w:tcW w:w="0" w:type="auto"/>
            <w:vAlign w:val="center"/>
            <w:hideMark/>
          </w:tcPr>
          <w:p w14:paraId="2180DC6D"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Cash available to shareholders</w:t>
            </w:r>
          </w:p>
        </w:tc>
      </w:tr>
      <w:tr w:rsidR="00A42E0B" w:rsidRPr="00A42E0B" w14:paraId="589CD763" w14:textId="77777777" w:rsidTr="002E6D29">
        <w:trPr>
          <w:tblCellSpacing w:w="15" w:type="dxa"/>
        </w:trPr>
        <w:tc>
          <w:tcPr>
            <w:tcW w:w="0" w:type="auto"/>
            <w:vAlign w:val="center"/>
            <w:hideMark/>
          </w:tcPr>
          <w:p w14:paraId="5CA99C1C"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Distribution lock-up / suspense account</w:t>
            </w:r>
          </w:p>
        </w:tc>
        <w:tc>
          <w:tcPr>
            <w:tcW w:w="0" w:type="auto"/>
            <w:vAlign w:val="center"/>
            <w:hideMark/>
          </w:tcPr>
          <w:p w14:paraId="71D6CDAA"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Cash trapped if covenant tests fail</w:t>
            </w:r>
          </w:p>
        </w:tc>
      </w:tr>
      <w:tr w:rsidR="00A42E0B" w:rsidRPr="00A42E0B" w14:paraId="286349AE" w14:textId="77777777" w:rsidTr="002E6D29">
        <w:trPr>
          <w:tblCellSpacing w:w="15" w:type="dxa"/>
        </w:trPr>
        <w:tc>
          <w:tcPr>
            <w:tcW w:w="0" w:type="auto"/>
            <w:vAlign w:val="center"/>
            <w:hideMark/>
          </w:tcPr>
          <w:p w14:paraId="13FFC8B5"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Decommissioning / restoration reserve</w:t>
            </w:r>
          </w:p>
        </w:tc>
        <w:tc>
          <w:tcPr>
            <w:tcW w:w="0" w:type="auto"/>
            <w:vAlign w:val="center"/>
            <w:hideMark/>
          </w:tcPr>
          <w:p w14:paraId="56C39621"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Sometimes required by lenders or regulators</w:t>
            </w:r>
          </w:p>
        </w:tc>
      </w:tr>
      <w:tr w:rsidR="00A42E0B" w:rsidRPr="00A42E0B" w14:paraId="74EEAC55" w14:textId="77777777" w:rsidTr="002E6D29">
        <w:trPr>
          <w:tblCellSpacing w:w="15" w:type="dxa"/>
        </w:trPr>
        <w:tc>
          <w:tcPr>
            <w:tcW w:w="0" w:type="auto"/>
            <w:vAlign w:val="center"/>
            <w:hideMark/>
          </w:tcPr>
          <w:p w14:paraId="040E5BF3"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Grant / designated account</w:t>
            </w:r>
          </w:p>
        </w:tc>
        <w:tc>
          <w:tcPr>
            <w:tcW w:w="0" w:type="auto"/>
            <w:vAlign w:val="center"/>
            <w:hideMark/>
          </w:tcPr>
          <w:p w14:paraId="35EA348C"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If required by public agency or DFI</w:t>
            </w:r>
          </w:p>
        </w:tc>
      </w:tr>
      <w:tr w:rsidR="00A42E0B" w:rsidRPr="00A42E0B" w14:paraId="1E7EDD83" w14:textId="77777777" w:rsidTr="002E6D29">
        <w:trPr>
          <w:tblCellSpacing w:w="15" w:type="dxa"/>
        </w:trPr>
        <w:tc>
          <w:tcPr>
            <w:tcW w:w="0" w:type="auto"/>
            <w:vAlign w:val="center"/>
            <w:hideMark/>
          </w:tcPr>
          <w:p w14:paraId="0356320B"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FX / hedging collateral account</w:t>
            </w:r>
          </w:p>
        </w:tc>
        <w:tc>
          <w:tcPr>
            <w:tcW w:w="0" w:type="auto"/>
            <w:vAlign w:val="center"/>
            <w:hideMark/>
          </w:tcPr>
          <w:p w14:paraId="1CCA7889" w14:textId="77777777" w:rsidR="00A42E0B" w:rsidRPr="00A42E0B" w:rsidRDefault="00A42E0B" w:rsidP="00A42E0B">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If the project has currency/hedging exposure</w:t>
            </w:r>
          </w:p>
        </w:tc>
      </w:tr>
    </w:tbl>
    <w:p w14:paraId="0404B7D8" w14:textId="77777777" w:rsidR="006347A7" w:rsidRDefault="006347A7" w:rsidP="006347A7"/>
    <w:p w14:paraId="440D975C" w14:textId="02AF7070" w:rsidR="006347A7" w:rsidRDefault="00517A61" w:rsidP="00517A61">
      <w:pPr>
        <w:pStyle w:val="Heading5"/>
        <w:ind w:left="360" w:firstLine="360"/>
      </w:pPr>
      <w:r>
        <w:t xml:space="preserve">4.1.4  Expected result for each Client segment  </w:t>
      </w:r>
    </w:p>
    <w:p w14:paraId="58747F9C" w14:textId="4DA691E3" w:rsidR="006347A7" w:rsidRDefault="006347A7" w:rsidP="003E4416">
      <w:r>
        <w:t xml:space="preserve"> Bank, DFI, government agency, sponsor, mezzanine lender, grant provider do</w:t>
      </w:r>
      <w:r>
        <w:rPr>
          <w:rStyle w:val="apple-converted-space"/>
          <w:color w:val="000000"/>
        </w:rPr>
        <w:t> </w:t>
      </w:r>
      <w:r>
        <w:rPr>
          <w:rStyle w:val="Strong"/>
          <w:color w:val="000000"/>
        </w:rPr>
        <w:t>not</w:t>
      </w:r>
      <w:r>
        <w:rPr>
          <w:rStyle w:val="apple-converted-space"/>
          <w:color w:val="000000"/>
        </w:rPr>
        <w:t> </w:t>
      </w:r>
      <w:r>
        <w:t>normally receive “its own project account” in the sense of controlling a private pot of money inside the SPV.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7636"/>
      </w:tblGrid>
      <w:tr w:rsidR="006347A7" w:rsidRPr="006347A7" w14:paraId="03AEAE90" w14:textId="77777777">
        <w:trPr>
          <w:tblHeader/>
          <w:tblCellSpacing w:w="15" w:type="dxa"/>
        </w:trPr>
        <w:tc>
          <w:tcPr>
            <w:tcW w:w="0" w:type="auto"/>
            <w:vAlign w:val="center"/>
            <w:hideMark/>
          </w:tcPr>
          <w:p w14:paraId="08505FB0" w14:textId="77777777" w:rsidR="006347A7" w:rsidRPr="006347A7" w:rsidRDefault="006347A7" w:rsidP="006347A7">
            <w:pPr>
              <w:rPr>
                <w:rFonts w:ascii="Avenir Next Condensed" w:eastAsia="Times New Roman" w:hAnsi="Avenir Next Condensed" w:cs="Times New Roman"/>
                <w:b/>
                <w:bCs/>
                <w:color w:val="000000"/>
                <w:sz w:val="21"/>
                <w:szCs w:val="21"/>
              </w:rPr>
            </w:pPr>
            <w:r>
              <w:rPr>
                <w:rFonts w:ascii="Avenir Next Condensed" w:eastAsia="Times New Roman" w:hAnsi="Avenir Next Condensed" w:cs="Times New Roman"/>
                <w:b/>
                <w:bCs/>
                <w:color w:val="000000"/>
                <w:sz w:val="21"/>
                <w:szCs w:val="21"/>
              </w:rPr>
              <w:t>Investor / funder</w:t>
            </w:r>
          </w:p>
        </w:tc>
        <w:tc>
          <w:tcPr>
            <w:tcW w:w="0" w:type="auto"/>
            <w:vAlign w:val="center"/>
            <w:hideMark/>
          </w:tcPr>
          <w:p w14:paraId="0E739884" w14:textId="77777777" w:rsidR="006347A7" w:rsidRPr="006347A7" w:rsidRDefault="006347A7" w:rsidP="006347A7">
            <w:pPr>
              <w:rPr>
                <w:rFonts w:ascii="Avenir Next Condensed" w:eastAsia="Times New Roman" w:hAnsi="Avenir Next Condensed" w:cs="Times New Roman"/>
                <w:b/>
                <w:bCs/>
                <w:color w:val="000000"/>
                <w:sz w:val="21"/>
                <w:szCs w:val="21"/>
              </w:rPr>
            </w:pPr>
            <w:r>
              <w:rPr>
                <w:rFonts w:ascii="Avenir Next Condensed" w:eastAsia="Times New Roman" w:hAnsi="Avenir Next Condensed" w:cs="Times New Roman"/>
                <w:b/>
                <w:bCs/>
                <w:color w:val="000000"/>
                <w:sz w:val="21"/>
                <w:szCs w:val="21"/>
              </w:rPr>
              <w:t>What they usually get</w:t>
            </w:r>
          </w:p>
        </w:tc>
      </w:tr>
      <w:tr w:rsidR="006347A7" w:rsidRPr="006347A7" w14:paraId="1A0E4F92" w14:textId="77777777">
        <w:trPr>
          <w:tblCellSpacing w:w="15" w:type="dxa"/>
        </w:trPr>
        <w:tc>
          <w:tcPr>
            <w:tcW w:w="0" w:type="auto"/>
            <w:vAlign w:val="center"/>
            <w:hideMark/>
          </w:tcPr>
          <w:p w14:paraId="5F6B7D0A" w14:textId="77777777" w:rsidR="006347A7" w:rsidRPr="006347A7" w:rsidRDefault="006347A7" w:rsidP="006347A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Senior lenders</w:t>
            </w:r>
          </w:p>
        </w:tc>
        <w:tc>
          <w:tcPr>
            <w:tcW w:w="0" w:type="auto"/>
            <w:vAlign w:val="center"/>
            <w:hideMark/>
          </w:tcPr>
          <w:p w14:paraId="39A8C159" w14:textId="77777777" w:rsidR="006347A7" w:rsidRPr="006347A7" w:rsidRDefault="006347A7" w:rsidP="006347A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Security over project accounts, draw approval rights, cash sweep rights, covenant control</w:t>
            </w:r>
          </w:p>
        </w:tc>
      </w:tr>
      <w:tr w:rsidR="006347A7" w:rsidRPr="006347A7" w14:paraId="198D23F3" w14:textId="77777777">
        <w:trPr>
          <w:tblCellSpacing w:w="15" w:type="dxa"/>
        </w:trPr>
        <w:tc>
          <w:tcPr>
            <w:tcW w:w="0" w:type="auto"/>
            <w:vAlign w:val="center"/>
            <w:hideMark/>
          </w:tcPr>
          <w:p w14:paraId="320F5E85" w14:textId="77777777" w:rsidR="006347A7" w:rsidRPr="006347A7" w:rsidRDefault="006347A7" w:rsidP="006347A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DFI / ECA</w:t>
            </w:r>
          </w:p>
        </w:tc>
        <w:tc>
          <w:tcPr>
            <w:tcW w:w="0" w:type="auto"/>
            <w:vAlign w:val="center"/>
            <w:hideMark/>
          </w:tcPr>
          <w:p w14:paraId="12A9DCED" w14:textId="77777777" w:rsidR="006347A7" w:rsidRPr="006347A7" w:rsidRDefault="006347A7" w:rsidP="006347A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Eligible-cost controls, environmental/social CPs, procurement rules, monitoring rights</w:t>
            </w:r>
          </w:p>
        </w:tc>
      </w:tr>
      <w:tr w:rsidR="006347A7" w:rsidRPr="006347A7" w14:paraId="6060567C" w14:textId="77777777">
        <w:trPr>
          <w:tblCellSpacing w:w="15" w:type="dxa"/>
        </w:trPr>
        <w:tc>
          <w:tcPr>
            <w:tcW w:w="0" w:type="auto"/>
            <w:vAlign w:val="center"/>
            <w:hideMark/>
          </w:tcPr>
          <w:p w14:paraId="56A8EF6D" w14:textId="77777777" w:rsidR="006347A7" w:rsidRPr="006347A7" w:rsidRDefault="006347A7" w:rsidP="006347A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Government grant agency</w:t>
            </w:r>
          </w:p>
        </w:tc>
        <w:tc>
          <w:tcPr>
            <w:tcW w:w="0" w:type="auto"/>
            <w:vAlign w:val="center"/>
            <w:hideMark/>
          </w:tcPr>
          <w:p w14:paraId="29F613BF" w14:textId="77777777" w:rsidR="006347A7" w:rsidRPr="006347A7" w:rsidRDefault="006347A7" w:rsidP="006347A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Dedicated grant account or designated account if required, claim documentation, milestone verification</w:t>
            </w:r>
          </w:p>
        </w:tc>
      </w:tr>
      <w:tr w:rsidR="006347A7" w:rsidRPr="006347A7" w14:paraId="5E49B272" w14:textId="77777777">
        <w:trPr>
          <w:tblCellSpacing w:w="15" w:type="dxa"/>
        </w:trPr>
        <w:tc>
          <w:tcPr>
            <w:tcW w:w="0" w:type="auto"/>
            <w:vAlign w:val="center"/>
            <w:hideMark/>
          </w:tcPr>
          <w:p w14:paraId="6AE2B38D" w14:textId="77777777" w:rsidR="006347A7" w:rsidRPr="006347A7" w:rsidRDefault="006347A7" w:rsidP="006347A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Sponsor equity</w:t>
            </w:r>
          </w:p>
        </w:tc>
        <w:tc>
          <w:tcPr>
            <w:tcW w:w="0" w:type="auto"/>
            <w:vAlign w:val="center"/>
            <w:hideMark/>
          </w:tcPr>
          <w:p w14:paraId="160F26A1" w14:textId="77777777" w:rsidR="006347A7" w:rsidRPr="006347A7" w:rsidRDefault="006347A7" w:rsidP="006347A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Equity commitment obligation, capital call process, shareholder loan/equity ledger</w:t>
            </w:r>
          </w:p>
        </w:tc>
      </w:tr>
      <w:tr w:rsidR="006347A7" w:rsidRPr="006347A7" w14:paraId="1C504A09" w14:textId="77777777">
        <w:trPr>
          <w:tblCellSpacing w:w="15" w:type="dxa"/>
        </w:trPr>
        <w:tc>
          <w:tcPr>
            <w:tcW w:w="0" w:type="auto"/>
            <w:vAlign w:val="center"/>
            <w:hideMark/>
          </w:tcPr>
          <w:p w14:paraId="4C4FB5F3" w14:textId="77777777" w:rsidR="006347A7" w:rsidRPr="006347A7" w:rsidRDefault="006347A7" w:rsidP="006347A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Mezzanine lender</w:t>
            </w:r>
          </w:p>
        </w:tc>
        <w:tc>
          <w:tcPr>
            <w:tcW w:w="0" w:type="auto"/>
            <w:vAlign w:val="center"/>
            <w:hideMark/>
          </w:tcPr>
          <w:p w14:paraId="290412C1" w14:textId="77777777" w:rsidR="006347A7" w:rsidRPr="006347A7" w:rsidRDefault="006347A7" w:rsidP="006347A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Subordinated payment rights, intercreditor agreement, restricted payment logic</w:t>
            </w:r>
          </w:p>
        </w:tc>
      </w:tr>
      <w:tr w:rsidR="006347A7" w:rsidRPr="006347A7" w14:paraId="73C4AB58" w14:textId="77777777">
        <w:trPr>
          <w:tblCellSpacing w:w="15" w:type="dxa"/>
        </w:trPr>
        <w:tc>
          <w:tcPr>
            <w:tcW w:w="0" w:type="auto"/>
            <w:vAlign w:val="center"/>
            <w:hideMark/>
          </w:tcPr>
          <w:p w14:paraId="4F34FF87" w14:textId="77777777" w:rsidR="006347A7" w:rsidRPr="006347A7" w:rsidRDefault="006347A7" w:rsidP="006347A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Equipment lessor</w:t>
            </w:r>
          </w:p>
        </w:tc>
        <w:tc>
          <w:tcPr>
            <w:tcW w:w="0" w:type="auto"/>
            <w:vAlign w:val="center"/>
            <w:hideMark/>
          </w:tcPr>
          <w:p w14:paraId="3F3BCA17" w14:textId="77777777" w:rsidR="006347A7" w:rsidRPr="006347A7" w:rsidRDefault="006347A7" w:rsidP="006347A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Lease payment account or direct payment mechanics</w:t>
            </w:r>
          </w:p>
        </w:tc>
      </w:tr>
      <w:tr w:rsidR="006347A7" w:rsidRPr="006347A7" w14:paraId="2EFDCADF" w14:textId="77777777">
        <w:trPr>
          <w:tblCellSpacing w:w="15" w:type="dxa"/>
        </w:trPr>
        <w:tc>
          <w:tcPr>
            <w:tcW w:w="0" w:type="auto"/>
            <w:vAlign w:val="center"/>
            <w:hideMark/>
          </w:tcPr>
          <w:p w14:paraId="5AEE4AC0" w14:textId="77777777" w:rsidR="006347A7" w:rsidRPr="006347A7" w:rsidRDefault="006347A7" w:rsidP="006347A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lastRenderedPageBreak/>
              <w:t>EPC contractor</w:t>
            </w:r>
          </w:p>
        </w:tc>
        <w:tc>
          <w:tcPr>
            <w:tcW w:w="0" w:type="auto"/>
            <w:vAlign w:val="center"/>
            <w:hideMark/>
          </w:tcPr>
          <w:p w14:paraId="02B6844A" w14:textId="77777777" w:rsidR="006347A7" w:rsidRPr="006347A7" w:rsidRDefault="006347A7" w:rsidP="006347A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Payment certificates, direct payment from construction account, retention logic</w:t>
            </w:r>
          </w:p>
        </w:tc>
      </w:tr>
      <w:tr w:rsidR="006347A7" w:rsidRPr="006347A7" w14:paraId="5DE89D8E" w14:textId="77777777">
        <w:trPr>
          <w:tblCellSpacing w:w="15" w:type="dxa"/>
        </w:trPr>
        <w:tc>
          <w:tcPr>
            <w:tcW w:w="0" w:type="auto"/>
            <w:vAlign w:val="center"/>
            <w:hideMark/>
          </w:tcPr>
          <w:p w14:paraId="595CAB7F" w14:textId="77777777" w:rsidR="006347A7" w:rsidRPr="006347A7" w:rsidRDefault="006347A7" w:rsidP="006347A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Offtaker</w:t>
            </w:r>
          </w:p>
        </w:tc>
        <w:tc>
          <w:tcPr>
            <w:tcW w:w="0" w:type="auto"/>
            <w:vAlign w:val="center"/>
            <w:hideMark/>
          </w:tcPr>
          <w:p w14:paraId="532C19DA" w14:textId="77777777" w:rsidR="006347A7" w:rsidRPr="006347A7" w:rsidRDefault="006347A7" w:rsidP="006347A7">
            <w:pPr>
              <w:rPr>
                <w:rFonts w:ascii="Avenir Next Condensed" w:eastAsia="Times New Roman" w:hAnsi="Avenir Next Condensed" w:cs="Times New Roman"/>
                <w:color w:val="000000"/>
                <w:sz w:val="21"/>
                <w:szCs w:val="21"/>
              </w:rPr>
            </w:pPr>
            <w:r>
              <w:rPr>
                <w:rFonts w:ascii="Avenir Next Condensed" w:eastAsia="Times New Roman" w:hAnsi="Avenir Next Condensed" w:cs="Times New Roman"/>
                <w:color w:val="000000"/>
                <w:sz w:val="21"/>
                <w:szCs w:val="21"/>
              </w:rPr>
              <w:t>Sometimes payment into collection account, LC/security support, step-in or assignment rights</w:t>
            </w:r>
          </w:p>
        </w:tc>
      </w:tr>
    </w:tbl>
    <w:p w14:paraId="23D293CE" w14:textId="790DCC04" w:rsidR="003E4416" w:rsidRDefault="00402F5E" w:rsidP="00402F5E">
      <w:pPr>
        <w:pStyle w:val="Heading3"/>
      </w:pPr>
      <w:bookmarkStart w:id="177" w:name="_Toc241592205"/>
      <w:r>
        <w:t>4.2 Different investors -  Different disbursement practices</w:t>
      </w:r>
      <w:bookmarkEnd w:id="177"/>
    </w:p>
    <w:p w14:paraId="607CFF4E" w14:textId="77777777" w:rsidR="00512DD5" w:rsidRDefault="00512DD5" w:rsidP="002E6D29">
      <w:pPr>
        <w:ind w:left="720"/>
        <w:rPr>
          <w:rFonts w:ascii="Avenir Next Condensed" w:hAnsi="Avenir Next Condensed"/>
        </w:rPr>
      </w:pPr>
      <w:r>
        <w:rPr>
          <w:rFonts w:ascii="Avenir Next Condensed" w:hAnsi="Avenir Next Condensed"/>
        </w:rPr>
        <w:t>Senior banks</w:t>
      </w:r>
      <w:r>
        <w:rPr>
          <w:rFonts w:ascii="Avenir Next Condensed" w:hAnsi="Avenir Next Condensed"/>
        </w:rPr>
        <w:tab/>
        <w:t xml:space="preserve"> </w:t>
      </w:r>
      <w:r>
        <w:rPr>
          <w:rFonts w:ascii="Avenir Next Condensed" w:hAnsi="Avenir Next Condensed"/>
          <w:b/>
          <w:bCs/>
        </w:rPr>
        <w:t>focus</w:t>
      </w:r>
      <w:r>
        <w:rPr>
          <w:rFonts w:ascii="Avenir Next Condensed" w:hAnsi="Avenir Next Condensed"/>
        </w:rPr>
        <w:t xml:space="preserve"> </w:t>
      </w:r>
      <w:r>
        <w:rPr>
          <w:rFonts w:ascii="Avenir Next Condensed" w:hAnsi="Avenir Next Condensed"/>
        </w:rPr>
        <w:tab/>
      </w:r>
      <w:r>
        <w:rPr>
          <w:rFonts w:ascii="Avenir Next Condensed" w:hAnsi="Avenir Next Condensed"/>
        </w:rPr>
        <w:tab/>
        <w:t xml:space="preserve">on CPs, budget, security, cost-to-complete, and no default. </w:t>
      </w:r>
    </w:p>
    <w:p w14:paraId="365B3964" w14:textId="77777777" w:rsidR="00512DD5" w:rsidRDefault="00512DD5" w:rsidP="002E6D29">
      <w:pPr>
        <w:ind w:left="720"/>
        <w:rPr>
          <w:rFonts w:ascii="Avenir Next Condensed" w:hAnsi="Avenir Next Condensed"/>
        </w:rPr>
      </w:pPr>
      <w:r>
        <w:rPr>
          <w:rFonts w:ascii="Avenir Next Condensed" w:hAnsi="Avenir Next Condensed"/>
        </w:rPr>
        <w:t xml:space="preserve">DFIs </w:t>
      </w:r>
      <w:r>
        <w:rPr>
          <w:rFonts w:ascii="Avenir Next Condensed" w:hAnsi="Avenir Next Condensed"/>
        </w:rPr>
        <w:tab/>
      </w:r>
      <w:r>
        <w:rPr>
          <w:rFonts w:ascii="Avenir Next Condensed" w:hAnsi="Avenir Next Condensed"/>
        </w:rPr>
        <w:tab/>
      </w:r>
      <w:r>
        <w:rPr>
          <w:rFonts w:ascii="Avenir Next Condensed" w:hAnsi="Avenir Next Condensed"/>
          <w:b/>
          <w:bCs/>
        </w:rPr>
        <w:t>add</w:t>
      </w:r>
      <w:r>
        <w:rPr>
          <w:rFonts w:ascii="Avenir Next Condensed" w:hAnsi="Avenir Next Condensed"/>
        </w:rPr>
        <w:t xml:space="preserve"> </w:t>
      </w:r>
      <w:r>
        <w:rPr>
          <w:rFonts w:ascii="Avenir Next Condensed" w:hAnsi="Avenir Next Condensed"/>
        </w:rPr>
        <w:tab/>
      </w:r>
      <w:r>
        <w:rPr>
          <w:rFonts w:ascii="Avenir Next Condensed" w:hAnsi="Avenir Next Condensed"/>
        </w:rPr>
        <w:tab/>
        <w:t xml:space="preserve">E&amp;S, procurement, sanctions, and development-impact conditions. </w:t>
      </w:r>
    </w:p>
    <w:p w14:paraId="64B573F0" w14:textId="77777777" w:rsidR="00512DD5" w:rsidRDefault="002E6D29" w:rsidP="002E6D29">
      <w:pPr>
        <w:ind w:left="720"/>
        <w:rPr>
          <w:rFonts w:ascii="Avenir Next Condensed" w:hAnsi="Avenir Next Condensed"/>
        </w:rPr>
      </w:pPr>
      <w:r>
        <w:rPr>
          <w:rFonts w:ascii="Avenir Next Condensed" w:hAnsi="Avenir Next Condensed"/>
        </w:rPr>
        <w:t xml:space="preserve">Gvt agencies </w:t>
      </w:r>
      <w:r>
        <w:rPr>
          <w:rFonts w:ascii="Avenir Next Condensed" w:hAnsi="Avenir Next Condensed"/>
        </w:rPr>
        <w:tab/>
      </w:r>
      <w:r>
        <w:rPr>
          <w:rFonts w:ascii="Avenir Next Condensed" w:hAnsi="Avenir Next Condensed"/>
          <w:b/>
          <w:bCs/>
        </w:rPr>
        <w:t>focus</w:t>
      </w:r>
      <w:r>
        <w:rPr>
          <w:rFonts w:ascii="Avenir Next Condensed" w:hAnsi="Avenir Next Condensed"/>
          <w:b/>
          <w:bCs/>
        </w:rPr>
        <w:tab/>
      </w:r>
      <w:r>
        <w:rPr>
          <w:rFonts w:ascii="Avenir Next Condensed" w:hAnsi="Avenir Next Condensed"/>
        </w:rPr>
        <w:t xml:space="preserve"> </w:t>
      </w:r>
      <w:r>
        <w:rPr>
          <w:rFonts w:ascii="Avenir Next Condensed" w:hAnsi="Avenir Next Condensed"/>
        </w:rPr>
        <w:tab/>
        <w:t xml:space="preserve">on eligible costs, claims, documentation, and clawback. </w:t>
      </w:r>
    </w:p>
    <w:p w14:paraId="202DAA63" w14:textId="77777777" w:rsidR="00512DD5" w:rsidRDefault="00512DD5" w:rsidP="002E6D29">
      <w:pPr>
        <w:ind w:left="720"/>
        <w:rPr>
          <w:rFonts w:ascii="Avenir Next Condensed" w:hAnsi="Avenir Next Condensed"/>
        </w:rPr>
      </w:pPr>
      <w:r>
        <w:rPr>
          <w:rFonts w:ascii="Avenir Next Condensed" w:hAnsi="Avenir Next Condensed"/>
        </w:rPr>
        <w:t xml:space="preserve">Sponsors </w:t>
      </w:r>
      <w:r>
        <w:rPr>
          <w:rFonts w:ascii="Avenir Next Condensed" w:hAnsi="Avenir Next Condensed"/>
        </w:rPr>
        <w:tab/>
      </w:r>
      <w:r>
        <w:rPr>
          <w:rFonts w:ascii="Avenir Next Condensed" w:hAnsi="Avenir Next Condensed"/>
          <w:b/>
          <w:bCs/>
        </w:rPr>
        <w:t>respond</w:t>
      </w:r>
      <w:r>
        <w:rPr>
          <w:rFonts w:ascii="Avenir Next Condensed" w:hAnsi="Avenir Next Condensed"/>
          <w:b/>
          <w:bCs/>
        </w:rPr>
        <w:tab/>
      </w:r>
      <w:r>
        <w:rPr>
          <w:rFonts w:ascii="Avenir Next Condensed" w:hAnsi="Avenir Next Condensed"/>
        </w:rPr>
        <w:t xml:space="preserve">to capital calls. </w:t>
      </w:r>
    </w:p>
    <w:p w14:paraId="12EE5688" w14:textId="77777777" w:rsidR="00512DD5" w:rsidRDefault="00512DD5" w:rsidP="002E6D29">
      <w:pPr>
        <w:ind w:left="720"/>
        <w:rPr>
          <w:rFonts w:ascii="Avenir Next Condensed" w:hAnsi="Avenir Next Condensed"/>
        </w:rPr>
      </w:pPr>
      <w:r>
        <w:rPr>
          <w:rFonts w:ascii="Avenir Next Condensed" w:hAnsi="Avenir Next Condensed"/>
        </w:rPr>
        <w:t xml:space="preserve">Mezzanine </w:t>
      </w:r>
      <w:r>
        <w:rPr>
          <w:rFonts w:ascii="Avenir Next Condensed" w:hAnsi="Avenir Next Condensed"/>
        </w:rPr>
        <w:tab/>
      </w:r>
      <w:r>
        <w:rPr>
          <w:rFonts w:ascii="Avenir Next Condensed" w:hAnsi="Avenir Next Condensed"/>
          <w:b/>
          <w:bCs/>
        </w:rPr>
        <w:t>waits</w:t>
      </w:r>
      <w:r>
        <w:rPr>
          <w:rFonts w:ascii="Avenir Next Condensed" w:hAnsi="Avenir Next Condensed"/>
        </w:rPr>
        <w:t xml:space="preserve"> </w:t>
      </w:r>
      <w:r>
        <w:rPr>
          <w:rFonts w:ascii="Avenir Next Condensed" w:hAnsi="Avenir Next Condensed"/>
        </w:rPr>
        <w:tab/>
      </w:r>
      <w:r>
        <w:rPr>
          <w:rFonts w:ascii="Avenir Next Condensed" w:hAnsi="Avenir Next Condensed"/>
        </w:rPr>
        <w:tab/>
        <w:t>behind senior lenders.</w:t>
      </w:r>
    </w:p>
    <w:p w14:paraId="5C7A6C95" w14:textId="77777777" w:rsidR="00512DD5" w:rsidRPr="00512DD5" w:rsidRDefault="00512DD5" w:rsidP="00512DD5">
      <w:pPr>
        <w:rPr>
          <w:rFonts w:ascii="Avenir Next Condensed" w:hAnsi="Avenir Next Condensed"/>
        </w:rPr>
      </w:pPr>
    </w:p>
    <w:p w14:paraId="5FA46D6A" w14:textId="77777777" w:rsidR="003E4416" w:rsidRDefault="003E4416" w:rsidP="003E4416">
      <w:pPr>
        <w:pStyle w:val="Heading6"/>
        <w:rPr>
          <w:color w:val="000000"/>
        </w:rPr>
      </w:pPr>
      <w:r>
        <w:rPr>
          <w:u w:val="single"/>
        </w:rPr>
        <w:t>Senior commercial banks (</w:t>
      </w:r>
      <w:r>
        <w:rPr>
          <w:i/>
          <w:iCs/>
          <w:color w:val="000000"/>
          <w:sz w:val="21"/>
          <w:szCs w:val="21"/>
          <w:u w:val="single"/>
        </w:rPr>
        <w:t>controlled by</w:t>
      </w:r>
      <w:r>
        <w:rPr>
          <w:color w:val="000000"/>
          <w:u w:val="single"/>
        </w:rPr>
        <w:t>)</w:t>
      </w:r>
    </w:p>
    <w:p w14:paraId="170F0EE8" w14:textId="77777777" w:rsidR="00402F5E" w:rsidRDefault="00402F5E">
      <w:pPr>
        <w:numPr>
          <w:ilvl w:val="0"/>
          <w:numId w:val="17"/>
        </w:numPr>
        <w:rPr>
          <w:color w:val="000000"/>
        </w:rPr>
        <w:sectPr w:rsidR="00402F5E" w:rsidSect="004412BF">
          <w:type w:val="continuous"/>
          <w:pgSz w:w="11906" w:h="16838"/>
          <w:pgMar w:top="1080" w:right="1080" w:bottom="1080" w:left="1080" w:header="708" w:footer="708" w:gutter="0"/>
          <w:pgNumType w:chapStyle="1"/>
          <w:cols w:space="720"/>
          <w:docGrid w:linePitch="360"/>
        </w:sectPr>
      </w:pPr>
    </w:p>
    <w:p w14:paraId="42065AD1" w14:textId="77777777" w:rsidR="003E4416" w:rsidRDefault="003E4416">
      <w:pPr>
        <w:numPr>
          <w:ilvl w:val="0"/>
          <w:numId w:val="17"/>
        </w:numPr>
        <w:rPr>
          <w:color w:val="000000"/>
        </w:rPr>
      </w:pPr>
      <w:r>
        <w:rPr>
          <w:color w:val="000000"/>
        </w:rPr>
        <w:t>financial close achieved;</w:t>
      </w:r>
    </w:p>
    <w:p w14:paraId="08D6DF91" w14:textId="77777777" w:rsidR="003E4416" w:rsidRDefault="003E4416">
      <w:pPr>
        <w:numPr>
          <w:ilvl w:val="0"/>
          <w:numId w:val="17"/>
        </w:numPr>
        <w:rPr>
          <w:color w:val="000000"/>
        </w:rPr>
      </w:pPr>
      <w:r>
        <w:rPr>
          <w:color w:val="000000"/>
        </w:rPr>
        <w:t>all conditions precedent satisfied;</w:t>
      </w:r>
    </w:p>
    <w:p w14:paraId="364B76C6" w14:textId="77777777" w:rsidR="003E4416" w:rsidRDefault="003E4416">
      <w:pPr>
        <w:numPr>
          <w:ilvl w:val="0"/>
          <w:numId w:val="17"/>
        </w:numPr>
        <w:rPr>
          <w:color w:val="000000"/>
        </w:rPr>
      </w:pPr>
      <w:r>
        <w:rPr>
          <w:color w:val="000000"/>
        </w:rPr>
        <w:t>base case model locked;</w:t>
      </w:r>
    </w:p>
    <w:p w14:paraId="08184D25" w14:textId="77777777" w:rsidR="003E4416" w:rsidRDefault="003E4416">
      <w:pPr>
        <w:numPr>
          <w:ilvl w:val="0"/>
          <w:numId w:val="17"/>
        </w:numPr>
        <w:rPr>
          <w:color w:val="000000"/>
        </w:rPr>
      </w:pPr>
      <w:r>
        <w:rPr>
          <w:color w:val="000000"/>
        </w:rPr>
        <w:t>project budget approved;</w:t>
      </w:r>
    </w:p>
    <w:p w14:paraId="2754354C" w14:textId="77777777" w:rsidR="003E4416" w:rsidRDefault="003E4416">
      <w:pPr>
        <w:numPr>
          <w:ilvl w:val="0"/>
          <w:numId w:val="17"/>
        </w:numPr>
        <w:rPr>
          <w:color w:val="000000"/>
        </w:rPr>
      </w:pPr>
      <w:r>
        <w:rPr>
          <w:color w:val="000000"/>
        </w:rPr>
        <w:t>EPC contract signed;</w:t>
      </w:r>
    </w:p>
    <w:p w14:paraId="648D6891" w14:textId="77777777" w:rsidR="003E4416" w:rsidRDefault="003E4416">
      <w:pPr>
        <w:numPr>
          <w:ilvl w:val="0"/>
          <w:numId w:val="17"/>
        </w:numPr>
        <w:rPr>
          <w:color w:val="000000"/>
        </w:rPr>
      </w:pPr>
      <w:r>
        <w:rPr>
          <w:color w:val="000000"/>
        </w:rPr>
        <w:t>permits materially in place;</w:t>
      </w:r>
    </w:p>
    <w:p w14:paraId="1FF17937" w14:textId="77777777" w:rsidR="003E4416" w:rsidRDefault="003E4416">
      <w:pPr>
        <w:numPr>
          <w:ilvl w:val="0"/>
          <w:numId w:val="17"/>
        </w:numPr>
        <w:rPr>
          <w:color w:val="000000"/>
        </w:rPr>
      </w:pPr>
      <w:r>
        <w:rPr>
          <w:color w:val="000000"/>
        </w:rPr>
        <w:t>independent engineer report delivered;</w:t>
      </w:r>
    </w:p>
    <w:p w14:paraId="0DC3F419" w14:textId="77777777" w:rsidR="003E4416" w:rsidRDefault="003E4416">
      <w:pPr>
        <w:numPr>
          <w:ilvl w:val="0"/>
          <w:numId w:val="17"/>
        </w:numPr>
        <w:rPr>
          <w:color w:val="000000"/>
        </w:rPr>
      </w:pPr>
      <w:r>
        <w:rPr>
          <w:color w:val="000000"/>
        </w:rPr>
        <w:t>no default;</w:t>
      </w:r>
    </w:p>
    <w:p w14:paraId="317810A4" w14:textId="77777777" w:rsidR="003E4416" w:rsidRDefault="003E4416">
      <w:pPr>
        <w:numPr>
          <w:ilvl w:val="0"/>
          <w:numId w:val="17"/>
        </w:numPr>
        <w:rPr>
          <w:color w:val="000000"/>
        </w:rPr>
      </w:pPr>
      <w:r>
        <w:rPr>
          <w:color w:val="000000"/>
        </w:rPr>
        <w:t>sponsor equity funded first or pro-rata;</w:t>
      </w:r>
    </w:p>
    <w:p w14:paraId="662327D6" w14:textId="77777777" w:rsidR="003E4416" w:rsidRDefault="003E4416">
      <w:pPr>
        <w:numPr>
          <w:ilvl w:val="0"/>
          <w:numId w:val="17"/>
        </w:numPr>
        <w:rPr>
          <w:color w:val="000000"/>
        </w:rPr>
      </w:pPr>
      <w:r>
        <w:rPr>
          <w:color w:val="000000"/>
        </w:rPr>
        <w:t>draw request submitted;</w:t>
      </w:r>
    </w:p>
    <w:p w14:paraId="6DBC28C9" w14:textId="77777777" w:rsidR="003E4416" w:rsidRDefault="003E4416">
      <w:pPr>
        <w:numPr>
          <w:ilvl w:val="0"/>
          <w:numId w:val="17"/>
        </w:numPr>
        <w:rPr>
          <w:color w:val="000000"/>
        </w:rPr>
      </w:pPr>
      <w:r>
        <w:rPr>
          <w:color w:val="000000"/>
        </w:rPr>
        <w:t>use of proceeds certified;</w:t>
      </w:r>
    </w:p>
    <w:p w14:paraId="6675A45F" w14:textId="77777777" w:rsidR="003E4416" w:rsidRDefault="003E4416">
      <w:pPr>
        <w:numPr>
          <w:ilvl w:val="0"/>
          <w:numId w:val="17"/>
        </w:numPr>
        <w:rPr>
          <w:color w:val="000000"/>
        </w:rPr>
      </w:pPr>
      <w:r>
        <w:rPr>
          <w:color w:val="000000"/>
        </w:rPr>
        <w:t>cost-to-complete test passed.</w:t>
      </w:r>
    </w:p>
    <w:p w14:paraId="37BB9BD8" w14:textId="77777777" w:rsidR="00402F5E" w:rsidRDefault="00402F5E" w:rsidP="00402F5E">
      <w:pPr>
        <w:ind w:left="720"/>
        <w:rPr>
          <w:color w:val="000000"/>
        </w:rPr>
        <w:sectPr w:rsidR="00402F5E" w:rsidSect="00402F5E">
          <w:type w:val="continuous"/>
          <w:pgSz w:w="11906" w:h="16838"/>
          <w:pgMar w:top="1080" w:right="1080" w:bottom="1080" w:left="1080" w:header="708" w:footer="708" w:gutter="0"/>
          <w:pgNumType w:chapStyle="1"/>
          <w:cols w:num="2" w:space="146"/>
          <w:docGrid w:linePitch="360"/>
        </w:sectPr>
      </w:pPr>
    </w:p>
    <w:p w14:paraId="6286AC7B" w14:textId="77777777" w:rsidR="00402F5E" w:rsidRDefault="00402F5E" w:rsidP="00402F5E">
      <w:pPr>
        <w:ind w:left="720"/>
        <w:rPr>
          <w:color w:val="000000"/>
        </w:rPr>
      </w:pPr>
    </w:p>
    <w:p w14:paraId="4A2FCC5E" w14:textId="77777777" w:rsidR="003E4416" w:rsidRPr="003E4416" w:rsidRDefault="003E4416" w:rsidP="003E4416">
      <w:pPr>
        <w:pStyle w:val="Heading6"/>
        <w:rPr>
          <w:u w:val="single"/>
        </w:rPr>
      </w:pPr>
      <w:r>
        <w:rPr>
          <w:u w:val="single"/>
        </w:rPr>
        <w:t xml:space="preserve">DFIs / ECAs </w:t>
      </w:r>
      <w:r>
        <w:rPr>
          <w:rFonts w:ascii="Helvetica Neue UltraLight" w:hAnsi="Helvetica Neue UltraLight"/>
          <w:i/>
          <w:iCs/>
          <w:u w:val="single"/>
        </w:rPr>
        <w:t>(</w:t>
      </w:r>
      <w:r>
        <w:rPr>
          <w:rFonts w:ascii="Helvetica Neue UltraLight" w:hAnsi="Helvetica Neue UltraLight"/>
          <w:i/>
          <w:iCs/>
          <w:color w:val="000000"/>
          <w:sz w:val="21"/>
          <w:szCs w:val="21"/>
          <w:u w:val="single"/>
        </w:rPr>
        <w:t>usually stricter on</w:t>
      </w:r>
      <w:r>
        <w:rPr>
          <w:rFonts w:ascii="Helvetica Neue UltraLight" w:hAnsi="Helvetica Neue UltraLight"/>
          <w:i/>
          <w:iCs/>
          <w:color w:val="000000"/>
          <w:u w:val="single"/>
        </w:rPr>
        <w:t>)</w:t>
      </w:r>
    </w:p>
    <w:p w14:paraId="21589D3B" w14:textId="77777777" w:rsidR="00402F5E" w:rsidRDefault="00402F5E">
      <w:pPr>
        <w:numPr>
          <w:ilvl w:val="0"/>
          <w:numId w:val="11"/>
        </w:numPr>
        <w:rPr>
          <w:color w:val="000000"/>
        </w:rPr>
        <w:sectPr w:rsidR="00402F5E" w:rsidSect="004412BF">
          <w:type w:val="continuous"/>
          <w:pgSz w:w="11906" w:h="16838"/>
          <w:pgMar w:top="1080" w:right="1080" w:bottom="1080" w:left="1080" w:header="708" w:footer="708" w:gutter="0"/>
          <w:pgNumType w:chapStyle="1"/>
          <w:cols w:space="720"/>
          <w:docGrid w:linePitch="360"/>
        </w:sectPr>
      </w:pPr>
    </w:p>
    <w:p w14:paraId="26C015A8" w14:textId="77777777" w:rsidR="003E4416" w:rsidRDefault="003E4416">
      <w:pPr>
        <w:numPr>
          <w:ilvl w:val="0"/>
          <w:numId w:val="18"/>
        </w:numPr>
        <w:rPr>
          <w:color w:val="000000"/>
        </w:rPr>
      </w:pPr>
      <w:r>
        <w:rPr>
          <w:color w:val="000000"/>
        </w:rPr>
        <w:t>environmental and social action plans;</w:t>
      </w:r>
    </w:p>
    <w:p w14:paraId="320B89E6" w14:textId="77777777" w:rsidR="003E4416" w:rsidRDefault="003E4416">
      <w:pPr>
        <w:numPr>
          <w:ilvl w:val="0"/>
          <w:numId w:val="18"/>
        </w:numPr>
        <w:rPr>
          <w:color w:val="000000"/>
        </w:rPr>
      </w:pPr>
      <w:r>
        <w:rPr>
          <w:color w:val="000000"/>
        </w:rPr>
        <w:t>procurement compliance;</w:t>
      </w:r>
    </w:p>
    <w:p w14:paraId="7FB61B69" w14:textId="77777777" w:rsidR="003E4416" w:rsidRDefault="003E4416">
      <w:pPr>
        <w:numPr>
          <w:ilvl w:val="0"/>
          <w:numId w:val="18"/>
        </w:numPr>
        <w:rPr>
          <w:color w:val="000000"/>
        </w:rPr>
      </w:pPr>
      <w:r>
        <w:rPr>
          <w:color w:val="000000"/>
        </w:rPr>
        <w:t>anti-corruption / sanctions checks;</w:t>
      </w:r>
    </w:p>
    <w:p w14:paraId="084689B4" w14:textId="77777777" w:rsidR="003E4416" w:rsidRDefault="003E4416">
      <w:pPr>
        <w:numPr>
          <w:ilvl w:val="0"/>
          <w:numId w:val="18"/>
        </w:numPr>
        <w:rPr>
          <w:color w:val="000000"/>
        </w:rPr>
      </w:pPr>
      <w:r>
        <w:rPr>
          <w:color w:val="000000"/>
        </w:rPr>
        <w:t>host-country permits;</w:t>
      </w:r>
    </w:p>
    <w:p w14:paraId="151D69ED" w14:textId="77777777" w:rsidR="003E4416" w:rsidRDefault="003E4416">
      <w:pPr>
        <w:numPr>
          <w:ilvl w:val="0"/>
          <w:numId w:val="18"/>
        </w:numPr>
        <w:rPr>
          <w:color w:val="000000"/>
        </w:rPr>
      </w:pPr>
      <w:r>
        <w:rPr>
          <w:color w:val="000000"/>
        </w:rPr>
        <w:t>community / land / biodiversity matters;</w:t>
      </w:r>
    </w:p>
    <w:p w14:paraId="24757108" w14:textId="77777777" w:rsidR="003E4416" w:rsidRDefault="003E4416">
      <w:pPr>
        <w:numPr>
          <w:ilvl w:val="0"/>
          <w:numId w:val="18"/>
        </w:numPr>
        <w:rPr>
          <w:color w:val="000000"/>
        </w:rPr>
      </w:pPr>
      <w:r>
        <w:rPr>
          <w:color w:val="000000"/>
        </w:rPr>
        <w:t>reporting;</w:t>
      </w:r>
    </w:p>
    <w:p w14:paraId="487E01C5" w14:textId="77777777" w:rsidR="003E4416" w:rsidRDefault="003E4416">
      <w:pPr>
        <w:numPr>
          <w:ilvl w:val="0"/>
          <w:numId w:val="18"/>
        </w:numPr>
        <w:rPr>
          <w:color w:val="000000"/>
        </w:rPr>
      </w:pPr>
      <w:r>
        <w:rPr>
          <w:color w:val="000000"/>
        </w:rPr>
        <w:t>disbursement documentation.</w:t>
      </w:r>
    </w:p>
    <w:p w14:paraId="5F94A9F0" w14:textId="77777777" w:rsidR="00402F5E" w:rsidRDefault="00402F5E" w:rsidP="00A242E9">
      <w:pPr>
        <w:spacing w:before="240"/>
        <w:sectPr w:rsidR="00402F5E" w:rsidSect="00402F5E">
          <w:type w:val="continuous"/>
          <w:pgSz w:w="11906" w:h="16838"/>
          <w:pgMar w:top="1080" w:right="1080" w:bottom="1080" w:left="1080" w:header="708" w:footer="708" w:gutter="0"/>
          <w:pgNumType w:chapStyle="1"/>
          <w:cols w:num="2" w:space="146"/>
          <w:docGrid w:linePitch="360"/>
        </w:sectPr>
      </w:pPr>
    </w:p>
    <w:p w14:paraId="2516AF72" w14:textId="77777777" w:rsidR="003E4416" w:rsidRDefault="003E4416" w:rsidP="00A242E9">
      <w:pPr>
        <w:spacing w:before="240"/>
        <w:rPr>
          <w:rStyle w:val="apple-converted-space"/>
          <w:color w:val="000000"/>
        </w:rPr>
      </w:pPr>
      <w:r>
        <w:t xml:space="preserve">disbursement are </w:t>
      </w:r>
      <w:r>
        <w:rPr>
          <w:i/>
          <w:iCs/>
        </w:rPr>
        <w:t>often</w:t>
      </w:r>
      <w:r>
        <w:t xml:space="preserve"> being paid in stages or conditional on agreed steps in the legal agreement.</w:t>
      </w:r>
      <w:r>
        <w:rPr>
          <w:rStyle w:val="apple-converted-space"/>
          <w:color w:val="000000"/>
        </w:rPr>
        <w:t> </w:t>
      </w:r>
      <w:r>
        <w:rPr>
          <w:rFonts w:ascii="HELVETICA NEUE CONDENSED" w:hAnsi="HELVETICA NEUE CONDENSED"/>
          <w:b/>
          <w:bCs/>
        </w:rPr>
        <w:t>Equator Principles-style lenders</w:t>
      </w:r>
      <w:r>
        <w:t xml:space="preserve"> often require environmental and social conditions precedent before disbursement, not merely before final repayment.</w:t>
      </w:r>
      <w:r>
        <w:rPr>
          <w:rStyle w:val="apple-converted-space"/>
          <w:color w:val="000000"/>
        </w:rPr>
        <w:t> </w:t>
      </w:r>
    </w:p>
    <w:p w14:paraId="725569D3" w14:textId="77777777" w:rsidR="003E4416" w:rsidRDefault="003E4416" w:rsidP="003E4416">
      <w:pPr>
        <w:pStyle w:val="NormalWeb"/>
        <w:spacing w:before="0" w:beforeAutospacing="0" w:after="0" w:afterAutospacing="0"/>
        <w:rPr>
          <w:color w:val="000000"/>
        </w:rPr>
      </w:pPr>
    </w:p>
    <w:p w14:paraId="51C9B372" w14:textId="77777777" w:rsidR="003E4416" w:rsidRPr="00A242E9" w:rsidRDefault="003E4416" w:rsidP="00A242E9">
      <w:pPr>
        <w:pStyle w:val="Heading6"/>
        <w:rPr>
          <w:i/>
          <w:iCs/>
          <w:sz w:val="20"/>
          <w:szCs w:val="20"/>
        </w:rPr>
      </w:pPr>
      <w:r>
        <w:t xml:space="preserve">Government grants / subsidies </w:t>
      </w:r>
      <w:r>
        <w:rPr>
          <w:i/>
          <w:iCs/>
          <w:sz w:val="20"/>
          <w:szCs w:val="20"/>
        </w:rPr>
        <w:t>(not “free cash upfront”. It may be)</w:t>
      </w:r>
    </w:p>
    <w:p w14:paraId="44EB030A" w14:textId="77777777" w:rsidR="00402F5E" w:rsidRDefault="00402F5E">
      <w:pPr>
        <w:numPr>
          <w:ilvl w:val="0"/>
          <w:numId w:val="19"/>
        </w:numPr>
        <w:rPr>
          <w:color w:val="000000"/>
        </w:rPr>
        <w:sectPr w:rsidR="00402F5E" w:rsidSect="004412BF">
          <w:type w:val="continuous"/>
          <w:pgSz w:w="11906" w:h="16838"/>
          <w:pgMar w:top="1080" w:right="1080" w:bottom="1080" w:left="1080" w:header="708" w:footer="708" w:gutter="0"/>
          <w:pgNumType w:chapStyle="1"/>
          <w:cols w:space="720"/>
          <w:docGrid w:linePitch="360"/>
        </w:sectPr>
      </w:pPr>
    </w:p>
    <w:p w14:paraId="41F5F68E" w14:textId="77777777" w:rsidR="003E4416" w:rsidRDefault="003E4416">
      <w:pPr>
        <w:numPr>
          <w:ilvl w:val="0"/>
          <w:numId w:val="19"/>
        </w:numPr>
        <w:rPr>
          <w:color w:val="000000"/>
        </w:rPr>
      </w:pPr>
      <w:r>
        <w:rPr>
          <w:color w:val="000000"/>
        </w:rPr>
        <w:t>reimbursed after eligible expenditure;</w:t>
      </w:r>
    </w:p>
    <w:p w14:paraId="14006CC5" w14:textId="77777777" w:rsidR="003E4416" w:rsidRDefault="003E4416">
      <w:pPr>
        <w:numPr>
          <w:ilvl w:val="0"/>
          <w:numId w:val="19"/>
        </w:numPr>
        <w:rPr>
          <w:color w:val="000000"/>
        </w:rPr>
      </w:pPr>
      <w:r>
        <w:rPr>
          <w:color w:val="000000"/>
        </w:rPr>
        <w:t>advanced into a designated account;</w:t>
      </w:r>
    </w:p>
    <w:p w14:paraId="6F598A78" w14:textId="77777777" w:rsidR="003E4416" w:rsidRDefault="003E4416">
      <w:pPr>
        <w:numPr>
          <w:ilvl w:val="0"/>
          <w:numId w:val="19"/>
        </w:numPr>
        <w:rPr>
          <w:color w:val="000000"/>
        </w:rPr>
      </w:pPr>
      <w:r>
        <w:rPr>
          <w:color w:val="000000"/>
        </w:rPr>
        <w:t>paid directly to suppliers;</w:t>
      </w:r>
    </w:p>
    <w:p w14:paraId="592213AE" w14:textId="77777777" w:rsidR="003E4416" w:rsidRDefault="003E4416">
      <w:pPr>
        <w:numPr>
          <w:ilvl w:val="0"/>
          <w:numId w:val="19"/>
        </w:numPr>
        <w:rPr>
          <w:color w:val="000000"/>
        </w:rPr>
      </w:pPr>
      <w:r>
        <w:rPr>
          <w:color w:val="000000"/>
        </w:rPr>
        <w:t>released after milestone evidence;</w:t>
      </w:r>
    </w:p>
    <w:p w14:paraId="0B59DE3E" w14:textId="77777777" w:rsidR="003E4416" w:rsidRDefault="003E4416">
      <w:pPr>
        <w:numPr>
          <w:ilvl w:val="0"/>
          <w:numId w:val="19"/>
        </w:numPr>
        <w:rPr>
          <w:color w:val="000000"/>
        </w:rPr>
      </w:pPr>
      <w:r>
        <w:rPr>
          <w:color w:val="000000"/>
        </w:rPr>
        <w:t>clawed back if conditions are breached;</w:t>
      </w:r>
    </w:p>
    <w:p w14:paraId="11AFB6CF" w14:textId="77777777" w:rsidR="003E4416" w:rsidRDefault="003E4416">
      <w:pPr>
        <w:numPr>
          <w:ilvl w:val="0"/>
          <w:numId w:val="19"/>
        </w:numPr>
        <w:rPr>
          <w:color w:val="000000"/>
        </w:rPr>
      </w:pPr>
      <w:r>
        <w:rPr>
          <w:color w:val="000000"/>
        </w:rPr>
        <w:t>restricted to specific cost categories.</w:t>
      </w:r>
    </w:p>
    <w:p w14:paraId="06E0762C" w14:textId="77777777" w:rsidR="00402F5E" w:rsidRDefault="00402F5E" w:rsidP="00A242E9">
      <w:pPr>
        <w:pStyle w:val="NormalWeb"/>
        <w:spacing w:before="240" w:beforeAutospacing="0" w:after="0" w:afterAutospacing="0"/>
        <w:rPr>
          <w:color w:val="000000"/>
        </w:rPr>
        <w:sectPr w:rsidR="00402F5E" w:rsidSect="00402F5E">
          <w:type w:val="continuous"/>
          <w:pgSz w:w="11906" w:h="16838"/>
          <w:pgMar w:top="1080" w:right="1080" w:bottom="1080" w:left="1080" w:header="708" w:footer="708" w:gutter="0"/>
          <w:pgNumType w:chapStyle="1"/>
          <w:cols w:num="2" w:space="146"/>
          <w:docGrid w:linePitch="360"/>
        </w:sectPr>
      </w:pPr>
    </w:p>
    <w:p w14:paraId="1D04E537" w14:textId="1F78445B" w:rsidR="003E4416" w:rsidRPr="00402F5E" w:rsidRDefault="003E4416" w:rsidP="00402F5E">
      <w:pPr>
        <w:pStyle w:val="NormalWeb"/>
        <w:spacing w:before="240" w:beforeAutospacing="0" w:after="0" w:afterAutospacing="0"/>
        <w:rPr>
          <w:rFonts w:ascii="Helvetica Neue" w:hAnsi="Helvetica Neue"/>
          <w:color w:val="000000"/>
        </w:rPr>
      </w:pPr>
      <w:r>
        <w:rPr>
          <w:rFonts w:ascii="Helvetica Neue" w:hAnsi="Helvetica Neue"/>
          <w:color w:val="000000"/>
          <w:sz w:val="21"/>
          <w:szCs w:val="21"/>
        </w:rPr>
        <w:t>The WB framework, recognises disbursement methods such as reimbursement, advance, direct payment, and special commitment/payment against commitments.</w:t>
      </w:r>
      <w:r>
        <w:rPr>
          <w:rStyle w:val="apple-converted-space"/>
          <w:rFonts w:ascii="Helvetica Neue" w:hAnsi="Helvetica Neue"/>
          <w:color w:val="000000"/>
          <w:sz w:val="21"/>
          <w:szCs w:val="21"/>
        </w:rPr>
        <w:t> </w:t>
      </w:r>
      <w:r>
        <w:rPr>
          <w:rFonts w:ascii="Helvetica Neue" w:hAnsi="Helvetica Neue"/>
          <w:color w:val="000000"/>
          <w:sz w:val="21"/>
          <w:szCs w:val="21"/>
        </w:rPr>
        <w:t>It also commonly sets minimum application values and requires withdrawal applications and supporting documentation.</w:t>
      </w:r>
      <w:r>
        <w:rPr>
          <w:rStyle w:val="apple-converted-space"/>
          <w:rFonts w:ascii="Helvetica Neue" w:hAnsi="Helvetica Neue"/>
          <w:color w:val="000000"/>
          <w:sz w:val="21"/>
          <w:szCs w:val="21"/>
        </w:rPr>
        <w:t> </w:t>
      </w:r>
    </w:p>
    <w:p w14:paraId="5FDA236E" w14:textId="77777777" w:rsidR="003E4416" w:rsidRDefault="003E4416" w:rsidP="00A242E9">
      <w:pPr>
        <w:pStyle w:val="Heading6"/>
        <w:spacing w:before="240"/>
      </w:pPr>
      <w:r>
        <w:t>Sponsor equity</w:t>
      </w:r>
    </w:p>
    <w:p w14:paraId="79867D6E" w14:textId="77777777" w:rsidR="00402F5E" w:rsidRDefault="00402F5E">
      <w:pPr>
        <w:numPr>
          <w:ilvl w:val="0"/>
          <w:numId w:val="20"/>
        </w:numPr>
        <w:rPr>
          <w:color w:val="000000"/>
        </w:rPr>
        <w:sectPr w:rsidR="00402F5E" w:rsidSect="004412BF">
          <w:type w:val="continuous"/>
          <w:pgSz w:w="11906" w:h="16838"/>
          <w:pgMar w:top="1080" w:right="1080" w:bottom="1080" w:left="1080" w:header="708" w:footer="708" w:gutter="0"/>
          <w:pgNumType w:chapStyle="1"/>
          <w:cols w:space="720"/>
          <w:docGrid w:linePitch="360"/>
        </w:sectPr>
      </w:pPr>
    </w:p>
    <w:p w14:paraId="4E8E127E" w14:textId="77777777" w:rsidR="003E4416" w:rsidRDefault="003E4416">
      <w:pPr>
        <w:numPr>
          <w:ilvl w:val="0"/>
          <w:numId w:val="20"/>
        </w:numPr>
        <w:rPr>
          <w:color w:val="000000"/>
        </w:rPr>
      </w:pPr>
      <w:r>
        <w:rPr>
          <w:color w:val="000000"/>
        </w:rPr>
        <w:t>shareholders’ agreement;</w:t>
      </w:r>
    </w:p>
    <w:p w14:paraId="3B685C51" w14:textId="77777777" w:rsidR="003E4416" w:rsidRDefault="003E4416">
      <w:pPr>
        <w:numPr>
          <w:ilvl w:val="0"/>
          <w:numId w:val="20"/>
        </w:numPr>
        <w:rPr>
          <w:color w:val="000000"/>
        </w:rPr>
      </w:pPr>
      <w:r>
        <w:rPr>
          <w:color w:val="000000"/>
        </w:rPr>
        <w:t>equity commitment letter;</w:t>
      </w:r>
    </w:p>
    <w:p w14:paraId="2DAA6286" w14:textId="77777777" w:rsidR="003E4416" w:rsidRDefault="003E4416">
      <w:pPr>
        <w:numPr>
          <w:ilvl w:val="0"/>
          <w:numId w:val="20"/>
        </w:numPr>
        <w:rPr>
          <w:color w:val="000000"/>
        </w:rPr>
      </w:pPr>
      <w:r>
        <w:rPr>
          <w:color w:val="000000"/>
        </w:rPr>
        <w:t>subscription agreement;</w:t>
      </w:r>
    </w:p>
    <w:p w14:paraId="7C927303" w14:textId="77777777" w:rsidR="003E4416" w:rsidRDefault="003E4416">
      <w:pPr>
        <w:numPr>
          <w:ilvl w:val="0"/>
          <w:numId w:val="20"/>
        </w:numPr>
        <w:rPr>
          <w:color w:val="000000"/>
        </w:rPr>
      </w:pPr>
      <w:r>
        <w:rPr>
          <w:color w:val="000000"/>
        </w:rPr>
        <w:t>sponsor support agreement;</w:t>
      </w:r>
    </w:p>
    <w:p w14:paraId="19532D1C" w14:textId="77777777" w:rsidR="003E4416" w:rsidRDefault="003E4416">
      <w:pPr>
        <w:numPr>
          <w:ilvl w:val="0"/>
          <w:numId w:val="20"/>
        </w:numPr>
        <w:rPr>
          <w:color w:val="000000"/>
        </w:rPr>
      </w:pPr>
      <w:r>
        <w:rPr>
          <w:color w:val="000000"/>
        </w:rPr>
        <w:t>parent guarantee or letter of credit;</w:t>
      </w:r>
    </w:p>
    <w:p w14:paraId="26F637C2" w14:textId="77777777" w:rsidR="003E4416" w:rsidRDefault="003E4416">
      <w:pPr>
        <w:numPr>
          <w:ilvl w:val="0"/>
          <w:numId w:val="20"/>
        </w:numPr>
        <w:rPr>
          <w:color w:val="000000"/>
        </w:rPr>
      </w:pPr>
      <w:r>
        <w:rPr>
          <w:color w:val="000000"/>
        </w:rPr>
        <w:t>capital call process.</w:t>
      </w:r>
    </w:p>
    <w:p w14:paraId="3786CB2A" w14:textId="77777777" w:rsidR="00402F5E" w:rsidRDefault="00402F5E" w:rsidP="00A242E9">
      <w:pPr>
        <w:sectPr w:rsidR="00402F5E" w:rsidSect="00402F5E">
          <w:type w:val="continuous"/>
          <w:pgSz w:w="11906" w:h="16838"/>
          <w:pgMar w:top="1080" w:right="1080" w:bottom="1080" w:left="1080" w:header="708" w:footer="708" w:gutter="0"/>
          <w:pgNumType w:chapStyle="1"/>
          <w:cols w:num="2" w:space="410"/>
          <w:docGrid w:linePitch="360"/>
        </w:sectPr>
      </w:pPr>
    </w:p>
    <w:p w14:paraId="58D2F4CA" w14:textId="77777777" w:rsidR="00402F5E" w:rsidRDefault="00402F5E" w:rsidP="00A242E9"/>
    <w:p w14:paraId="4EC5C3E0" w14:textId="1454F6BF" w:rsidR="003E4416" w:rsidRDefault="003E4416" w:rsidP="00A242E9">
      <w:r>
        <w:t>Banks want sponsor equity funded</w:t>
      </w:r>
      <w:r>
        <w:rPr>
          <w:rStyle w:val="apple-converted-space"/>
          <w:color w:val="000000"/>
        </w:rPr>
        <w:t> </w:t>
      </w:r>
      <w:r>
        <w:rPr>
          <w:rStyle w:val="Strong"/>
          <w:color w:val="000000"/>
        </w:rPr>
        <w:t>before</w:t>
      </w:r>
      <w:r>
        <w:rPr>
          <w:rStyle w:val="apple-converted-space"/>
          <w:color w:val="000000"/>
        </w:rPr>
        <w:t> </w:t>
      </w:r>
      <w:r>
        <w:t>debt or at least on a controlled pro-rata basis. They do not want the sponsor to leave the banks funding first while equity remains optional.</w:t>
      </w:r>
    </w:p>
    <w:p w14:paraId="13F83D46" w14:textId="77777777" w:rsidR="003E4416" w:rsidRDefault="003E4416" w:rsidP="00A242E9">
      <w:pPr>
        <w:pStyle w:val="Heading6"/>
        <w:spacing w:before="240"/>
      </w:pPr>
      <w:r>
        <w:t>Mezzanine / junior debt</w:t>
      </w:r>
    </w:p>
    <w:p w14:paraId="7BD91AD3" w14:textId="77777777" w:rsidR="00F5371F" w:rsidRDefault="00F5371F">
      <w:pPr>
        <w:numPr>
          <w:ilvl w:val="0"/>
          <w:numId w:val="21"/>
        </w:numPr>
        <w:rPr>
          <w:color w:val="000000"/>
        </w:rPr>
        <w:sectPr w:rsidR="00F5371F" w:rsidSect="004412BF">
          <w:type w:val="continuous"/>
          <w:pgSz w:w="11906" w:h="16838"/>
          <w:pgMar w:top="1080" w:right="1080" w:bottom="1080" w:left="1080" w:header="708" w:footer="708" w:gutter="0"/>
          <w:pgNumType w:chapStyle="1"/>
          <w:cols w:space="720"/>
          <w:docGrid w:linePitch="360"/>
        </w:sectPr>
      </w:pPr>
    </w:p>
    <w:p w14:paraId="35535230" w14:textId="77777777" w:rsidR="003E4416" w:rsidRDefault="003E4416">
      <w:pPr>
        <w:numPr>
          <w:ilvl w:val="0"/>
          <w:numId w:val="21"/>
        </w:numPr>
        <w:rPr>
          <w:color w:val="000000"/>
        </w:rPr>
      </w:pPr>
      <w:r>
        <w:rPr>
          <w:color w:val="000000"/>
        </w:rPr>
        <w:t>subordinated loan agreement;</w:t>
      </w:r>
    </w:p>
    <w:p w14:paraId="5884D846" w14:textId="77777777" w:rsidR="003E4416" w:rsidRDefault="003E4416">
      <w:pPr>
        <w:numPr>
          <w:ilvl w:val="0"/>
          <w:numId w:val="21"/>
        </w:numPr>
        <w:rPr>
          <w:color w:val="000000"/>
        </w:rPr>
      </w:pPr>
      <w:r>
        <w:rPr>
          <w:color w:val="000000"/>
        </w:rPr>
        <w:t>note purchase agreement;</w:t>
      </w:r>
    </w:p>
    <w:p w14:paraId="7B69D14A" w14:textId="77777777" w:rsidR="003E4416" w:rsidRDefault="003E4416">
      <w:pPr>
        <w:numPr>
          <w:ilvl w:val="0"/>
          <w:numId w:val="21"/>
        </w:numPr>
        <w:rPr>
          <w:color w:val="000000"/>
        </w:rPr>
      </w:pPr>
      <w:r>
        <w:rPr>
          <w:color w:val="000000"/>
        </w:rPr>
        <w:t>intercreditor agreement;</w:t>
      </w:r>
    </w:p>
    <w:p w14:paraId="258EF840" w14:textId="77777777" w:rsidR="003E4416" w:rsidRDefault="003E4416">
      <w:pPr>
        <w:numPr>
          <w:ilvl w:val="0"/>
          <w:numId w:val="21"/>
        </w:numPr>
        <w:rPr>
          <w:color w:val="000000"/>
        </w:rPr>
      </w:pPr>
      <w:r>
        <w:rPr>
          <w:color w:val="000000"/>
        </w:rPr>
        <w:t>payment blockage rules;</w:t>
      </w:r>
    </w:p>
    <w:p w14:paraId="78D6662B" w14:textId="77777777" w:rsidR="003E4416" w:rsidRDefault="003E4416">
      <w:pPr>
        <w:numPr>
          <w:ilvl w:val="0"/>
          <w:numId w:val="21"/>
        </w:numPr>
        <w:rPr>
          <w:color w:val="000000"/>
        </w:rPr>
      </w:pPr>
      <w:r>
        <w:rPr>
          <w:color w:val="000000"/>
        </w:rPr>
        <w:t>standstill periods;</w:t>
      </w:r>
    </w:p>
    <w:p w14:paraId="541A854B" w14:textId="77777777" w:rsidR="003E4416" w:rsidRDefault="003E4416">
      <w:pPr>
        <w:numPr>
          <w:ilvl w:val="0"/>
          <w:numId w:val="21"/>
        </w:numPr>
        <w:rPr>
          <w:color w:val="000000"/>
        </w:rPr>
      </w:pPr>
      <w:r>
        <w:rPr>
          <w:color w:val="000000"/>
        </w:rPr>
        <w:t>restricted payment tests.</w:t>
      </w:r>
    </w:p>
    <w:p w14:paraId="52E7083D" w14:textId="77777777" w:rsidR="00F5371F" w:rsidRDefault="00F5371F" w:rsidP="00A242E9">
      <w:pPr>
        <w:spacing w:before="240"/>
        <w:sectPr w:rsidR="00F5371F" w:rsidSect="00F5371F">
          <w:type w:val="continuous"/>
          <w:pgSz w:w="11906" w:h="16838"/>
          <w:pgMar w:top="1080" w:right="1080" w:bottom="1080" w:left="1080" w:header="708" w:footer="708" w:gutter="0"/>
          <w:pgNumType w:chapStyle="1"/>
          <w:cols w:num="2" w:space="146"/>
          <w:docGrid w:linePitch="360"/>
        </w:sectPr>
      </w:pPr>
    </w:p>
    <w:p w14:paraId="187869E3" w14:textId="77777777" w:rsidR="003E4416" w:rsidRDefault="003E4416" w:rsidP="00A242E9">
      <w:pPr>
        <w:spacing w:before="240"/>
      </w:pPr>
      <w:r>
        <w:t>Mezzanine is usually not allowed to receive cash freely while senior debt is exposed. Rating/project-finance methodology usually treats subordinated debt as paid only after senior debt, prior-ranking reserves, and lock-up/cash sweep conditions are satisfied.</w:t>
      </w:r>
    </w:p>
    <w:p w14:paraId="6DE4BEF5" w14:textId="26520A02" w:rsidR="003219B2" w:rsidRDefault="00F5371F" w:rsidP="00F5371F">
      <w:pPr>
        <w:pStyle w:val="Heading3"/>
      </w:pPr>
      <w:bookmarkStart w:id="178" w:name="_Toc241592206"/>
      <w:r>
        <w:lastRenderedPageBreak/>
        <w:t>5. GEX’s  model - Categories ( code fields &amp; parameters)</w:t>
      </w:r>
      <w:bookmarkEnd w:id="178"/>
    </w:p>
    <w:p w14:paraId="7B7EB2DD" w14:textId="77777777" w:rsidR="003219B2" w:rsidRDefault="003219B2" w:rsidP="0090128C">
      <w:pPr>
        <w:pStyle w:val="Heading6"/>
      </w:pPr>
      <w:r>
        <w:t>A. Funding Commitment</w:t>
      </w:r>
    </w:p>
    <w:p w14:paraId="46A0BDD9" w14:textId="77777777" w:rsidR="003219B2" w:rsidRDefault="003219B2" w:rsidP="00387363">
      <w:pPr>
        <w:pStyle w:val="Table-Code"/>
        <w:ind w:left="284" w:right="107"/>
      </w:pPr>
      <w:r>
        <w:rPr>
          <w:rStyle w:val="HTMLCode"/>
        </w:rPr>
        <w:t>FundingCommitment</w:t>
      </w:r>
      <w:r>
        <w:br/>
      </w:r>
      <w:r>
        <w:rPr>
          <w:rStyle w:val="HTMLCode"/>
        </w:rPr>
        <w:t>- funder_name</w:t>
      </w:r>
      <w:r>
        <w:br/>
      </w:r>
      <w:r>
        <w:rPr>
          <w:rStyle w:val="HTMLCode"/>
        </w:rPr>
        <w:t>- funder_type: Sponsor | Senior Bank | DFI | ECA | Government Grant | Mezzanine | Equipment Lessor</w:t>
      </w:r>
      <w:r>
        <w:br/>
      </w:r>
      <w:r>
        <w:rPr>
          <w:rStyle w:val="HTMLCode"/>
        </w:rPr>
        <w:t>- amount_committed</w:t>
      </w:r>
      <w:r>
        <w:br/>
      </w:r>
      <w:r>
        <w:rPr>
          <w:rStyle w:val="HTMLCode"/>
        </w:rPr>
        <w:t>- currency</w:t>
      </w:r>
      <w:r>
        <w:br/>
      </w:r>
      <w:r>
        <w:rPr>
          <w:rStyle w:val="HTMLCode"/>
        </w:rPr>
        <w:t>- legal_status: Indicative | Term Sheet | Credit Approved | Legally Committed | Available | Drawn</w:t>
      </w:r>
      <w:r>
        <w:br/>
      </w:r>
      <w:r>
        <w:rPr>
          <w:rStyle w:val="HTMLCode"/>
        </w:rPr>
        <w:t>- availability_period</w:t>
      </w:r>
      <w:r>
        <w:br/>
      </w:r>
      <w:r>
        <w:rPr>
          <w:rStyle w:val="HTMLCode"/>
        </w:rPr>
        <w:t>- eligible_cost_categories</w:t>
      </w:r>
      <w:r>
        <w:br/>
      </w:r>
      <w:r>
        <w:rPr>
          <w:rStyle w:val="HTMLCode"/>
        </w:rPr>
        <w:t>- conditions_precedent</w:t>
      </w:r>
      <w:r>
        <w:br/>
      </w:r>
      <w:r>
        <w:rPr>
          <w:rStyle w:val="HTMLCode"/>
        </w:rPr>
        <w:t>- disbursement_method</w:t>
      </w:r>
      <w:r>
        <w:br/>
      </w:r>
      <w:r>
        <w:rPr>
          <w:rStyle w:val="HTMLCode"/>
        </w:rPr>
        <w:t>- priority_rank</w:t>
      </w:r>
      <w:r>
        <w:br/>
      </w:r>
      <w:r>
        <w:rPr>
          <w:rStyle w:val="HTMLCode"/>
        </w:rPr>
        <w:t>- security_rights</w:t>
      </w:r>
    </w:p>
    <w:p w14:paraId="1FA00786" w14:textId="77777777" w:rsidR="003219B2" w:rsidRDefault="003219B2" w:rsidP="0090128C">
      <w:pPr>
        <w:pStyle w:val="Heading6"/>
      </w:pPr>
      <w:r>
        <w:t>B. Project Account</w:t>
      </w:r>
    </w:p>
    <w:p w14:paraId="594D636A" w14:textId="77777777" w:rsidR="003219B2" w:rsidRDefault="003219B2" w:rsidP="00387363">
      <w:pPr>
        <w:pStyle w:val="Table-Code"/>
        <w:ind w:left="284" w:right="107"/>
      </w:pPr>
      <w:r>
        <w:rPr>
          <w:rStyle w:val="HTMLCode"/>
          <w:b/>
          <w:bCs/>
        </w:rPr>
        <w:t>ProjectAccount</w:t>
      </w:r>
      <w:r>
        <w:br/>
      </w:r>
      <w:r>
        <w:rPr>
          <w:rStyle w:val="HTMLCode"/>
        </w:rPr>
        <w:t>- account_name</w:t>
      </w:r>
      <w:r>
        <w:br/>
      </w:r>
      <w:r>
        <w:rPr>
          <w:rStyle w:val="HTMLCode"/>
        </w:rPr>
        <w:t>- account_type:</w:t>
      </w:r>
      <w:r>
        <w:rPr>
          <w:rStyle w:val="HTMLCode"/>
          <w:rFonts w:ascii="Anonymice Powerline" w:hAnsi="Anonymice Powerline"/>
          <w:sz w:val="18"/>
          <w:szCs w:val="18"/>
        </w:rPr>
        <w:t>Equity|Debt Proceeds|Construction|Revenue|DSRA|MRA|Tax|Grant|Distribution| Suspense</w:t>
      </w:r>
      <w:r>
        <w:br/>
      </w:r>
      <w:r>
        <w:rPr>
          <w:rStyle w:val="HTMLCode"/>
        </w:rPr>
        <w:t>- controlled_by</w:t>
      </w:r>
      <w:r>
        <w:br/>
      </w:r>
      <w:r>
        <w:rPr>
          <w:rStyle w:val="HTMLCode"/>
        </w:rPr>
        <w:t>- pledged_to_lenders: yes/no</w:t>
      </w:r>
      <w:r>
        <w:br/>
      </w:r>
      <w:r>
        <w:rPr>
          <w:rStyle w:val="HTMLCode"/>
        </w:rPr>
        <w:t>- permitted_inflows</w:t>
      </w:r>
      <w:r>
        <w:br/>
      </w:r>
      <w:r>
        <w:rPr>
          <w:rStyle w:val="HTMLCode"/>
        </w:rPr>
        <w:t>- permitted_outflows</w:t>
      </w:r>
      <w:r>
        <w:br/>
      </w:r>
      <w:r>
        <w:rPr>
          <w:rStyle w:val="HTMLCode"/>
        </w:rPr>
        <w:t>- minimum_balance</w:t>
      </w:r>
      <w:r>
        <w:br/>
      </w:r>
      <w:r>
        <w:rPr>
          <w:rStyle w:val="HTMLCode"/>
        </w:rPr>
        <w:t>- release_conditions</w:t>
      </w:r>
    </w:p>
    <w:p w14:paraId="08EBBB25" w14:textId="77777777" w:rsidR="003219B2" w:rsidRDefault="003219B2" w:rsidP="0090128C">
      <w:pPr>
        <w:pStyle w:val="Heading6"/>
      </w:pPr>
      <w:r>
        <w:t>C. Drawdown Request</w:t>
      </w:r>
    </w:p>
    <w:p w14:paraId="5677218E" w14:textId="77777777" w:rsidR="003219B2" w:rsidRDefault="003219B2" w:rsidP="00387363">
      <w:pPr>
        <w:pStyle w:val="Table-Code"/>
      </w:pPr>
      <w:r>
        <w:rPr>
          <w:rStyle w:val="HTMLCode"/>
          <w:b/>
          <w:bCs/>
        </w:rPr>
        <w:t>DrawdownRequest</w:t>
      </w:r>
      <w:r>
        <w:br/>
        <w:t>- request_id</w:t>
      </w:r>
      <w:r>
        <w:br/>
        <w:t>- funding_commitment_id</w:t>
      </w:r>
      <w:r>
        <w:br/>
        <w:t>- account_id</w:t>
      </w:r>
      <w:r>
        <w:br/>
        <w:t>- amount_requested</w:t>
      </w:r>
      <w:r>
        <w:br/>
        <w:t>- cost_category</w:t>
      </w:r>
      <w:r>
        <w:br/>
        <w:t>- milestone_reference</w:t>
      </w:r>
      <w:r>
        <w:br/>
        <w:t>- supporting_evidence</w:t>
      </w:r>
      <w:r>
        <w:br/>
        <w:t>- independent_engineer_status</w:t>
      </w:r>
      <w:r>
        <w:br/>
        <w:t>- lender_agent_status</w:t>
      </w:r>
      <w:r>
        <w:br/>
        <w:t>- DFI_status</w:t>
      </w:r>
      <w:r>
        <w:br/>
        <w:t>- approved_amount</w:t>
      </w:r>
      <w:r>
        <w:br/>
        <w:t>- paid_amount</w:t>
      </w:r>
      <w:r>
        <w:br/>
        <w:t>- rejection_reason</w:t>
      </w:r>
    </w:p>
    <w:p w14:paraId="334F1762" w14:textId="77777777" w:rsidR="003219B2" w:rsidRDefault="003219B2" w:rsidP="0090128C">
      <w:pPr>
        <w:pStyle w:val="Heading6"/>
      </w:pPr>
      <w:r>
        <w:t>D. Waterfall Rule</w:t>
      </w:r>
    </w:p>
    <w:p w14:paraId="7C40D96C" w14:textId="77777777" w:rsidR="003219B2" w:rsidRPr="00387363" w:rsidRDefault="003219B2" w:rsidP="00387363">
      <w:pPr>
        <w:pStyle w:val="Table-Code"/>
      </w:pPr>
      <w:r>
        <w:rPr>
          <w:rStyle w:val="HTMLCode"/>
          <w:rFonts w:ascii="Anonymice Powerline" w:hAnsi="Anonymice Powerline"/>
          <w:sz w:val="18"/>
        </w:rPr>
        <w:t>WaterfallRule</w:t>
      </w:r>
      <w:r>
        <w:br/>
      </w:r>
      <w:r>
        <w:rPr>
          <w:rStyle w:val="HTMLCode"/>
          <w:rFonts w:ascii="Anonymice Powerline" w:hAnsi="Anonymice Powerline"/>
          <w:sz w:val="18"/>
        </w:rPr>
        <w:t>- period</w:t>
      </w:r>
      <w:r>
        <w:br/>
      </w:r>
      <w:r>
        <w:rPr>
          <w:rStyle w:val="HTMLCode"/>
          <w:rFonts w:ascii="Anonymice Powerline" w:hAnsi="Anonymice Powerline"/>
          <w:sz w:val="18"/>
        </w:rPr>
        <w:t>- inflow_account</w:t>
      </w:r>
      <w:r>
        <w:br/>
      </w:r>
      <w:r>
        <w:rPr>
          <w:rStyle w:val="HTMLCode"/>
          <w:rFonts w:ascii="Anonymice Powerline" w:hAnsi="Anonymice Powerline"/>
          <w:sz w:val="18"/>
        </w:rPr>
        <w:t>- step_order</w:t>
      </w:r>
      <w:r>
        <w:br/>
      </w:r>
      <w:r>
        <w:rPr>
          <w:rStyle w:val="HTMLCode"/>
          <w:rFonts w:ascii="Anonymice Powerline" w:hAnsi="Anonymice Powerline"/>
          <w:sz w:val="18"/>
        </w:rPr>
        <w:t>- payment_priority</w:t>
      </w:r>
      <w:r>
        <w:br/>
      </w:r>
      <w:r>
        <w:rPr>
          <w:rStyle w:val="HTMLCode"/>
          <w:rFonts w:ascii="Anonymice Powerline" w:hAnsi="Anonymice Powerline"/>
          <w:sz w:val="18"/>
        </w:rPr>
        <w:t>- target_account</w:t>
      </w:r>
      <w:r>
        <w:br/>
      </w:r>
      <w:r>
        <w:rPr>
          <w:rStyle w:val="HTMLCode"/>
          <w:rFonts w:ascii="Anonymice Powerline" w:hAnsi="Anonymice Powerline"/>
          <w:sz w:val="18"/>
        </w:rPr>
        <w:t>- condition</w:t>
      </w:r>
      <w:r>
        <w:br/>
      </w:r>
      <w:r>
        <w:rPr>
          <w:rStyle w:val="HTMLCode"/>
          <w:rFonts w:ascii="Anonymice Powerline" w:hAnsi="Anonymice Powerline"/>
          <w:sz w:val="18"/>
        </w:rPr>
        <w:t>- lockup_trigger</w:t>
      </w:r>
      <w:r>
        <w:br/>
      </w:r>
      <w:r>
        <w:rPr>
          <w:rStyle w:val="HTMLCode"/>
          <w:rFonts w:ascii="Anonymice Powerline" w:hAnsi="Anonymice Powerline"/>
          <w:sz w:val="18"/>
        </w:rPr>
        <w:t>- sweep_trigger</w:t>
      </w:r>
    </w:p>
    <w:p w14:paraId="256D7963" w14:textId="77777777" w:rsidR="00F5371F" w:rsidRDefault="00F5371F" w:rsidP="00F5371F"/>
    <w:p w14:paraId="06F14466" w14:textId="77777777" w:rsidR="00F5371F" w:rsidRDefault="00F5371F" w:rsidP="00F5371F"/>
    <w:p w14:paraId="204F88BF" w14:textId="3E8A63E8" w:rsidR="00017E52" w:rsidRDefault="00F5371F" w:rsidP="00F5371F">
      <w:pPr>
        <w:pStyle w:val="Heading4"/>
      </w:pPr>
      <w:r>
        <w:t xml:space="preserve"> </w:t>
      </w:r>
      <w:bookmarkStart w:id="179" w:name="_Toc241592207"/>
      <w:r>
        <w:t>5.1 Capital deployment - Gannt chart</w:t>
      </w:r>
      <w:bookmarkEnd w:id="179"/>
    </w:p>
    <w:p w14:paraId="263DCBE0"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w:t>
      </w:r>
    </w:p>
    <w:p w14:paraId="2BC3049A"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config:</w:t>
      </w:r>
    </w:p>
    <w:p w14:paraId="73945292"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theme: neutral</w:t>
      </w:r>
    </w:p>
    <w:p w14:paraId="1C30A7F2"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w:t>
      </w:r>
    </w:p>
    <w:p w14:paraId="11A7C0F7"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gantt</w:t>
      </w:r>
    </w:p>
    <w:p w14:paraId="6BA2733C"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title Green Fuel Development-to-Capital Release Timeline — D0 = First Production Day</w:t>
      </w:r>
    </w:p>
    <w:p w14:paraId="522BA4C7"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dateFormat  YYYY-MM-DD</w:t>
      </w:r>
    </w:p>
    <w:p w14:paraId="6F5D5A5B"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axisFormat  %b %Y</w:t>
      </w:r>
    </w:p>
    <w:p w14:paraId="6B603CC2"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p>
    <w:p w14:paraId="6607C74D"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section Reference</w:t>
      </w:r>
    </w:p>
    <w:p w14:paraId="5375B34E"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D0 First Physical Production :milestone, d0, 2030-01-01, 0d</w:t>
      </w:r>
    </w:p>
    <w:p w14:paraId="656CAB79"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p>
    <w:p w14:paraId="14FB2FA1"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lastRenderedPageBreak/>
        <w:t xml:space="preserve">    section D-60 to D-48: Fundability Screen / FEL-0.5 / AACE Class 5</w:t>
      </w:r>
    </w:p>
    <w:p w14:paraId="035EF1D5"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Pathway &amp; Product Definition :crit, p0, 2025-01-01, 90d</w:t>
      </w:r>
    </w:p>
    <w:p w14:paraId="6C7030A6"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Regulatory Eligibility Screen RFNBO / 45V / RED III / FuelEU :crit, r0, 2025-01-01, 120d</w:t>
      </w:r>
    </w:p>
    <w:p w14:paraId="270739F5"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Feedstock / Power / CO2 / Water Feasibility :crit, t0, 2025-02-01, 150d</w:t>
      </w:r>
    </w:p>
    <w:p w14:paraId="5B4723F9"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Development Budget Account Opened :a0, 2025-02-15, 30d</w:t>
      </w:r>
    </w:p>
    <w:p w14:paraId="533BFB98"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Initial Sources &amp; Uses v0 :f0, 2025-03-01, 60d</w:t>
      </w:r>
    </w:p>
    <w:p w14:paraId="3F2FE4E3"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Investor State = Announced / Indicative Only :milestone, g0, 2025-07-01, 0d</w:t>
      </w:r>
    </w:p>
    <w:p w14:paraId="2B6CBD2C"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p>
    <w:p w14:paraId="05A1F942"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section D-48 to D-36: FEL-1 Concept / AACE Class 5-4</w:t>
      </w:r>
    </w:p>
    <w:p w14:paraId="31E41C43"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Concept Selection &amp; Technology Route :crit, p1, 2025-07-01, 120d</w:t>
      </w:r>
    </w:p>
    <w:p w14:paraId="171D1487"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Certification Evidence Map v0 :r1, 2025-07-15, 90d</w:t>
      </w:r>
    </w:p>
    <w:p w14:paraId="51A93EE2"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Offtaker Longlist + Credit Screen :c1, 2025-08-01, 120d</w:t>
      </w:r>
    </w:p>
    <w:p w14:paraId="64DE34A6"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Grant / Subsidy / DFI Eligibility Screen :f1, 2025-08-01, 120d</w:t>
      </w:r>
    </w:p>
    <w:p w14:paraId="3B96A842"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Funding Commitment Register Created :crit, fc1, 2025-09-01, 45d</w:t>
      </w:r>
    </w:p>
    <w:p w14:paraId="1DC1D1A8"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Class 5 / Class 4 Cost Range Approved :milestone, est1, 2025-12-31, 0d</w:t>
      </w:r>
    </w:p>
    <w:p w14:paraId="2F94E02A"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Capital State Gate 1 = Development Capital Only :milestone, cap1, 2025-12-31, 0d</w:t>
      </w:r>
    </w:p>
    <w:p w14:paraId="7D6885B1"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p>
    <w:p w14:paraId="2DDDE0B9"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section D-36 to D-24: FEL-2 / Pre-FEED / AACE Class 4</w:t>
      </w:r>
    </w:p>
    <w:p w14:paraId="3402D1C7"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Pre-FEED Scope Definition :crit, p2, 2026-01-01, 180d</w:t>
      </w:r>
    </w:p>
    <w:p w14:paraId="6B369E73"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Grid IA / BTM Power / PPA Route Advanced :crit, pow2, 2026-01-01, 210d</w:t>
      </w:r>
    </w:p>
    <w:p w14:paraId="296995D8"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CO2 / Biomass / Feedstock Term Sheets :crit, feed2, 2026-02-01, 180d</w:t>
      </w:r>
    </w:p>
    <w:p w14:paraId="52A640E1"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w:t>
      </w:r>
      <w:del w:id="180" w:author="Claude" w:date="2026-09-30T15:00:00Z">
        <w:r>
          <w:rPr>
            <w:rFonts w:ascii="Avenir Next Condensed Ultra Lig" w:hAnsi="Avenir Next Condensed Ultra Lig"/>
            <w:sz w:val="18"/>
            <w:szCs w:val="18"/>
          </w:rPr>
          <w:delText>Offtake Bankability Matrix Volume / Tenor / Price / Credit</w:delText>
        </w:r>
      </w:del>
      <w:ins w:id="181" w:author="Claude" w:date="2026-09-30T15:00:00Z">
        <w:r>
          <w:rPr>
            <w:rFonts w:ascii="Avenir Next Condensed Ultra Lig" w:hAnsi="Avenir Next Condensed Ultra Lig"/>
            <w:sz w:val="18"/>
            <w:szCs w:val="18"/>
          </w:rPr>
          <w:t>Offtake Heads of Terms for 60 percent of Output (O2) + Bankability Matrix</w:t>
        </w:r>
      </w:ins>
      <w:r>
        <w:rPr>
          <w:rFonts w:ascii="Avenir Next Condensed Ultra Lig" w:hAnsi="Avenir Next Condensed Ultra Lig"/>
          <w:sz w:val="18"/>
          <w:szCs w:val="18"/>
        </w:rPr>
        <w:t xml:space="preserve"> :crit, off2, 2026-02-01, 180d</w:t>
      </w:r>
    </w:p>
    <w:p w14:paraId="4F13E788"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Eligible Cost Matrix Draft :crit, ecm2, 2026-03-01, 90d</w:t>
      </w:r>
    </w:p>
    <w:p w14:paraId="49A6268B"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Account Architecture v0 Equity / Debt / Grant / DSRA / Revenue :crit, acct2, 2026-04-01, 120d</w:t>
      </w:r>
    </w:p>
    <w:p w14:paraId="0621900C"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DFI / ECA Early Review Pack :f2a, 2026-04-01, 120d</w:t>
      </w:r>
    </w:p>
    <w:p w14:paraId="509FBEE7"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Bank Market Sounding Pack :f2b, 2026-05-01, 90d</w:t>
      </w:r>
    </w:p>
    <w:p w14:paraId="1B6B73A5"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Class 4 Estimate + Contingency Basis :milestone, est2, 2026-12-31, 0d</w:t>
      </w:r>
    </w:p>
    <w:p w14:paraId="04403E9D"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Capital State Gate 2 = Indicative Term Sheets Allowed :milestone, cap2, 2026-12-31, 0d</w:t>
      </w:r>
    </w:p>
    <w:p w14:paraId="2FAEACF5"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p>
    <w:p w14:paraId="5B2DF504"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section D-24 to D-18: FEL-3 / FEED / AACE Class 3 Bankability</w:t>
      </w:r>
    </w:p>
    <w:p w14:paraId="0D1D7545"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FEED Completion Package :crit, p3, 2027-01-01, 180d</w:t>
      </w:r>
    </w:p>
    <w:p w14:paraId="3E28913D"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EPC Tender / Open Book Price / LDs / Warranties :crit, epc3, 2027-01-01, 180d</w:t>
      </w:r>
    </w:p>
    <w:p w14:paraId="35589B57"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Permitting Critical Path Locked :crit, perm3, 2027-01-01, 210d</w:t>
      </w:r>
    </w:p>
    <w:p w14:paraId="234C2BB4"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w:t>
      </w:r>
      <w:del w:id="182" w:author="Claude" w:date="2026-09-30T15:00:00Z">
        <w:r>
          <w:rPr>
            <w:rFonts w:ascii="Avenir Next Condensed Ultra Lig" w:hAnsi="Avenir Next Condensed Ultra Lig"/>
            <w:sz w:val="18"/>
            <w:szCs w:val="18"/>
          </w:rPr>
          <w:delText>Executable Offtake Term Sheets</w:delText>
        </w:r>
      </w:del>
      <w:ins w:id="183" w:author="Claude" w:date="2026-09-30T15:00:00Z">
        <w:r>
          <w:rPr>
            <w:rFonts w:ascii="Avenir Next Condensed Ultra Lig" w:hAnsi="Avenir Next Condensed Ultra Lig"/>
            <w:sz w:val="18"/>
            <w:szCs w:val="18"/>
          </w:rPr>
          <w:t>Binding Offtake with Conditions and Longstop (O4, G4)</w:t>
        </w:r>
      </w:ins>
      <w:r>
        <w:rPr>
          <w:rFonts w:ascii="Avenir Next Condensed Ultra Lig" w:hAnsi="Avenir Next Condensed Ultra Lig"/>
          <w:sz w:val="18"/>
          <w:szCs w:val="18"/>
        </w:rPr>
        <w:t xml:space="preserve"> :crit, off3, 2027-02-01, 150d</w:t>
      </w:r>
    </w:p>
    <w:p w14:paraId="3C355CBA"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Certification Pre-Audit / Verifier Engagement :crit, cert3, 2027-02-01, 150d</w:t>
      </w:r>
    </w:p>
    <w:p w14:paraId="66331838"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Financial Model v1 DSCR / LLCR / PLCR / Sensitivities :crit, fm3, 2027-03-01, 120d</w:t>
      </w:r>
    </w:p>
    <w:p w14:paraId="51351594"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Sources &amp; Uses v1 + Cost-to-Complete Logic :crit, su3, 2027-03-01, 120d</w:t>
      </w:r>
    </w:p>
    <w:p w14:paraId="7C89A48E"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Independent Engineer Initial Report :crit, ie3, 2027-04-01, 90d</w:t>
      </w:r>
    </w:p>
    <w:p w14:paraId="477ADAF7"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Class 3 Control Estimate Gate :milestone, est3, 2027-07-01, 0d</w:t>
      </w:r>
    </w:p>
    <w:p w14:paraId="4F2F077A"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Capital State Gate 3 = Credit Process Can Start :milestone, cap3, 2027-07-01, 0d</w:t>
      </w:r>
    </w:p>
    <w:p w14:paraId="5A3EB3AD"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p>
    <w:p w14:paraId="327FE451"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section D-18 to D-12: Credit Approval / Mandates / Binding Commitments</w:t>
      </w:r>
    </w:p>
    <w:p w14:paraId="6F66C38D"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Sponsor Equity Commitment Letter :crit, eq4, 2027-07-01, 90d</w:t>
      </w:r>
    </w:p>
    <w:p w14:paraId="5468E70A"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Grant / Subsidy Award Conditions Confirmed :crit, gr4, 2027-07-01, 120d</w:t>
      </w:r>
    </w:p>
    <w:p w14:paraId="57745D59"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DFI / ECA Mandate + E&amp;S Action Plan :crit, dfi4, 2027-08-01, 150d</w:t>
      </w:r>
    </w:p>
    <w:p w14:paraId="262DFCB2"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Senior Lender Mandate / MLA Appointment :crit, bank4, 2027-08-01, 120d</w:t>
      </w:r>
    </w:p>
    <w:p w14:paraId="4D43F894"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Insurance Adviser Review CAR / DSU / Liability / Marine :ins4, 2027-09-01, 90d</w:t>
      </w:r>
    </w:p>
    <w:p w14:paraId="43A41D48"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Legal / Tax / Sanctions / Procurement DD :crit, dd4, 2027-09-01, 120d</w:t>
      </w:r>
    </w:p>
    <w:p w14:paraId="0A0432FE"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Debt Sizing Gate DSCR / LLCR / Downside / CTC :milestone, size4, 2027-12-31, 0d</w:t>
      </w:r>
    </w:p>
    <w:p w14:paraId="5E24F9F6"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Capital State Gate 4 = Credit Approved / Mandated :milestone, cap4, 2027-12-31, 0d</w:t>
      </w:r>
    </w:p>
    <w:p w14:paraId="4B963B57"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p>
    <w:p w14:paraId="5D6F64CD"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section D-12 to D-9: Finance Documentation / Account Control / Security</w:t>
      </w:r>
    </w:p>
    <w:p w14:paraId="157AF167"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Common Terms Agreement :crit, doc5a, 2028-01-01, 90d</w:t>
      </w:r>
    </w:p>
    <w:p w14:paraId="288BC999"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Facility Agreement / DFI Agreement / Grant Agreement :crit, doc5b, 2028-01-01, 90d</w:t>
      </w:r>
    </w:p>
    <w:p w14:paraId="15C1A982"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Intercreditor Agreement Senior / Mezz / DFI / ECA :crit, doc5c, 2028-02-01, 90d</w:t>
      </w:r>
    </w:p>
    <w:p w14:paraId="4190992C"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Accounts Agreement + Account Bank Mandate :crit, acc5, 2028-02-01, 90d</w:t>
      </w:r>
    </w:p>
    <w:p w14:paraId="6351089F"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Security Package / Pledge Over Project Accounts :crit, sec5, 2028-02-01, 90d</w:t>
      </w:r>
    </w:p>
    <w:p w14:paraId="36C49B39"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Direct Agreements EPC / Offtake / Grid / O&amp;M :crit, da5, 2028-03-01, 90d</w:t>
      </w:r>
    </w:p>
    <w:p w14:paraId="2F839CEB"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Hedge Policy / ISDA / FX / Power Hedge Readiness :hedge5, 2028-03-01, 90d</w:t>
      </w:r>
    </w:p>
    <w:p w14:paraId="6727BA96"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lastRenderedPageBreak/>
        <w:t xml:space="preserve">    Model Audit + Base Case Lock :crit, model5, 2028-03-01, 90d</w:t>
      </w:r>
    </w:p>
    <w:p w14:paraId="7A2DF6D0"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Account Structure Live :milestone, acctlive, 2028-06-30, 0d</w:t>
      </w:r>
    </w:p>
    <w:p w14:paraId="50628019"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Capital State Gate 5 = Legally Committed But Not Yet Drawable :milestone, cap5, 2028-06-30, 0d</w:t>
      </w:r>
    </w:p>
    <w:p w14:paraId="6DD926B5"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p>
    <w:p w14:paraId="3EAECF9C"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section D-9 to D-6: CP Satisfaction / Financial Close / FID</w:t>
      </w:r>
    </w:p>
    <w:p w14:paraId="535F7634"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Conditions Precedent Checklist :crit, cp6, 2028-07-01, 90d</w:t>
      </w:r>
    </w:p>
    <w:p w14:paraId="10467D43"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Equity First Funding / Sponsor Cash Confirmation :crit, eq6, 2028-07-01, 60d</w:t>
      </w:r>
    </w:p>
    <w:p w14:paraId="7B403B0B"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Grant Availability / Designated Account Confirmation :crit, gr6, 2028-07-15, 60d</w:t>
      </w:r>
    </w:p>
    <w:p w14:paraId="6A260EAD"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Insurance Binders Effective :crit, ins6, 2028-08-01, 60d</w:t>
      </w:r>
    </w:p>
    <w:p w14:paraId="510E0273"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Independent Engineer Financial Close Report :crit, ie6, 2028-08-01, 60d</w:t>
      </w:r>
    </w:p>
    <w:p w14:paraId="2180DC6E"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Final Investment Committee Pack :crit, ic6, 2028-08-15, 45d</w:t>
      </w:r>
    </w:p>
    <w:p w14:paraId="67953BF4"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Financial Close :milestone, fc, 2028-10-01, 0d</w:t>
      </w:r>
    </w:p>
    <w:p w14:paraId="6329F13B"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FID / Board NTP Approval :milestone, fid, 2028-10-01, 0d</w:t>
      </w:r>
    </w:p>
    <w:p w14:paraId="5B184C5C"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Capital State Gate 6 = Available To Draw :milestone, cap6, 2028-10-01, 0d</w:t>
      </w:r>
    </w:p>
    <w:p w14:paraId="4E363CCA"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p>
    <w:p w14:paraId="11C6E348"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section D-6 to D0: Construction Funding &amp; Controlled Drawdowns</w:t>
      </w:r>
    </w:p>
    <w:p w14:paraId="160A0917"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NTP + EPC Mobilisation :crit, ntp, 2028-10-02, 30d</w:t>
      </w:r>
    </w:p>
    <w:p w14:paraId="1A0B7938"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First Utilisation Request :crit, draw1, 2028-10-15, 30d</w:t>
      </w:r>
    </w:p>
    <w:p w14:paraId="45362638"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Monthly Drawdown Cycle IE Cert / EPC Cert / No Default / CTC :crit, drawcycle, 2028-11-01, 395d</w:t>
      </w:r>
    </w:p>
    <w:p w14:paraId="49651A1F"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Long Lead Procurement Electrolyser / Synthesis / Compressors :crit, proc, 2028-11-01, 240d</w:t>
      </w:r>
    </w:p>
    <w:p w14:paraId="46A7E0B1"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Civil / BOP / Electrical / Utilities Construction :crit, civil, 2029-01-01, 300d</w:t>
      </w:r>
    </w:p>
    <w:p w14:paraId="3163C071"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Technology Package Delivery + Factory Acceptance :crit, tech, 2029-03-01, 240d</w:t>
      </w:r>
    </w:p>
    <w:p w14:paraId="5ADA763B"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Grid Energisation / BTM Power Readiness :crit, grid, 2029-06-01, 180d</w:t>
      </w:r>
    </w:p>
    <w:p w14:paraId="09F6A4B5"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Feedstock / CO2 / Water Readiness :crit, feedready, 2029-06-01, 180d</w:t>
      </w:r>
    </w:p>
    <w:p w14:paraId="56195D1D"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DSRA Funding / Reserve Accounts Tested :crit, dsra, 2029-09-01, 90d</w:t>
      </w:r>
    </w:p>
    <w:p w14:paraId="26160591"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Cold Commissioning :crit, cold, 2029-11-01, 45d</w:t>
      </w:r>
    </w:p>
    <w:p w14:paraId="35E051F6"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Hot Commissioning :crit, hot, 2029-12-01, 30d</w:t>
      </w:r>
    </w:p>
    <w:p w14:paraId="79B50C60"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First Physical Production :milestone, prod0, 2030-01-01, 0d</w:t>
      </w:r>
    </w:p>
    <w:p w14:paraId="31A8C00D"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Capital State Gate 7 = Drawn / Spent / Pending Final Verification :milestone, cap7, 2030-01-01, 0d</w:t>
      </w:r>
    </w:p>
    <w:p w14:paraId="31DC9242"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p>
    <w:p w14:paraId="75E3B827"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section D0 to D+6: COD / Certification / Revenue Waterfall</w:t>
      </w:r>
    </w:p>
    <w:p w14:paraId="3C1CA9A1"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Ramp-Up + Performance Testing :crit, test0, 2030-01-02, 60d</w:t>
      </w:r>
    </w:p>
    <w:p w14:paraId="32A449E6"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Provisional Acceptance / COD :crit, cod, 2030-03-01, 0d</w:t>
      </w:r>
    </w:p>
    <w:p w14:paraId="63B3D02C"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First Verified GoO / PoS / RFNBO Issuance :crit, goo, 2030-02-01, 90d</w:t>
      </w:r>
    </w:p>
    <w:p w14:paraId="04461D1A"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Revenue Collection Account Activated :rev0, 2030-03-01, 30d</w:t>
      </w:r>
    </w:p>
    <w:p w14:paraId="10D71E41"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Operating Waterfall Active Opex / Debt / DSRA / MRA / Lockup :crit, wf0, 2030-03-01, 120d</w:t>
      </w:r>
    </w:p>
    <w:p w14:paraId="27B052BF"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Final Completion / Punch List / Retention Release :fcmp, 2030-03-01, 120d</w:t>
      </w:r>
    </w:p>
    <w:p w14:paraId="32632688"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Distribution Test / Lock-Up Review :dist, 2030-06-01, 30d</w:t>
      </w:r>
    </w:p>
    <w:p w14:paraId="20C9EB47" w14:textId="77777777" w:rsidR="00017E52" w:rsidRPr="00F5371F" w:rsidRDefault="00017E52" w:rsidP="00676BD0">
      <w:pPr>
        <w:pBdr>
          <w:top w:val="single" w:sz="4" w:space="1" w:color="auto"/>
          <w:left w:val="single" w:sz="4" w:space="1" w:color="auto"/>
          <w:bottom w:val="single" w:sz="4" w:space="1" w:color="auto"/>
          <w:right w:val="single" w:sz="4" w:space="1" w:color="auto"/>
        </w:pBdr>
        <w:rPr>
          <w:rFonts w:ascii="Avenir Next Condensed Ultra Lig" w:hAnsi="Avenir Next Condensed Ultra Lig"/>
          <w:sz w:val="18"/>
          <w:szCs w:val="18"/>
        </w:rPr>
      </w:pPr>
      <w:r>
        <w:rPr>
          <w:rFonts w:ascii="Avenir Next Condensed Ultra Lig" w:hAnsi="Avenir Next Condensed Ultra Lig"/>
          <w:sz w:val="18"/>
          <w:szCs w:val="18"/>
        </w:rPr>
        <w:t xml:space="preserve">    Capital State Gate 8 = Verified Commercial Operations :milestone, cap8, 2030-06-30, 0d</w:t>
      </w:r>
    </w:p>
    <w:p w14:paraId="51DF3FEE" w14:textId="77777777" w:rsidR="00D97002" w:rsidRDefault="00000000">
      <w:pPr>
        <w:spacing w:before="80" w:after="80"/>
        <w:rPr>
          <w:ins w:id="184" w:author="Claude" w:date="2026-09-30T15:00:00Z"/>
        </w:rPr>
      </w:pPr>
      <w:commentRangeStart w:id="185"/>
      <w:ins w:id="186" w:author="Claude" w:date="2026-09-30T15:00:00Z">
        <w:r>
          <w:rPr>
            <w:b/>
            <w:bCs/>
          </w:rPr>
          <w:t>Mapping (v4.5).</w:t>
        </w:r>
        <w:r>
          <w:t xml:space="preserve"> Capital State Gates are internal milestones, not engine gates. CSG1 ≈ Technically plausible; CSG2 ≈ Commercially plausible (indicative term sheets; offtake terms for at least 60% of output); CSG3 ≈ Buildable to Structurally bankable (the credit process can start); CSG4 ≈ Credit approved (G8, conditional); CSG5 ≈ signed with conditions (stage 4 of the master’s capital-commitment ladder); CSG6 ≈ Financeable (G10, financial close); CSG7 ≈ construction and first production (no engine state); CSG8 ≈ Operational (G11).</w:t>
        </w:r>
        <w:commentRangeEnd w:id="185"/>
        <w:r>
          <w:rPr>
            <w:rStyle w:val="CommentReference"/>
            <w:sz w:val="22"/>
            <w:szCs w:val="22"/>
          </w:rPr>
          <w:commentReference w:id="185"/>
        </w:r>
      </w:ins>
    </w:p>
    <w:p w14:paraId="4D7B0192" w14:textId="77777777" w:rsidR="00F5371F" w:rsidRDefault="00F5371F" w:rsidP="00F5371F"/>
    <w:p w14:paraId="1044DE14" w14:textId="3105FB00" w:rsidR="0070014C" w:rsidRDefault="00F5371F" w:rsidP="00F5371F">
      <w:pPr>
        <w:pStyle w:val="Heading4"/>
      </w:pPr>
      <w:bookmarkStart w:id="187" w:name="_Toc241592208"/>
      <w:r>
        <w:t>5.2   The Development Package Object [EXTEND]</w:t>
      </w:r>
      <w:bookmarkEnd w:id="187"/>
    </w:p>
    <w:p w14:paraId="3D0850CD" w14:textId="77777777" w:rsidR="0070014C" w:rsidRDefault="003B6AA0" w:rsidP="00523F4E">
      <w:pPr>
        <w:spacing w:before="60" w:after="100"/>
      </w:pPr>
      <w:r>
        <w:rPr>
          <w:color w:val="1A2332"/>
          <w:sz w:val="20"/>
          <w:szCs w:val="20"/>
        </w:rPr>
        <w:t>Already defined in v3.1 §4. v4.0 adds five fields not in v3.1: cost_p10/cost_p90 (uncertainty range), currency (FX awareness), personnel_breakdown (FTE × rate × duration), aace_class_history (transitions trigger workflow state moves), and verification_state (§4.7 taxonomy).</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2"/>
        <w:gridCol w:w="1211"/>
        <w:gridCol w:w="593"/>
        <w:gridCol w:w="4442"/>
      </w:tblGrid>
      <w:tr w:rsidR="002E6D29" w14:paraId="1780691F" w14:textId="77777777" w:rsidTr="008E5126">
        <w:tc>
          <w:tcPr>
            <w:tcW w:w="2222" w:type="dxa"/>
            <w:shd w:val="clear" w:color="auto" w:fill="1A2332"/>
            <w:tcMar>
              <w:top w:w="80" w:type="dxa"/>
              <w:left w:w="120" w:type="dxa"/>
              <w:bottom w:w="80" w:type="dxa"/>
              <w:right w:w="120" w:type="dxa"/>
            </w:tcMar>
          </w:tcPr>
          <w:p w14:paraId="03109068" w14:textId="77777777" w:rsidR="0070014C" w:rsidRDefault="003B6AA0">
            <w:r>
              <w:rPr>
                <w:b/>
                <w:bCs/>
                <w:color w:val="FFFFFF"/>
                <w:sz w:val="18"/>
                <w:szCs w:val="18"/>
              </w:rPr>
              <w:t>Field</w:t>
            </w:r>
          </w:p>
        </w:tc>
        <w:tc>
          <w:tcPr>
            <w:tcW w:w="1211" w:type="dxa"/>
            <w:shd w:val="clear" w:color="auto" w:fill="1A2332"/>
            <w:tcMar>
              <w:top w:w="80" w:type="dxa"/>
              <w:left w:w="120" w:type="dxa"/>
              <w:bottom w:w="80" w:type="dxa"/>
              <w:right w:w="120" w:type="dxa"/>
            </w:tcMar>
          </w:tcPr>
          <w:p w14:paraId="2D80A7A5" w14:textId="77777777" w:rsidR="0070014C" w:rsidRDefault="003B6AA0">
            <w:r>
              <w:rPr>
                <w:b/>
                <w:bCs/>
                <w:color w:val="FFFFFF"/>
                <w:sz w:val="18"/>
                <w:szCs w:val="18"/>
              </w:rPr>
              <w:t>Type</w:t>
            </w:r>
          </w:p>
        </w:tc>
        <w:tc>
          <w:tcPr>
            <w:tcW w:w="593" w:type="dxa"/>
            <w:shd w:val="clear" w:color="auto" w:fill="1A2332"/>
            <w:tcMar>
              <w:top w:w="80" w:type="dxa"/>
              <w:left w:w="120" w:type="dxa"/>
              <w:bottom w:w="80" w:type="dxa"/>
              <w:right w:w="120" w:type="dxa"/>
            </w:tcMar>
          </w:tcPr>
          <w:p w14:paraId="3BAC31D2" w14:textId="77777777" w:rsidR="0070014C" w:rsidRDefault="003B6AA0">
            <w:r>
              <w:rPr>
                <w:b/>
                <w:bCs/>
                <w:color w:val="FFFFFF"/>
                <w:sz w:val="18"/>
                <w:szCs w:val="18"/>
              </w:rPr>
              <w:t>Req</w:t>
            </w:r>
          </w:p>
        </w:tc>
        <w:tc>
          <w:tcPr>
            <w:tcW w:w="4442" w:type="dxa"/>
            <w:shd w:val="clear" w:color="auto" w:fill="1A2332"/>
            <w:tcMar>
              <w:top w:w="80" w:type="dxa"/>
              <w:left w:w="120" w:type="dxa"/>
              <w:bottom w:w="80" w:type="dxa"/>
              <w:right w:w="120" w:type="dxa"/>
            </w:tcMar>
          </w:tcPr>
          <w:p w14:paraId="58001DB4" w14:textId="77777777" w:rsidR="0070014C" w:rsidRDefault="003B6AA0">
            <w:r>
              <w:rPr>
                <w:b/>
                <w:bCs/>
                <w:color w:val="FFFFFF"/>
                <w:sz w:val="18"/>
                <w:szCs w:val="18"/>
              </w:rPr>
              <w:t>Note</w:t>
            </w:r>
          </w:p>
        </w:tc>
      </w:tr>
      <w:tr w:rsidR="002E6D29" w14:paraId="32BB9F89" w14:textId="77777777" w:rsidTr="008E5126">
        <w:tc>
          <w:tcPr>
            <w:tcW w:w="2222" w:type="dxa"/>
            <w:shd w:val="clear" w:color="auto" w:fill="F4FAFA"/>
            <w:tcMar>
              <w:top w:w="60" w:type="dxa"/>
              <w:left w:w="120" w:type="dxa"/>
              <w:bottom w:w="60" w:type="dxa"/>
              <w:right w:w="120" w:type="dxa"/>
            </w:tcMar>
          </w:tcPr>
          <w:p w14:paraId="344D7EDD" w14:textId="77777777" w:rsidR="0070014C" w:rsidRDefault="003B6AA0">
            <w:r>
              <w:rPr>
                <w:color w:val="1A2332"/>
                <w:sz w:val="18"/>
                <w:szCs w:val="18"/>
              </w:rPr>
              <w:t>package_id</w:t>
            </w:r>
          </w:p>
        </w:tc>
        <w:tc>
          <w:tcPr>
            <w:tcW w:w="1211" w:type="dxa"/>
            <w:shd w:val="clear" w:color="auto" w:fill="F4FAFA"/>
            <w:tcMar>
              <w:top w:w="60" w:type="dxa"/>
              <w:left w:w="120" w:type="dxa"/>
              <w:bottom w:w="60" w:type="dxa"/>
              <w:right w:w="120" w:type="dxa"/>
            </w:tcMar>
          </w:tcPr>
          <w:p w14:paraId="1C08AB65" w14:textId="77777777" w:rsidR="0070014C" w:rsidRDefault="003B6AA0">
            <w:r>
              <w:rPr>
                <w:color w:val="1A2332"/>
                <w:sz w:val="18"/>
                <w:szCs w:val="18"/>
              </w:rPr>
              <w:t>UUID</w:t>
            </w:r>
          </w:p>
        </w:tc>
        <w:tc>
          <w:tcPr>
            <w:tcW w:w="593" w:type="dxa"/>
            <w:shd w:val="clear" w:color="auto" w:fill="F4FAFA"/>
            <w:tcMar>
              <w:top w:w="60" w:type="dxa"/>
              <w:left w:w="120" w:type="dxa"/>
              <w:bottom w:w="60" w:type="dxa"/>
              <w:right w:w="120" w:type="dxa"/>
            </w:tcMar>
          </w:tcPr>
          <w:p w14:paraId="13A403A2" w14:textId="77777777" w:rsidR="0070014C" w:rsidRDefault="003B6AA0">
            <w:r>
              <w:rPr>
                <w:color w:val="1A2332"/>
                <w:sz w:val="18"/>
                <w:szCs w:val="18"/>
              </w:rPr>
              <w:t>Y</w:t>
            </w:r>
          </w:p>
        </w:tc>
        <w:tc>
          <w:tcPr>
            <w:tcW w:w="4442" w:type="dxa"/>
            <w:shd w:val="clear" w:color="auto" w:fill="F4FAFA"/>
            <w:tcMar>
              <w:top w:w="60" w:type="dxa"/>
              <w:left w:w="120" w:type="dxa"/>
              <w:bottom w:w="60" w:type="dxa"/>
              <w:right w:w="120" w:type="dxa"/>
            </w:tcMar>
          </w:tcPr>
          <w:p w14:paraId="162C0B56" w14:textId="77777777" w:rsidR="0070014C" w:rsidRDefault="003B6AA0">
            <w:r>
              <w:rPr>
                <w:color w:val="1A2332"/>
                <w:sz w:val="18"/>
                <w:szCs w:val="18"/>
              </w:rPr>
              <w:t>Primary key, UPDM DEVELOPMENT_PACKAGES</w:t>
            </w:r>
          </w:p>
        </w:tc>
      </w:tr>
      <w:tr w:rsidR="002E6D29" w14:paraId="1E5CED18" w14:textId="77777777" w:rsidTr="008E5126">
        <w:tc>
          <w:tcPr>
            <w:tcW w:w="2222" w:type="dxa"/>
            <w:shd w:val="clear" w:color="auto" w:fill="FFFFFF"/>
            <w:tcMar>
              <w:top w:w="60" w:type="dxa"/>
              <w:left w:w="120" w:type="dxa"/>
              <w:bottom w:w="60" w:type="dxa"/>
              <w:right w:w="120" w:type="dxa"/>
            </w:tcMar>
          </w:tcPr>
          <w:p w14:paraId="62E41492" w14:textId="77777777" w:rsidR="0070014C" w:rsidRDefault="003B6AA0">
            <w:r>
              <w:rPr>
                <w:color w:val="1A2332"/>
                <w:sz w:val="18"/>
                <w:szCs w:val="18"/>
              </w:rPr>
              <w:t>package_name</w:t>
            </w:r>
          </w:p>
        </w:tc>
        <w:tc>
          <w:tcPr>
            <w:tcW w:w="1211" w:type="dxa"/>
            <w:shd w:val="clear" w:color="auto" w:fill="FFFFFF"/>
            <w:tcMar>
              <w:top w:w="60" w:type="dxa"/>
              <w:left w:w="120" w:type="dxa"/>
              <w:bottom w:w="60" w:type="dxa"/>
              <w:right w:w="120" w:type="dxa"/>
            </w:tcMar>
          </w:tcPr>
          <w:p w14:paraId="62F62205" w14:textId="77777777" w:rsidR="0070014C" w:rsidRDefault="003B6AA0">
            <w:r>
              <w:rPr>
                <w:color w:val="1A2332"/>
                <w:sz w:val="18"/>
                <w:szCs w:val="18"/>
              </w:rPr>
              <w:t>string</w:t>
            </w:r>
          </w:p>
        </w:tc>
        <w:tc>
          <w:tcPr>
            <w:tcW w:w="593" w:type="dxa"/>
            <w:shd w:val="clear" w:color="auto" w:fill="FFFFFF"/>
            <w:tcMar>
              <w:top w:w="60" w:type="dxa"/>
              <w:left w:w="120" w:type="dxa"/>
              <w:bottom w:w="60" w:type="dxa"/>
              <w:right w:w="120" w:type="dxa"/>
            </w:tcMar>
          </w:tcPr>
          <w:p w14:paraId="1783F2C2" w14:textId="77777777" w:rsidR="0070014C" w:rsidRDefault="003B6AA0">
            <w:r>
              <w:rPr>
                <w:color w:val="1A2332"/>
                <w:sz w:val="18"/>
                <w:szCs w:val="18"/>
              </w:rPr>
              <w:t>Y</w:t>
            </w:r>
          </w:p>
        </w:tc>
        <w:tc>
          <w:tcPr>
            <w:tcW w:w="4442" w:type="dxa"/>
            <w:shd w:val="clear" w:color="auto" w:fill="FFFFFF"/>
            <w:tcMar>
              <w:top w:w="60" w:type="dxa"/>
              <w:left w:w="120" w:type="dxa"/>
              <w:bottom w:w="60" w:type="dxa"/>
              <w:right w:w="120" w:type="dxa"/>
            </w:tcMar>
          </w:tcPr>
          <w:p w14:paraId="3C04C741" w14:textId="77777777" w:rsidR="0070014C" w:rsidRDefault="003B6AA0">
            <w:r>
              <w:rPr>
                <w:color w:val="1A2332"/>
                <w:sz w:val="18"/>
                <w:szCs w:val="18"/>
              </w:rPr>
              <w:t>Human-readable, appears in lender reports</w:t>
            </w:r>
          </w:p>
        </w:tc>
      </w:tr>
      <w:tr w:rsidR="002E6D29" w14:paraId="257E5101" w14:textId="77777777" w:rsidTr="008E5126">
        <w:tc>
          <w:tcPr>
            <w:tcW w:w="2222" w:type="dxa"/>
            <w:shd w:val="clear" w:color="auto" w:fill="F4FAFA"/>
            <w:tcMar>
              <w:top w:w="60" w:type="dxa"/>
              <w:left w:w="120" w:type="dxa"/>
              <w:bottom w:w="60" w:type="dxa"/>
              <w:right w:w="120" w:type="dxa"/>
            </w:tcMar>
          </w:tcPr>
          <w:p w14:paraId="6E007B72" w14:textId="77777777" w:rsidR="0070014C" w:rsidRDefault="003B6AA0">
            <w:r>
              <w:rPr>
                <w:color w:val="1A2332"/>
                <w:sz w:val="18"/>
                <w:szCs w:val="18"/>
              </w:rPr>
              <w:t>package_type</w:t>
            </w:r>
          </w:p>
        </w:tc>
        <w:tc>
          <w:tcPr>
            <w:tcW w:w="1211" w:type="dxa"/>
            <w:shd w:val="clear" w:color="auto" w:fill="F4FAFA"/>
            <w:tcMar>
              <w:top w:w="60" w:type="dxa"/>
              <w:left w:w="120" w:type="dxa"/>
              <w:bottom w:w="60" w:type="dxa"/>
              <w:right w:w="120" w:type="dxa"/>
            </w:tcMar>
          </w:tcPr>
          <w:p w14:paraId="238CBA6E" w14:textId="77777777" w:rsidR="0070014C" w:rsidRDefault="003B6AA0">
            <w:r>
              <w:rPr>
                <w:color w:val="1A2332"/>
                <w:sz w:val="18"/>
                <w:szCs w:val="18"/>
              </w:rPr>
              <w:t>enum</w:t>
            </w:r>
          </w:p>
        </w:tc>
        <w:tc>
          <w:tcPr>
            <w:tcW w:w="593" w:type="dxa"/>
            <w:shd w:val="clear" w:color="auto" w:fill="F4FAFA"/>
            <w:tcMar>
              <w:top w:w="60" w:type="dxa"/>
              <w:left w:w="120" w:type="dxa"/>
              <w:bottom w:w="60" w:type="dxa"/>
              <w:right w:w="120" w:type="dxa"/>
            </w:tcMar>
          </w:tcPr>
          <w:p w14:paraId="68D8C4BB" w14:textId="77777777" w:rsidR="0070014C" w:rsidRDefault="003B6AA0">
            <w:r>
              <w:rPr>
                <w:color w:val="1A2332"/>
                <w:sz w:val="18"/>
                <w:szCs w:val="18"/>
              </w:rPr>
              <w:t>Y</w:t>
            </w:r>
          </w:p>
        </w:tc>
        <w:tc>
          <w:tcPr>
            <w:tcW w:w="4442" w:type="dxa"/>
            <w:shd w:val="clear" w:color="auto" w:fill="F4FAFA"/>
            <w:tcMar>
              <w:top w:w="60" w:type="dxa"/>
              <w:left w:w="120" w:type="dxa"/>
              <w:bottom w:w="60" w:type="dxa"/>
              <w:right w:w="120" w:type="dxa"/>
            </w:tcMar>
          </w:tcPr>
          <w:p w14:paraId="5F0031AB" w14:textId="77777777" w:rsidR="0070014C" w:rsidRDefault="003B6AA0">
            <w:r>
              <w:rPr>
                <w:color w:val="1A2332"/>
                <w:sz w:val="18"/>
                <w:szCs w:val="18"/>
              </w:rPr>
              <w:t>STUDY / EQUIPMENT / BUILDING / PERMITTING / OWNER_COST / RESERVE / DSRA_SETUP / CONTINGENCY</w:t>
            </w:r>
          </w:p>
        </w:tc>
      </w:tr>
      <w:tr w:rsidR="002E6D29" w14:paraId="54649E0C" w14:textId="77777777" w:rsidTr="008E5126">
        <w:tc>
          <w:tcPr>
            <w:tcW w:w="2222" w:type="dxa"/>
            <w:shd w:val="clear" w:color="auto" w:fill="FFFFFF"/>
            <w:tcMar>
              <w:top w:w="60" w:type="dxa"/>
              <w:left w:w="120" w:type="dxa"/>
              <w:bottom w:w="60" w:type="dxa"/>
              <w:right w:w="120" w:type="dxa"/>
            </w:tcMar>
          </w:tcPr>
          <w:p w14:paraId="79F64BB5" w14:textId="77777777" w:rsidR="0070014C" w:rsidRDefault="003B6AA0">
            <w:r>
              <w:rPr>
                <w:color w:val="1A2332"/>
                <w:sz w:val="18"/>
                <w:szCs w:val="18"/>
              </w:rPr>
              <w:lastRenderedPageBreak/>
              <w:t>phase_required</w:t>
            </w:r>
          </w:p>
        </w:tc>
        <w:tc>
          <w:tcPr>
            <w:tcW w:w="1211" w:type="dxa"/>
            <w:shd w:val="clear" w:color="auto" w:fill="FFFFFF"/>
            <w:tcMar>
              <w:top w:w="60" w:type="dxa"/>
              <w:left w:w="120" w:type="dxa"/>
              <w:bottom w:w="60" w:type="dxa"/>
              <w:right w:w="120" w:type="dxa"/>
            </w:tcMar>
          </w:tcPr>
          <w:p w14:paraId="78C34F5E" w14:textId="77777777" w:rsidR="0070014C" w:rsidRDefault="003B6AA0">
            <w:r>
              <w:rPr>
                <w:color w:val="1A2332"/>
                <w:sz w:val="18"/>
                <w:szCs w:val="18"/>
              </w:rPr>
              <w:t>enum</w:t>
            </w:r>
          </w:p>
        </w:tc>
        <w:tc>
          <w:tcPr>
            <w:tcW w:w="593" w:type="dxa"/>
            <w:shd w:val="clear" w:color="auto" w:fill="FFFFFF"/>
            <w:tcMar>
              <w:top w:w="60" w:type="dxa"/>
              <w:left w:w="120" w:type="dxa"/>
              <w:bottom w:w="60" w:type="dxa"/>
              <w:right w:w="120" w:type="dxa"/>
            </w:tcMar>
          </w:tcPr>
          <w:p w14:paraId="77C8C9A6" w14:textId="77777777" w:rsidR="0070014C" w:rsidRDefault="003B6AA0">
            <w:r>
              <w:rPr>
                <w:color w:val="1A2332"/>
                <w:sz w:val="18"/>
                <w:szCs w:val="18"/>
              </w:rPr>
              <w:t>Y</w:t>
            </w:r>
          </w:p>
        </w:tc>
        <w:tc>
          <w:tcPr>
            <w:tcW w:w="4442" w:type="dxa"/>
            <w:shd w:val="clear" w:color="auto" w:fill="FFFFFF"/>
            <w:tcMar>
              <w:top w:w="60" w:type="dxa"/>
              <w:left w:w="120" w:type="dxa"/>
              <w:bottom w:w="60" w:type="dxa"/>
              <w:right w:w="120" w:type="dxa"/>
            </w:tcMar>
          </w:tcPr>
          <w:p w14:paraId="6CECD2EC" w14:textId="77777777" w:rsidR="0070014C" w:rsidRDefault="003B6AA0">
            <w:r>
              <w:rPr>
                <w:color w:val="1A2332"/>
                <w:sz w:val="18"/>
                <w:szCs w:val="18"/>
              </w:rPr>
              <w:t>FEL_1 / FEL_2 / FEED / FID / CONSTRUCTION</w:t>
            </w:r>
          </w:p>
        </w:tc>
      </w:tr>
      <w:tr w:rsidR="002E6D29" w14:paraId="30E605EA" w14:textId="77777777" w:rsidTr="008E5126">
        <w:tc>
          <w:tcPr>
            <w:tcW w:w="2222" w:type="dxa"/>
            <w:shd w:val="clear" w:color="auto" w:fill="F4FAFA"/>
            <w:tcMar>
              <w:top w:w="60" w:type="dxa"/>
              <w:left w:w="120" w:type="dxa"/>
              <w:bottom w:w="60" w:type="dxa"/>
              <w:right w:w="120" w:type="dxa"/>
            </w:tcMar>
          </w:tcPr>
          <w:p w14:paraId="33100502" w14:textId="77777777" w:rsidR="0070014C" w:rsidRDefault="003B6AA0">
            <w:r>
              <w:rPr>
                <w:color w:val="1A2332"/>
                <w:sz w:val="18"/>
                <w:szCs w:val="18"/>
              </w:rPr>
              <w:t>discipline_owner</w:t>
            </w:r>
          </w:p>
        </w:tc>
        <w:tc>
          <w:tcPr>
            <w:tcW w:w="1211" w:type="dxa"/>
            <w:shd w:val="clear" w:color="auto" w:fill="F4FAFA"/>
            <w:tcMar>
              <w:top w:w="60" w:type="dxa"/>
              <w:left w:w="120" w:type="dxa"/>
              <w:bottom w:w="60" w:type="dxa"/>
              <w:right w:w="120" w:type="dxa"/>
            </w:tcMar>
          </w:tcPr>
          <w:p w14:paraId="089CDE9E" w14:textId="77777777" w:rsidR="0070014C" w:rsidRDefault="003B6AA0">
            <w:r>
              <w:rPr>
                <w:color w:val="1A2332"/>
                <w:sz w:val="18"/>
                <w:szCs w:val="18"/>
              </w:rPr>
              <w:t>FK actor</w:t>
            </w:r>
          </w:p>
        </w:tc>
        <w:tc>
          <w:tcPr>
            <w:tcW w:w="593" w:type="dxa"/>
            <w:shd w:val="clear" w:color="auto" w:fill="F4FAFA"/>
            <w:tcMar>
              <w:top w:w="60" w:type="dxa"/>
              <w:left w:w="120" w:type="dxa"/>
              <w:bottom w:w="60" w:type="dxa"/>
              <w:right w:w="120" w:type="dxa"/>
            </w:tcMar>
          </w:tcPr>
          <w:p w14:paraId="0515126B" w14:textId="77777777" w:rsidR="0070014C" w:rsidRDefault="003B6AA0">
            <w:r>
              <w:rPr>
                <w:color w:val="1A2332"/>
                <w:sz w:val="18"/>
                <w:szCs w:val="18"/>
              </w:rPr>
              <w:t>Y</w:t>
            </w:r>
          </w:p>
        </w:tc>
        <w:tc>
          <w:tcPr>
            <w:tcW w:w="4442" w:type="dxa"/>
            <w:shd w:val="clear" w:color="auto" w:fill="F4FAFA"/>
            <w:tcMar>
              <w:top w:w="60" w:type="dxa"/>
              <w:left w:w="120" w:type="dxa"/>
              <w:bottom w:w="60" w:type="dxa"/>
              <w:right w:w="120" w:type="dxa"/>
            </w:tcMar>
          </w:tcPr>
          <w:p w14:paraId="14703D22" w14:textId="77777777" w:rsidR="0070014C" w:rsidRDefault="003B6AA0">
            <w:r>
              <w:rPr>
                <w:color w:val="1A2332"/>
                <w:sz w:val="18"/>
                <w:szCs w:val="18"/>
              </w:rPr>
              <w:t>ABAC-linked, no orphans</w:t>
            </w:r>
          </w:p>
        </w:tc>
      </w:tr>
      <w:tr w:rsidR="002E6D29" w14:paraId="3936E3F1" w14:textId="77777777" w:rsidTr="008E5126">
        <w:tc>
          <w:tcPr>
            <w:tcW w:w="2222" w:type="dxa"/>
            <w:shd w:val="clear" w:color="auto" w:fill="FFFFFF"/>
            <w:tcMar>
              <w:top w:w="60" w:type="dxa"/>
              <w:left w:w="120" w:type="dxa"/>
              <w:bottom w:w="60" w:type="dxa"/>
              <w:right w:w="120" w:type="dxa"/>
            </w:tcMar>
          </w:tcPr>
          <w:p w14:paraId="037D9D35" w14:textId="77777777" w:rsidR="0070014C" w:rsidRDefault="003B6AA0">
            <w:r>
              <w:rPr>
                <w:color w:val="1A2332"/>
                <w:sz w:val="18"/>
                <w:szCs w:val="18"/>
              </w:rPr>
              <w:t>cost_p50</w:t>
            </w:r>
          </w:p>
        </w:tc>
        <w:tc>
          <w:tcPr>
            <w:tcW w:w="1211" w:type="dxa"/>
            <w:shd w:val="clear" w:color="auto" w:fill="FFFFFF"/>
            <w:tcMar>
              <w:top w:w="60" w:type="dxa"/>
              <w:left w:w="120" w:type="dxa"/>
              <w:bottom w:w="60" w:type="dxa"/>
              <w:right w:w="120" w:type="dxa"/>
            </w:tcMar>
          </w:tcPr>
          <w:p w14:paraId="05049A67" w14:textId="77777777" w:rsidR="0070014C" w:rsidRDefault="003B6AA0">
            <w:r>
              <w:rPr>
                <w:color w:val="1A2332"/>
                <w:sz w:val="18"/>
                <w:szCs w:val="18"/>
              </w:rPr>
              <w:t>decimal</w:t>
            </w:r>
          </w:p>
        </w:tc>
        <w:tc>
          <w:tcPr>
            <w:tcW w:w="593" w:type="dxa"/>
            <w:shd w:val="clear" w:color="auto" w:fill="FFFFFF"/>
            <w:tcMar>
              <w:top w:w="60" w:type="dxa"/>
              <w:left w:w="120" w:type="dxa"/>
              <w:bottom w:w="60" w:type="dxa"/>
              <w:right w:w="120" w:type="dxa"/>
            </w:tcMar>
          </w:tcPr>
          <w:p w14:paraId="1CA411F9" w14:textId="77777777" w:rsidR="0070014C" w:rsidRDefault="003B6AA0">
            <w:r>
              <w:rPr>
                <w:color w:val="1A2332"/>
                <w:sz w:val="18"/>
                <w:szCs w:val="18"/>
              </w:rPr>
              <w:t>Y</w:t>
            </w:r>
          </w:p>
        </w:tc>
        <w:tc>
          <w:tcPr>
            <w:tcW w:w="4442" w:type="dxa"/>
            <w:shd w:val="clear" w:color="auto" w:fill="FFFFFF"/>
            <w:tcMar>
              <w:top w:w="60" w:type="dxa"/>
              <w:left w:w="120" w:type="dxa"/>
              <w:bottom w:w="60" w:type="dxa"/>
              <w:right w:w="120" w:type="dxa"/>
            </w:tcMar>
          </w:tcPr>
          <w:p w14:paraId="5D524BE8" w14:textId="77777777" w:rsidR="0070014C" w:rsidRDefault="003B6AA0">
            <w:r>
              <w:rPr>
                <w:color w:val="1A2332"/>
                <w:sz w:val="18"/>
                <w:szCs w:val="18"/>
              </w:rPr>
              <w:t>P50 estimate (was cost_amount in v3.1)</w:t>
            </w:r>
          </w:p>
        </w:tc>
      </w:tr>
      <w:tr w:rsidR="002E6D29" w14:paraId="05F53732" w14:textId="77777777" w:rsidTr="008E5126">
        <w:tc>
          <w:tcPr>
            <w:tcW w:w="2222" w:type="dxa"/>
            <w:shd w:val="clear" w:color="auto" w:fill="F4FAFA"/>
            <w:tcMar>
              <w:top w:w="60" w:type="dxa"/>
              <w:left w:w="120" w:type="dxa"/>
              <w:bottom w:w="60" w:type="dxa"/>
              <w:right w:w="120" w:type="dxa"/>
            </w:tcMar>
          </w:tcPr>
          <w:p w14:paraId="09D3542B" w14:textId="77777777" w:rsidR="0070014C" w:rsidRDefault="003B6AA0">
            <w:r>
              <w:rPr>
                <w:color w:val="1A2332"/>
                <w:sz w:val="18"/>
                <w:szCs w:val="18"/>
              </w:rPr>
              <w:t>cost_p10</w:t>
            </w:r>
          </w:p>
        </w:tc>
        <w:tc>
          <w:tcPr>
            <w:tcW w:w="1211" w:type="dxa"/>
            <w:shd w:val="clear" w:color="auto" w:fill="F4FAFA"/>
            <w:tcMar>
              <w:top w:w="60" w:type="dxa"/>
              <w:left w:w="120" w:type="dxa"/>
              <w:bottom w:w="60" w:type="dxa"/>
              <w:right w:w="120" w:type="dxa"/>
            </w:tcMar>
          </w:tcPr>
          <w:p w14:paraId="0B50B144" w14:textId="77777777" w:rsidR="0070014C" w:rsidRDefault="003B6AA0">
            <w:r>
              <w:rPr>
                <w:color w:val="1A2332"/>
                <w:sz w:val="18"/>
                <w:szCs w:val="18"/>
              </w:rPr>
              <w:t>decimal</w:t>
            </w:r>
          </w:p>
        </w:tc>
        <w:tc>
          <w:tcPr>
            <w:tcW w:w="593" w:type="dxa"/>
            <w:shd w:val="clear" w:color="auto" w:fill="F4FAFA"/>
            <w:tcMar>
              <w:top w:w="60" w:type="dxa"/>
              <w:left w:w="120" w:type="dxa"/>
              <w:bottom w:w="60" w:type="dxa"/>
              <w:right w:w="120" w:type="dxa"/>
            </w:tcMar>
          </w:tcPr>
          <w:p w14:paraId="31AD47A9" w14:textId="77777777" w:rsidR="0070014C" w:rsidRDefault="003B6AA0">
            <w:r>
              <w:rPr>
                <w:color w:val="1A2332"/>
                <w:sz w:val="18"/>
                <w:szCs w:val="18"/>
              </w:rPr>
              <w:t>N</w:t>
            </w:r>
          </w:p>
        </w:tc>
        <w:tc>
          <w:tcPr>
            <w:tcW w:w="4442" w:type="dxa"/>
            <w:shd w:val="clear" w:color="auto" w:fill="F4FAFA"/>
            <w:tcMar>
              <w:top w:w="60" w:type="dxa"/>
              <w:left w:w="120" w:type="dxa"/>
              <w:bottom w:w="60" w:type="dxa"/>
              <w:right w:w="120" w:type="dxa"/>
            </w:tcMar>
          </w:tcPr>
          <w:p w14:paraId="5FA2DC95" w14:textId="77777777" w:rsidR="0070014C" w:rsidRDefault="003B6AA0">
            <w:r>
              <w:rPr>
                <w:color w:val="1A2332"/>
                <w:sz w:val="18"/>
                <w:szCs w:val="18"/>
              </w:rPr>
              <w:t>P10 estimate — optimistic bound  [NEW v4.0]</w:t>
            </w:r>
          </w:p>
        </w:tc>
      </w:tr>
      <w:tr w:rsidR="002E6D29" w14:paraId="4AB10D2F" w14:textId="77777777" w:rsidTr="008E5126">
        <w:tc>
          <w:tcPr>
            <w:tcW w:w="2222" w:type="dxa"/>
            <w:shd w:val="clear" w:color="auto" w:fill="FFFFFF"/>
            <w:tcMar>
              <w:top w:w="60" w:type="dxa"/>
              <w:left w:w="120" w:type="dxa"/>
              <w:bottom w:w="60" w:type="dxa"/>
              <w:right w:w="120" w:type="dxa"/>
            </w:tcMar>
          </w:tcPr>
          <w:p w14:paraId="2B531E55" w14:textId="77777777" w:rsidR="0070014C" w:rsidRDefault="003B6AA0">
            <w:r>
              <w:rPr>
                <w:color w:val="1A2332"/>
                <w:sz w:val="18"/>
                <w:szCs w:val="18"/>
              </w:rPr>
              <w:t>cost_p90</w:t>
            </w:r>
          </w:p>
        </w:tc>
        <w:tc>
          <w:tcPr>
            <w:tcW w:w="1211" w:type="dxa"/>
            <w:shd w:val="clear" w:color="auto" w:fill="FFFFFF"/>
            <w:tcMar>
              <w:top w:w="60" w:type="dxa"/>
              <w:left w:w="120" w:type="dxa"/>
              <w:bottom w:w="60" w:type="dxa"/>
              <w:right w:w="120" w:type="dxa"/>
            </w:tcMar>
          </w:tcPr>
          <w:p w14:paraId="2EBF59F4" w14:textId="77777777" w:rsidR="0070014C" w:rsidRDefault="003B6AA0">
            <w:r>
              <w:rPr>
                <w:color w:val="1A2332"/>
                <w:sz w:val="18"/>
                <w:szCs w:val="18"/>
              </w:rPr>
              <w:t>decimal</w:t>
            </w:r>
          </w:p>
        </w:tc>
        <w:tc>
          <w:tcPr>
            <w:tcW w:w="593" w:type="dxa"/>
            <w:shd w:val="clear" w:color="auto" w:fill="FFFFFF"/>
            <w:tcMar>
              <w:top w:w="60" w:type="dxa"/>
              <w:left w:w="120" w:type="dxa"/>
              <w:bottom w:w="60" w:type="dxa"/>
              <w:right w:w="120" w:type="dxa"/>
            </w:tcMar>
          </w:tcPr>
          <w:p w14:paraId="7DEAAC85" w14:textId="77777777" w:rsidR="0070014C" w:rsidRDefault="003B6AA0">
            <w:r>
              <w:rPr>
                <w:color w:val="1A2332"/>
                <w:sz w:val="18"/>
                <w:szCs w:val="18"/>
              </w:rPr>
              <w:t>N</w:t>
            </w:r>
          </w:p>
        </w:tc>
        <w:tc>
          <w:tcPr>
            <w:tcW w:w="4442" w:type="dxa"/>
            <w:shd w:val="clear" w:color="auto" w:fill="FFFFFF"/>
            <w:tcMar>
              <w:top w:w="60" w:type="dxa"/>
              <w:left w:w="120" w:type="dxa"/>
              <w:bottom w:w="60" w:type="dxa"/>
              <w:right w:w="120" w:type="dxa"/>
            </w:tcMar>
          </w:tcPr>
          <w:p w14:paraId="2EE96414" w14:textId="77777777" w:rsidR="0070014C" w:rsidRDefault="003B6AA0">
            <w:r>
              <w:rPr>
                <w:color w:val="1A2332"/>
                <w:sz w:val="18"/>
                <w:szCs w:val="18"/>
              </w:rPr>
              <w:t>P90 estimate — pessimistic bound  [NEW v4.0]</w:t>
            </w:r>
          </w:p>
        </w:tc>
      </w:tr>
      <w:tr w:rsidR="002E6D29" w14:paraId="29B6F49A" w14:textId="77777777" w:rsidTr="008E5126">
        <w:tc>
          <w:tcPr>
            <w:tcW w:w="2222" w:type="dxa"/>
            <w:shd w:val="clear" w:color="auto" w:fill="F4FAFA"/>
            <w:tcMar>
              <w:top w:w="60" w:type="dxa"/>
              <w:left w:w="120" w:type="dxa"/>
              <w:bottom w:w="60" w:type="dxa"/>
              <w:right w:w="120" w:type="dxa"/>
            </w:tcMar>
          </w:tcPr>
          <w:p w14:paraId="0553AD94" w14:textId="77777777" w:rsidR="0070014C" w:rsidRDefault="003B6AA0">
            <w:r>
              <w:rPr>
                <w:color w:val="1A2332"/>
                <w:sz w:val="18"/>
                <w:szCs w:val="18"/>
              </w:rPr>
              <w:t>currency</w:t>
            </w:r>
          </w:p>
        </w:tc>
        <w:tc>
          <w:tcPr>
            <w:tcW w:w="1211" w:type="dxa"/>
            <w:shd w:val="clear" w:color="auto" w:fill="F4FAFA"/>
            <w:tcMar>
              <w:top w:w="60" w:type="dxa"/>
              <w:left w:w="120" w:type="dxa"/>
              <w:bottom w:w="60" w:type="dxa"/>
              <w:right w:w="120" w:type="dxa"/>
            </w:tcMar>
          </w:tcPr>
          <w:p w14:paraId="7636B0A6" w14:textId="77777777" w:rsidR="0070014C" w:rsidRDefault="003B6AA0">
            <w:r>
              <w:rPr>
                <w:color w:val="1A2332"/>
                <w:sz w:val="18"/>
                <w:szCs w:val="18"/>
              </w:rPr>
              <w:t>ISO 4217</w:t>
            </w:r>
          </w:p>
        </w:tc>
        <w:tc>
          <w:tcPr>
            <w:tcW w:w="593" w:type="dxa"/>
            <w:shd w:val="clear" w:color="auto" w:fill="F4FAFA"/>
            <w:tcMar>
              <w:top w:w="60" w:type="dxa"/>
              <w:left w:w="120" w:type="dxa"/>
              <w:bottom w:w="60" w:type="dxa"/>
              <w:right w:w="120" w:type="dxa"/>
            </w:tcMar>
          </w:tcPr>
          <w:p w14:paraId="2B23BEC0" w14:textId="77777777" w:rsidR="0070014C" w:rsidRDefault="003B6AA0">
            <w:r>
              <w:rPr>
                <w:color w:val="1A2332"/>
                <w:sz w:val="18"/>
                <w:szCs w:val="18"/>
              </w:rPr>
              <w:t>Y</w:t>
            </w:r>
          </w:p>
        </w:tc>
        <w:tc>
          <w:tcPr>
            <w:tcW w:w="4442" w:type="dxa"/>
            <w:shd w:val="clear" w:color="auto" w:fill="F4FAFA"/>
            <w:tcMar>
              <w:top w:w="60" w:type="dxa"/>
              <w:left w:w="120" w:type="dxa"/>
              <w:bottom w:w="60" w:type="dxa"/>
              <w:right w:w="120" w:type="dxa"/>
            </w:tcMar>
          </w:tcPr>
          <w:p w14:paraId="15599BB4" w14:textId="77777777" w:rsidR="0070014C" w:rsidRDefault="003B6AA0">
            <w:r>
              <w:rPr>
                <w:color w:val="1A2332"/>
                <w:sz w:val="18"/>
                <w:szCs w:val="18"/>
              </w:rPr>
              <w:t>EUR / USD / GBP — for FX handling  [NEW v4.0]</w:t>
            </w:r>
          </w:p>
        </w:tc>
      </w:tr>
      <w:tr w:rsidR="002E6D29" w14:paraId="7CDECF9A" w14:textId="77777777" w:rsidTr="008E5126">
        <w:tc>
          <w:tcPr>
            <w:tcW w:w="2222" w:type="dxa"/>
            <w:shd w:val="clear" w:color="auto" w:fill="FFEFEF"/>
            <w:tcMar>
              <w:top w:w="60" w:type="dxa"/>
              <w:left w:w="120" w:type="dxa"/>
              <w:bottom w:w="60" w:type="dxa"/>
              <w:right w:w="120" w:type="dxa"/>
            </w:tcMar>
            <w:vAlign w:val="center"/>
          </w:tcPr>
          <w:p w14:paraId="6AD271DD" w14:textId="77777777" w:rsidR="008E5126" w:rsidRPr="008E5126" w:rsidRDefault="008E5126" w:rsidP="008E5126">
            <w:pPr>
              <w:rPr>
                <w:color w:val="1A2332"/>
                <w:sz w:val="18"/>
                <w:szCs w:val="18"/>
              </w:rPr>
            </w:pPr>
            <w:r>
              <w:rPr>
                <w:rFonts w:eastAsia="Calibri"/>
                <w:color w:val="8E001C"/>
                <w:sz w:val="18"/>
                <w:szCs w:val="18"/>
              </w:rPr>
              <w:t>fx_hedge_id</w:t>
            </w:r>
          </w:p>
        </w:tc>
        <w:tc>
          <w:tcPr>
            <w:tcW w:w="1211" w:type="dxa"/>
            <w:shd w:val="clear" w:color="auto" w:fill="FFEFEF"/>
            <w:tcMar>
              <w:top w:w="60" w:type="dxa"/>
              <w:left w:w="120" w:type="dxa"/>
              <w:bottom w:w="60" w:type="dxa"/>
              <w:right w:w="120" w:type="dxa"/>
            </w:tcMar>
            <w:vAlign w:val="center"/>
          </w:tcPr>
          <w:p w14:paraId="266714C9" w14:textId="77777777" w:rsidR="008E5126" w:rsidRPr="008E5126" w:rsidRDefault="008E5126" w:rsidP="008E5126">
            <w:pPr>
              <w:rPr>
                <w:color w:val="1A2332"/>
                <w:sz w:val="18"/>
                <w:szCs w:val="18"/>
              </w:rPr>
            </w:pPr>
            <w:r>
              <w:rPr>
                <w:rFonts w:eastAsia="Calibri"/>
                <w:color w:val="8E001C"/>
                <w:sz w:val="18"/>
                <w:szCs w:val="18"/>
              </w:rPr>
              <w:t>FK FX_HEDGE</w:t>
            </w:r>
          </w:p>
        </w:tc>
        <w:tc>
          <w:tcPr>
            <w:tcW w:w="593" w:type="dxa"/>
            <w:shd w:val="clear" w:color="auto" w:fill="FFEFEF"/>
            <w:tcMar>
              <w:top w:w="60" w:type="dxa"/>
              <w:left w:w="120" w:type="dxa"/>
              <w:bottom w:w="60" w:type="dxa"/>
              <w:right w:w="120" w:type="dxa"/>
            </w:tcMar>
            <w:vAlign w:val="center"/>
          </w:tcPr>
          <w:p w14:paraId="5B953344" w14:textId="77777777" w:rsidR="008E5126" w:rsidRPr="008E5126" w:rsidRDefault="008E5126" w:rsidP="008E5126">
            <w:pPr>
              <w:rPr>
                <w:color w:val="1A2332"/>
                <w:sz w:val="18"/>
                <w:szCs w:val="18"/>
              </w:rPr>
            </w:pPr>
            <w:r>
              <w:rPr>
                <w:rFonts w:eastAsia="Calibri"/>
                <w:color w:val="8E001C"/>
                <w:sz w:val="18"/>
                <w:szCs w:val="18"/>
              </w:rPr>
              <w:t>N</w:t>
            </w:r>
          </w:p>
        </w:tc>
        <w:tc>
          <w:tcPr>
            <w:tcW w:w="4442" w:type="dxa"/>
            <w:shd w:val="clear" w:color="auto" w:fill="FFEFEF"/>
            <w:tcMar>
              <w:top w:w="60" w:type="dxa"/>
              <w:left w:w="120" w:type="dxa"/>
              <w:bottom w:w="60" w:type="dxa"/>
              <w:right w:w="120" w:type="dxa"/>
            </w:tcMar>
            <w:vAlign w:val="center"/>
          </w:tcPr>
          <w:p w14:paraId="05DCA627" w14:textId="77777777" w:rsidR="008E5126" w:rsidRPr="008E5126" w:rsidRDefault="008E5126" w:rsidP="008E5126">
            <w:pPr>
              <w:rPr>
                <w:color w:val="1A2332"/>
                <w:sz w:val="18"/>
                <w:szCs w:val="18"/>
              </w:rPr>
            </w:pPr>
            <w:r>
              <w:rPr>
                <w:rFonts w:eastAsia="Calibri"/>
                <w:color w:val="8E001C"/>
                <w:sz w:val="18"/>
                <w:szCs w:val="18"/>
              </w:rPr>
              <w:t>If non-base currency  [NEW v4.0]</w:t>
            </w:r>
          </w:p>
        </w:tc>
      </w:tr>
      <w:tr w:rsidR="002E6D29" w14:paraId="0D1F994D" w14:textId="77777777" w:rsidTr="008E5126">
        <w:tc>
          <w:tcPr>
            <w:tcW w:w="2222" w:type="dxa"/>
            <w:shd w:val="clear" w:color="auto" w:fill="FFFFFF"/>
            <w:tcMar>
              <w:top w:w="60" w:type="dxa"/>
              <w:left w:w="120" w:type="dxa"/>
              <w:bottom w:w="60" w:type="dxa"/>
              <w:right w:w="120" w:type="dxa"/>
            </w:tcMar>
          </w:tcPr>
          <w:p w14:paraId="0ACF31F2" w14:textId="77777777" w:rsidR="008E5126" w:rsidRDefault="008E5126" w:rsidP="008E5126">
            <w:r>
              <w:rPr>
                <w:color w:val="1A2332"/>
                <w:sz w:val="18"/>
                <w:szCs w:val="18"/>
              </w:rPr>
              <w:t>aace_class</w:t>
            </w:r>
          </w:p>
        </w:tc>
        <w:tc>
          <w:tcPr>
            <w:tcW w:w="1211" w:type="dxa"/>
            <w:shd w:val="clear" w:color="auto" w:fill="FFFFFF"/>
            <w:tcMar>
              <w:top w:w="60" w:type="dxa"/>
              <w:left w:w="120" w:type="dxa"/>
              <w:bottom w:w="60" w:type="dxa"/>
              <w:right w:w="120" w:type="dxa"/>
            </w:tcMar>
          </w:tcPr>
          <w:p w14:paraId="49BBD313" w14:textId="77777777" w:rsidR="008E5126" w:rsidRDefault="008E5126" w:rsidP="008E5126">
            <w:r>
              <w:rPr>
                <w:color w:val="1A2332"/>
                <w:sz w:val="18"/>
                <w:szCs w:val="18"/>
              </w:rPr>
              <w:t>enum</w:t>
            </w:r>
          </w:p>
        </w:tc>
        <w:tc>
          <w:tcPr>
            <w:tcW w:w="593" w:type="dxa"/>
            <w:shd w:val="clear" w:color="auto" w:fill="FFFFFF"/>
            <w:tcMar>
              <w:top w:w="60" w:type="dxa"/>
              <w:left w:w="120" w:type="dxa"/>
              <w:bottom w:w="60" w:type="dxa"/>
              <w:right w:w="120" w:type="dxa"/>
            </w:tcMar>
          </w:tcPr>
          <w:p w14:paraId="459D68A7" w14:textId="77777777" w:rsidR="008E5126" w:rsidRDefault="008E5126" w:rsidP="008E5126">
            <w:r>
              <w:rPr>
                <w:color w:val="1A2332"/>
                <w:sz w:val="18"/>
                <w:szCs w:val="18"/>
              </w:rPr>
              <w:t>Y</w:t>
            </w:r>
          </w:p>
        </w:tc>
        <w:tc>
          <w:tcPr>
            <w:tcW w:w="4442" w:type="dxa"/>
            <w:shd w:val="clear" w:color="auto" w:fill="FFFFFF"/>
            <w:tcMar>
              <w:top w:w="60" w:type="dxa"/>
              <w:left w:w="120" w:type="dxa"/>
              <w:bottom w:w="60" w:type="dxa"/>
              <w:right w:w="120" w:type="dxa"/>
            </w:tcMar>
          </w:tcPr>
          <w:p w14:paraId="42C4A5F6" w14:textId="77777777" w:rsidR="008E5126" w:rsidRDefault="008E5126" w:rsidP="008E5126">
            <w:r>
              <w:rPr>
                <w:color w:val="1A2332"/>
                <w:sz w:val="18"/>
                <w:szCs w:val="18"/>
              </w:rPr>
              <w:t>CLASS_5 / CLASS_4 / CLASS_3 / CLASS_2 / CLASS_1</w:t>
            </w:r>
          </w:p>
        </w:tc>
      </w:tr>
      <w:tr w:rsidR="002E6D29" w14:paraId="44B997B0" w14:textId="77777777" w:rsidTr="008E5126">
        <w:tc>
          <w:tcPr>
            <w:tcW w:w="2222" w:type="dxa"/>
            <w:shd w:val="clear" w:color="auto" w:fill="F4FAFA"/>
            <w:tcMar>
              <w:top w:w="60" w:type="dxa"/>
              <w:left w:w="120" w:type="dxa"/>
              <w:bottom w:w="60" w:type="dxa"/>
              <w:right w:w="120" w:type="dxa"/>
            </w:tcMar>
          </w:tcPr>
          <w:p w14:paraId="1048C4AA" w14:textId="77777777" w:rsidR="008E5126" w:rsidRDefault="008E5126" w:rsidP="008E5126">
            <w:r>
              <w:rPr>
                <w:color w:val="1A2332"/>
                <w:sz w:val="18"/>
                <w:szCs w:val="18"/>
              </w:rPr>
              <w:t>aace_class_history</w:t>
            </w:r>
          </w:p>
        </w:tc>
        <w:tc>
          <w:tcPr>
            <w:tcW w:w="1211" w:type="dxa"/>
            <w:shd w:val="clear" w:color="auto" w:fill="F4FAFA"/>
            <w:tcMar>
              <w:top w:w="60" w:type="dxa"/>
              <w:left w:w="120" w:type="dxa"/>
              <w:bottom w:w="60" w:type="dxa"/>
              <w:right w:w="120" w:type="dxa"/>
            </w:tcMar>
          </w:tcPr>
          <w:p w14:paraId="52AD6F3F" w14:textId="77777777" w:rsidR="008E5126" w:rsidRDefault="008E5126" w:rsidP="008E5126">
            <w:r>
              <w:rPr>
                <w:color w:val="1A2332"/>
                <w:sz w:val="18"/>
                <w:szCs w:val="18"/>
              </w:rPr>
              <w:t>array</w:t>
            </w:r>
          </w:p>
        </w:tc>
        <w:tc>
          <w:tcPr>
            <w:tcW w:w="593" w:type="dxa"/>
            <w:shd w:val="clear" w:color="auto" w:fill="F4FAFA"/>
            <w:tcMar>
              <w:top w:w="60" w:type="dxa"/>
              <w:left w:w="120" w:type="dxa"/>
              <w:bottom w:w="60" w:type="dxa"/>
              <w:right w:w="120" w:type="dxa"/>
            </w:tcMar>
          </w:tcPr>
          <w:p w14:paraId="62919448" w14:textId="77777777" w:rsidR="008E5126" w:rsidRDefault="008E5126" w:rsidP="008E5126">
            <w:r>
              <w:rPr>
                <w:color w:val="1A2332"/>
                <w:sz w:val="18"/>
                <w:szCs w:val="18"/>
              </w:rPr>
              <w:t>Y</w:t>
            </w:r>
          </w:p>
        </w:tc>
        <w:tc>
          <w:tcPr>
            <w:tcW w:w="4442" w:type="dxa"/>
            <w:shd w:val="clear" w:color="auto" w:fill="F4FAFA"/>
            <w:tcMar>
              <w:top w:w="60" w:type="dxa"/>
              <w:left w:w="120" w:type="dxa"/>
              <w:bottom w:w="60" w:type="dxa"/>
              <w:right w:w="120" w:type="dxa"/>
            </w:tcMar>
          </w:tcPr>
          <w:p w14:paraId="05F28A8B" w14:textId="77777777" w:rsidR="008E5126" w:rsidRDefault="008E5126" w:rsidP="008E5126">
            <w:r>
              <w:rPr>
                <w:color w:val="1A2332"/>
                <w:sz w:val="18"/>
                <w:szCs w:val="18"/>
              </w:rPr>
              <w:t>[(class, date, evidence_ref)] — drives gate transitions [NEW v4.0]</w:t>
            </w:r>
          </w:p>
        </w:tc>
      </w:tr>
      <w:tr w:rsidR="002E6D29" w14:paraId="14D7675B" w14:textId="77777777" w:rsidTr="008E5126">
        <w:tc>
          <w:tcPr>
            <w:tcW w:w="2222" w:type="dxa"/>
            <w:shd w:val="clear" w:color="auto" w:fill="FFFFFF"/>
            <w:tcMar>
              <w:top w:w="60" w:type="dxa"/>
              <w:left w:w="120" w:type="dxa"/>
              <w:bottom w:w="60" w:type="dxa"/>
              <w:right w:w="120" w:type="dxa"/>
            </w:tcMar>
          </w:tcPr>
          <w:p w14:paraId="1EFD26B0" w14:textId="77777777" w:rsidR="008E5126" w:rsidRDefault="008E5126" w:rsidP="008E5126">
            <w:r>
              <w:rPr>
                <w:color w:val="1A2332"/>
                <w:sz w:val="18"/>
                <w:szCs w:val="18"/>
              </w:rPr>
              <w:t>risk_removed</w:t>
            </w:r>
          </w:p>
        </w:tc>
        <w:tc>
          <w:tcPr>
            <w:tcW w:w="1211" w:type="dxa"/>
            <w:shd w:val="clear" w:color="auto" w:fill="FFFFFF"/>
            <w:tcMar>
              <w:top w:w="60" w:type="dxa"/>
              <w:left w:w="120" w:type="dxa"/>
              <w:bottom w:w="60" w:type="dxa"/>
              <w:right w:w="120" w:type="dxa"/>
            </w:tcMar>
          </w:tcPr>
          <w:p w14:paraId="70C1E90E" w14:textId="77777777" w:rsidR="008E5126" w:rsidRDefault="008E5126" w:rsidP="008E5126">
            <w:r>
              <w:rPr>
                <w:color w:val="1A2332"/>
                <w:sz w:val="18"/>
                <w:szCs w:val="18"/>
              </w:rPr>
              <w:t>array enum</w:t>
            </w:r>
          </w:p>
        </w:tc>
        <w:tc>
          <w:tcPr>
            <w:tcW w:w="593" w:type="dxa"/>
            <w:shd w:val="clear" w:color="auto" w:fill="FFFFFF"/>
            <w:tcMar>
              <w:top w:w="60" w:type="dxa"/>
              <w:left w:w="120" w:type="dxa"/>
              <w:bottom w:w="60" w:type="dxa"/>
              <w:right w:w="120" w:type="dxa"/>
            </w:tcMar>
          </w:tcPr>
          <w:p w14:paraId="5A16A3FD" w14:textId="77777777" w:rsidR="008E5126" w:rsidRDefault="008E5126" w:rsidP="008E5126">
            <w:r>
              <w:rPr>
                <w:color w:val="1A2332"/>
                <w:sz w:val="18"/>
                <w:szCs w:val="18"/>
              </w:rPr>
              <w:t>Y</w:t>
            </w:r>
          </w:p>
        </w:tc>
        <w:tc>
          <w:tcPr>
            <w:tcW w:w="4442" w:type="dxa"/>
            <w:shd w:val="clear" w:color="auto" w:fill="FFFFFF"/>
            <w:tcMar>
              <w:top w:w="60" w:type="dxa"/>
              <w:left w:w="120" w:type="dxa"/>
              <w:bottom w:w="60" w:type="dxa"/>
              <w:right w:w="120" w:type="dxa"/>
            </w:tcMar>
          </w:tcPr>
          <w:p w14:paraId="319DFBF3" w14:textId="77777777" w:rsidR="008E5126" w:rsidRDefault="008E5126" w:rsidP="008E5126">
            <w:r>
              <w:rPr>
                <w:color w:val="1A2332"/>
                <w:sz w:val="18"/>
                <w:szCs w:val="18"/>
              </w:rPr>
              <w:t>TECHNICAL / PERMITTING / COST / SCHEDULE / REVENUE / CERTIFICATION / EXECUTION / SOVEREIGN</w:t>
            </w:r>
          </w:p>
        </w:tc>
      </w:tr>
      <w:tr w:rsidR="002E6D29" w14:paraId="57088777" w14:textId="77777777" w:rsidTr="008E5126">
        <w:tc>
          <w:tcPr>
            <w:tcW w:w="2222" w:type="dxa"/>
            <w:shd w:val="clear" w:color="auto" w:fill="F4FAFA"/>
            <w:tcMar>
              <w:top w:w="60" w:type="dxa"/>
              <w:left w:w="120" w:type="dxa"/>
              <w:bottom w:w="60" w:type="dxa"/>
              <w:right w:w="120" w:type="dxa"/>
            </w:tcMar>
          </w:tcPr>
          <w:p w14:paraId="26A4CBE0" w14:textId="77777777" w:rsidR="008E5126" w:rsidRPr="008E5126" w:rsidRDefault="008E5126" w:rsidP="003B6AA0">
            <w:pPr>
              <w:rPr>
                <w:color w:val="1A2332"/>
                <w:sz w:val="18"/>
                <w:szCs w:val="18"/>
              </w:rPr>
            </w:pPr>
            <w:r>
              <w:rPr>
                <w:color w:val="1A2332"/>
                <w:sz w:val="18"/>
                <w:szCs w:val="18"/>
              </w:rPr>
              <w:t>capital_eligible</w:t>
            </w:r>
          </w:p>
        </w:tc>
        <w:tc>
          <w:tcPr>
            <w:tcW w:w="1211" w:type="dxa"/>
            <w:shd w:val="clear" w:color="auto" w:fill="F4FAFA"/>
            <w:tcMar>
              <w:top w:w="60" w:type="dxa"/>
              <w:left w:w="120" w:type="dxa"/>
              <w:bottom w:w="60" w:type="dxa"/>
              <w:right w:w="120" w:type="dxa"/>
            </w:tcMar>
          </w:tcPr>
          <w:p w14:paraId="1B2E2499" w14:textId="77777777" w:rsidR="008E5126" w:rsidRPr="008E5126" w:rsidRDefault="008E5126" w:rsidP="003B6AA0">
            <w:pPr>
              <w:rPr>
                <w:color w:val="1A2332"/>
                <w:sz w:val="18"/>
                <w:szCs w:val="18"/>
              </w:rPr>
            </w:pPr>
            <w:r>
              <w:rPr>
                <w:color w:val="1A2332"/>
                <w:sz w:val="18"/>
                <w:szCs w:val="18"/>
              </w:rPr>
              <w:t>array enum</w:t>
            </w:r>
          </w:p>
        </w:tc>
        <w:tc>
          <w:tcPr>
            <w:tcW w:w="593" w:type="dxa"/>
            <w:shd w:val="clear" w:color="auto" w:fill="F4FAFA"/>
            <w:tcMar>
              <w:top w:w="60" w:type="dxa"/>
              <w:left w:w="120" w:type="dxa"/>
              <w:bottom w:w="60" w:type="dxa"/>
              <w:right w:w="120" w:type="dxa"/>
            </w:tcMar>
          </w:tcPr>
          <w:p w14:paraId="543EBB5A" w14:textId="77777777" w:rsidR="008E5126" w:rsidRPr="008E5126" w:rsidRDefault="008E5126" w:rsidP="003B6AA0">
            <w:pPr>
              <w:rPr>
                <w:color w:val="1A2332"/>
                <w:sz w:val="18"/>
                <w:szCs w:val="18"/>
              </w:rPr>
            </w:pPr>
            <w:r>
              <w:rPr>
                <w:color w:val="1A2332"/>
                <w:sz w:val="18"/>
                <w:szCs w:val="18"/>
              </w:rPr>
              <w:t>Y</w:t>
            </w:r>
          </w:p>
        </w:tc>
        <w:tc>
          <w:tcPr>
            <w:tcW w:w="4442" w:type="dxa"/>
            <w:shd w:val="clear" w:color="auto" w:fill="F4FAFA"/>
            <w:tcMar>
              <w:top w:w="60" w:type="dxa"/>
              <w:left w:w="120" w:type="dxa"/>
              <w:bottom w:w="60" w:type="dxa"/>
              <w:right w:w="120" w:type="dxa"/>
            </w:tcMar>
          </w:tcPr>
          <w:p w14:paraId="05A64743" w14:textId="77777777" w:rsidR="008E5126" w:rsidRPr="008E5126" w:rsidRDefault="008E5126" w:rsidP="003B6AA0">
            <w:pPr>
              <w:rPr>
                <w:color w:val="1A2332"/>
                <w:sz w:val="18"/>
                <w:szCs w:val="18"/>
              </w:rPr>
            </w:pPr>
            <w:r>
              <w:rPr>
                <w:color w:val="1A2332"/>
                <w:sz w:val="18"/>
                <w:szCs w:val="18"/>
              </w:rPr>
              <w:t>EQUITY / GRANT / BRIDGE / VENDOR / CONCESSIONAL / SENIOR_DEBT / ECA / DSRA</w:t>
            </w:r>
          </w:p>
        </w:tc>
      </w:tr>
      <w:tr w:rsidR="002E6D29" w14:paraId="1ADFD012" w14:textId="77777777" w:rsidTr="008E5126">
        <w:tc>
          <w:tcPr>
            <w:tcW w:w="2222" w:type="dxa"/>
            <w:shd w:val="clear" w:color="auto" w:fill="FFFFFF"/>
            <w:tcMar>
              <w:top w:w="60" w:type="dxa"/>
              <w:left w:w="120" w:type="dxa"/>
              <w:bottom w:w="60" w:type="dxa"/>
              <w:right w:w="120" w:type="dxa"/>
            </w:tcMar>
          </w:tcPr>
          <w:p w14:paraId="7D41CDEC" w14:textId="77777777" w:rsidR="008E5126" w:rsidRPr="008E5126" w:rsidRDefault="008E5126" w:rsidP="003B6AA0">
            <w:pPr>
              <w:rPr>
                <w:color w:val="1A2332"/>
                <w:sz w:val="18"/>
                <w:szCs w:val="18"/>
              </w:rPr>
            </w:pPr>
            <w:r>
              <w:rPr>
                <w:color w:val="1A2332"/>
                <w:sz w:val="18"/>
                <w:szCs w:val="18"/>
              </w:rPr>
              <w:t>concessional_tranche_id</w:t>
            </w:r>
          </w:p>
        </w:tc>
        <w:tc>
          <w:tcPr>
            <w:tcW w:w="1211" w:type="dxa"/>
            <w:shd w:val="clear" w:color="auto" w:fill="FFFFFF"/>
            <w:tcMar>
              <w:top w:w="60" w:type="dxa"/>
              <w:left w:w="120" w:type="dxa"/>
              <w:bottom w:w="60" w:type="dxa"/>
              <w:right w:w="120" w:type="dxa"/>
            </w:tcMar>
          </w:tcPr>
          <w:p w14:paraId="6085D3F0" w14:textId="77777777" w:rsidR="008E5126" w:rsidRPr="008E5126" w:rsidRDefault="008E5126" w:rsidP="003B6AA0">
            <w:pPr>
              <w:rPr>
                <w:color w:val="1A2332"/>
                <w:sz w:val="18"/>
                <w:szCs w:val="18"/>
              </w:rPr>
            </w:pPr>
            <w:r>
              <w:rPr>
                <w:color w:val="1A2332"/>
                <w:sz w:val="18"/>
                <w:szCs w:val="18"/>
              </w:rPr>
              <w:t>FK</w:t>
            </w:r>
          </w:p>
        </w:tc>
        <w:tc>
          <w:tcPr>
            <w:tcW w:w="593" w:type="dxa"/>
            <w:shd w:val="clear" w:color="auto" w:fill="FFFFFF"/>
            <w:tcMar>
              <w:top w:w="60" w:type="dxa"/>
              <w:left w:w="120" w:type="dxa"/>
              <w:bottom w:w="60" w:type="dxa"/>
              <w:right w:w="120" w:type="dxa"/>
            </w:tcMar>
          </w:tcPr>
          <w:p w14:paraId="09208C1C" w14:textId="77777777" w:rsidR="008E5126" w:rsidRPr="008E5126" w:rsidRDefault="008E5126" w:rsidP="003B6AA0">
            <w:pPr>
              <w:rPr>
                <w:color w:val="1A2332"/>
                <w:sz w:val="18"/>
                <w:szCs w:val="18"/>
              </w:rPr>
            </w:pPr>
            <w:r>
              <w:rPr>
                <w:color w:val="1A2332"/>
                <w:sz w:val="18"/>
                <w:szCs w:val="18"/>
              </w:rPr>
              <w:t>N</w:t>
            </w:r>
          </w:p>
        </w:tc>
        <w:tc>
          <w:tcPr>
            <w:tcW w:w="4442" w:type="dxa"/>
            <w:shd w:val="clear" w:color="auto" w:fill="FFFFFF"/>
            <w:tcMar>
              <w:top w:w="60" w:type="dxa"/>
              <w:left w:w="120" w:type="dxa"/>
              <w:bottom w:w="60" w:type="dxa"/>
              <w:right w:w="120" w:type="dxa"/>
            </w:tcMar>
          </w:tcPr>
          <w:p w14:paraId="40ABD38E" w14:textId="77777777" w:rsidR="008E5126" w:rsidRPr="008E5126" w:rsidRDefault="008E5126" w:rsidP="003B6AA0">
            <w:pPr>
              <w:rPr>
                <w:color w:val="1A2332"/>
                <w:sz w:val="18"/>
                <w:szCs w:val="18"/>
              </w:rPr>
            </w:pPr>
            <w:r>
              <w:rPr>
                <w:color w:val="1A2332"/>
                <w:sz w:val="18"/>
                <w:szCs w:val="18"/>
              </w:rPr>
              <w:t>Links to gex_pf_engine waterfall.py CONCESSIONAL</w:t>
            </w:r>
          </w:p>
        </w:tc>
      </w:tr>
      <w:tr w:rsidR="002E6D29" w14:paraId="558D365F" w14:textId="77777777" w:rsidTr="008E5126">
        <w:tc>
          <w:tcPr>
            <w:tcW w:w="2222" w:type="dxa"/>
            <w:shd w:val="clear" w:color="auto" w:fill="F4FAFA"/>
            <w:tcMar>
              <w:top w:w="60" w:type="dxa"/>
              <w:left w:w="120" w:type="dxa"/>
              <w:bottom w:w="60" w:type="dxa"/>
              <w:right w:w="120" w:type="dxa"/>
            </w:tcMar>
          </w:tcPr>
          <w:p w14:paraId="173E0215" w14:textId="77777777" w:rsidR="008E5126" w:rsidRPr="008E5126" w:rsidRDefault="008E5126" w:rsidP="003B6AA0">
            <w:pPr>
              <w:rPr>
                <w:color w:val="1A2332"/>
                <w:sz w:val="18"/>
                <w:szCs w:val="18"/>
              </w:rPr>
            </w:pPr>
            <w:r>
              <w:rPr>
                <w:color w:val="1A2332"/>
                <w:sz w:val="18"/>
                <w:szCs w:val="18"/>
              </w:rPr>
              <w:t>debt_swap_id</w:t>
            </w:r>
          </w:p>
        </w:tc>
        <w:tc>
          <w:tcPr>
            <w:tcW w:w="1211" w:type="dxa"/>
            <w:shd w:val="clear" w:color="auto" w:fill="F4FAFA"/>
            <w:tcMar>
              <w:top w:w="60" w:type="dxa"/>
              <w:left w:w="120" w:type="dxa"/>
              <w:bottom w:w="60" w:type="dxa"/>
              <w:right w:w="120" w:type="dxa"/>
            </w:tcMar>
          </w:tcPr>
          <w:p w14:paraId="40E2944E" w14:textId="77777777" w:rsidR="008E5126" w:rsidRPr="008E5126" w:rsidRDefault="008E5126" w:rsidP="003B6AA0">
            <w:pPr>
              <w:rPr>
                <w:color w:val="1A2332"/>
                <w:sz w:val="18"/>
                <w:szCs w:val="18"/>
              </w:rPr>
            </w:pPr>
            <w:r>
              <w:rPr>
                <w:color w:val="1A2332"/>
                <w:sz w:val="18"/>
                <w:szCs w:val="18"/>
              </w:rPr>
              <w:t>FK</w:t>
            </w:r>
          </w:p>
        </w:tc>
        <w:tc>
          <w:tcPr>
            <w:tcW w:w="593" w:type="dxa"/>
            <w:shd w:val="clear" w:color="auto" w:fill="F4FAFA"/>
            <w:tcMar>
              <w:top w:w="60" w:type="dxa"/>
              <w:left w:w="120" w:type="dxa"/>
              <w:bottom w:w="60" w:type="dxa"/>
              <w:right w:w="120" w:type="dxa"/>
            </w:tcMar>
          </w:tcPr>
          <w:p w14:paraId="4F604269" w14:textId="77777777" w:rsidR="008E5126" w:rsidRPr="008E5126" w:rsidRDefault="008E5126" w:rsidP="003B6AA0">
            <w:pPr>
              <w:rPr>
                <w:color w:val="1A2332"/>
                <w:sz w:val="18"/>
                <w:szCs w:val="18"/>
              </w:rPr>
            </w:pPr>
            <w:r>
              <w:rPr>
                <w:color w:val="1A2332"/>
                <w:sz w:val="18"/>
                <w:szCs w:val="18"/>
              </w:rPr>
              <w:t>N</w:t>
            </w:r>
          </w:p>
        </w:tc>
        <w:tc>
          <w:tcPr>
            <w:tcW w:w="4442" w:type="dxa"/>
            <w:shd w:val="clear" w:color="auto" w:fill="F4FAFA"/>
            <w:tcMar>
              <w:top w:w="60" w:type="dxa"/>
              <w:left w:w="120" w:type="dxa"/>
              <w:bottom w:w="60" w:type="dxa"/>
              <w:right w:w="120" w:type="dxa"/>
            </w:tcMar>
          </w:tcPr>
          <w:p w14:paraId="3AE09A53" w14:textId="77777777" w:rsidR="008E5126" w:rsidRPr="008E5126" w:rsidRDefault="008E5126" w:rsidP="003B6AA0">
            <w:pPr>
              <w:rPr>
                <w:color w:val="1A2332"/>
                <w:sz w:val="18"/>
                <w:szCs w:val="18"/>
              </w:rPr>
            </w:pPr>
            <w:r>
              <w:rPr>
                <w:color w:val="1A2332"/>
                <w:sz w:val="18"/>
                <w:szCs w:val="18"/>
              </w:rPr>
              <w:t>Sovereign-provenance pathway, §5.2</w:t>
            </w:r>
          </w:p>
        </w:tc>
      </w:tr>
      <w:tr w:rsidR="002E6D29" w14:paraId="57D96D2B" w14:textId="77777777" w:rsidTr="008E5126">
        <w:tc>
          <w:tcPr>
            <w:tcW w:w="2222" w:type="dxa"/>
            <w:shd w:val="clear" w:color="auto" w:fill="FFFFFF"/>
            <w:tcMar>
              <w:top w:w="60" w:type="dxa"/>
              <w:left w:w="120" w:type="dxa"/>
              <w:bottom w:w="60" w:type="dxa"/>
              <w:right w:w="120" w:type="dxa"/>
            </w:tcMar>
          </w:tcPr>
          <w:p w14:paraId="256BBAA6" w14:textId="77777777" w:rsidR="008E5126" w:rsidRPr="008E5126" w:rsidRDefault="008E5126" w:rsidP="003B6AA0">
            <w:pPr>
              <w:rPr>
                <w:color w:val="1A2332"/>
                <w:sz w:val="18"/>
                <w:szCs w:val="18"/>
              </w:rPr>
            </w:pPr>
            <w:r>
              <w:rPr>
                <w:color w:val="1A2332"/>
                <w:sz w:val="18"/>
                <w:szCs w:val="18"/>
              </w:rPr>
              <w:t>unlock_condition</w:t>
            </w:r>
          </w:p>
        </w:tc>
        <w:tc>
          <w:tcPr>
            <w:tcW w:w="1211" w:type="dxa"/>
            <w:shd w:val="clear" w:color="auto" w:fill="FFFFFF"/>
            <w:tcMar>
              <w:top w:w="60" w:type="dxa"/>
              <w:left w:w="120" w:type="dxa"/>
              <w:bottom w:w="60" w:type="dxa"/>
              <w:right w:w="120" w:type="dxa"/>
            </w:tcMar>
          </w:tcPr>
          <w:p w14:paraId="30E42781" w14:textId="77777777" w:rsidR="008E5126" w:rsidRPr="008E5126" w:rsidRDefault="008E5126" w:rsidP="003B6AA0">
            <w:pPr>
              <w:rPr>
                <w:color w:val="1A2332"/>
                <w:sz w:val="18"/>
                <w:szCs w:val="18"/>
              </w:rPr>
            </w:pPr>
            <w:r>
              <w:rPr>
                <w:color w:val="1A2332"/>
                <w:sz w:val="18"/>
                <w:szCs w:val="18"/>
              </w:rPr>
              <w:t>array</w:t>
            </w:r>
          </w:p>
        </w:tc>
        <w:tc>
          <w:tcPr>
            <w:tcW w:w="593" w:type="dxa"/>
            <w:shd w:val="clear" w:color="auto" w:fill="FFFFFF"/>
            <w:tcMar>
              <w:top w:w="60" w:type="dxa"/>
              <w:left w:w="120" w:type="dxa"/>
              <w:bottom w:w="60" w:type="dxa"/>
              <w:right w:w="120" w:type="dxa"/>
            </w:tcMar>
          </w:tcPr>
          <w:p w14:paraId="3BCC585B" w14:textId="77777777" w:rsidR="008E5126" w:rsidRPr="008E5126" w:rsidRDefault="008E5126" w:rsidP="003B6AA0">
            <w:pPr>
              <w:rPr>
                <w:color w:val="1A2332"/>
                <w:sz w:val="18"/>
                <w:szCs w:val="18"/>
              </w:rPr>
            </w:pPr>
            <w:r>
              <w:rPr>
                <w:color w:val="1A2332"/>
                <w:sz w:val="18"/>
                <w:szCs w:val="18"/>
              </w:rPr>
              <w:t>Y</w:t>
            </w:r>
          </w:p>
        </w:tc>
        <w:tc>
          <w:tcPr>
            <w:tcW w:w="4442" w:type="dxa"/>
            <w:shd w:val="clear" w:color="auto" w:fill="FFFFFF"/>
            <w:tcMar>
              <w:top w:w="60" w:type="dxa"/>
              <w:left w:w="120" w:type="dxa"/>
              <w:bottom w:w="60" w:type="dxa"/>
              <w:right w:w="120" w:type="dxa"/>
            </w:tcMar>
          </w:tcPr>
          <w:p w14:paraId="29666264" w14:textId="77777777" w:rsidR="008E5126" w:rsidRPr="008E5126" w:rsidRDefault="008E5126" w:rsidP="003B6AA0">
            <w:pPr>
              <w:rPr>
                <w:color w:val="1A2332"/>
                <w:sz w:val="18"/>
                <w:szCs w:val="18"/>
              </w:rPr>
            </w:pPr>
            <w:r>
              <w:rPr>
                <w:color w:val="1A2332"/>
                <w:sz w:val="18"/>
                <w:szCs w:val="18"/>
              </w:rPr>
              <w:t>Linked to gate evidence G0–G11; system-enforced</w:t>
            </w:r>
          </w:p>
        </w:tc>
      </w:tr>
      <w:tr w:rsidR="002E6D29" w14:paraId="3847EC8E" w14:textId="77777777" w:rsidTr="008E5126">
        <w:tc>
          <w:tcPr>
            <w:tcW w:w="2222" w:type="dxa"/>
            <w:shd w:val="clear" w:color="auto" w:fill="F4FAFA"/>
            <w:tcMar>
              <w:top w:w="60" w:type="dxa"/>
              <w:left w:w="120" w:type="dxa"/>
              <w:bottom w:w="60" w:type="dxa"/>
              <w:right w:w="120" w:type="dxa"/>
            </w:tcMar>
          </w:tcPr>
          <w:p w14:paraId="4B3DF877" w14:textId="77777777" w:rsidR="008E5126" w:rsidRPr="008E5126" w:rsidRDefault="008E5126" w:rsidP="003B6AA0">
            <w:pPr>
              <w:rPr>
                <w:color w:val="1A2332"/>
                <w:sz w:val="18"/>
                <w:szCs w:val="18"/>
              </w:rPr>
            </w:pPr>
            <w:r>
              <w:rPr>
                <w:color w:val="1A2332"/>
                <w:sz w:val="18"/>
                <w:szCs w:val="18"/>
              </w:rPr>
              <w:t>drawdown_method</w:t>
            </w:r>
          </w:p>
        </w:tc>
        <w:tc>
          <w:tcPr>
            <w:tcW w:w="1211" w:type="dxa"/>
            <w:shd w:val="clear" w:color="auto" w:fill="F4FAFA"/>
            <w:tcMar>
              <w:top w:w="60" w:type="dxa"/>
              <w:left w:w="120" w:type="dxa"/>
              <w:bottom w:w="60" w:type="dxa"/>
              <w:right w:w="120" w:type="dxa"/>
            </w:tcMar>
          </w:tcPr>
          <w:p w14:paraId="2371D203" w14:textId="77777777" w:rsidR="008E5126" w:rsidRPr="008E5126" w:rsidRDefault="008E5126" w:rsidP="003B6AA0">
            <w:pPr>
              <w:rPr>
                <w:color w:val="1A2332"/>
                <w:sz w:val="18"/>
                <w:szCs w:val="18"/>
              </w:rPr>
            </w:pPr>
            <w:r>
              <w:rPr>
                <w:color w:val="1A2332"/>
                <w:sz w:val="18"/>
                <w:szCs w:val="18"/>
              </w:rPr>
              <w:t>enum</w:t>
            </w:r>
          </w:p>
        </w:tc>
        <w:tc>
          <w:tcPr>
            <w:tcW w:w="593" w:type="dxa"/>
            <w:shd w:val="clear" w:color="auto" w:fill="F4FAFA"/>
            <w:tcMar>
              <w:top w:w="60" w:type="dxa"/>
              <w:left w:w="120" w:type="dxa"/>
              <w:bottom w:w="60" w:type="dxa"/>
              <w:right w:w="120" w:type="dxa"/>
            </w:tcMar>
          </w:tcPr>
          <w:p w14:paraId="60927C54" w14:textId="77777777" w:rsidR="008E5126" w:rsidRPr="008E5126" w:rsidRDefault="008E5126" w:rsidP="003B6AA0">
            <w:pPr>
              <w:rPr>
                <w:color w:val="1A2332"/>
                <w:sz w:val="18"/>
                <w:szCs w:val="18"/>
              </w:rPr>
            </w:pPr>
            <w:r>
              <w:rPr>
                <w:color w:val="1A2332"/>
                <w:sz w:val="18"/>
                <w:szCs w:val="18"/>
              </w:rPr>
              <w:t>Y</w:t>
            </w:r>
          </w:p>
        </w:tc>
        <w:tc>
          <w:tcPr>
            <w:tcW w:w="4442" w:type="dxa"/>
            <w:shd w:val="clear" w:color="auto" w:fill="F4FAFA"/>
            <w:tcMar>
              <w:top w:w="60" w:type="dxa"/>
              <w:left w:w="120" w:type="dxa"/>
              <w:bottom w:w="60" w:type="dxa"/>
              <w:right w:w="120" w:type="dxa"/>
            </w:tcMar>
          </w:tcPr>
          <w:p w14:paraId="6EB8880A" w14:textId="77777777" w:rsidR="008E5126" w:rsidRPr="008E5126" w:rsidRDefault="008E5126" w:rsidP="003B6AA0">
            <w:pPr>
              <w:rPr>
                <w:color w:val="1A2332"/>
                <w:sz w:val="18"/>
                <w:szCs w:val="18"/>
              </w:rPr>
            </w:pPr>
            <w:r>
              <w:rPr>
                <w:color w:val="1A2332"/>
                <w:sz w:val="18"/>
                <w:szCs w:val="18"/>
              </w:rPr>
              <w:t>MILESTONE / CERTIFICATE / PERMIT / DATE / PROGRESS / AWARD</w:t>
            </w:r>
          </w:p>
        </w:tc>
      </w:tr>
      <w:tr w:rsidR="002E6D29" w14:paraId="0E0EE3F8" w14:textId="77777777" w:rsidTr="008E5126">
        <w:tc>
          <w:tcPr>
            <w:tcW w:w="2222" w:type="dxa"/>
            <w:shd w:val="clear" w:color="auto" w:fill="FFEFEF"/>
            <w:tcMar>
              <w:top w:w="60" w:type="dxa"/>
              <w:left w:w="120" w:type="dxa"/>
              <w:bottom w:w="60" w:type="dxa"/>
              <w:right w:w="120" w:type="dxa"/>
            </w:tcMar>
          </w:tcPr>
          <w:p w14:paraId="3A4AE66B" w14:textId="77777777" w:rsidR="008E5126" w:rsidRPr="008E5126" w:rsidRDefault="008E5126" w:rsidP="003B6AA0">
            <w:pPr>
              <w:rPr>
                <w:color w:val="1A2332"/>
                <w:sz w:val="18"/>
                <w:szCs w:val="18"/>
              </w:rPr>
            </w:pPr>
            <w:r>
              <w:rPr>
                <w:color w:val="1A2332"/>
                <w:sz w:val="18"/>
                <w:szCs w:val="18"/>
              </w:rPr>
              <w:t>personnel_breakdown</w:t>
            </w:r>
          </w:p>
        </w:tc>
        <w:tc>
          <w:tcPr>
            <w:tcW w:w="1211" w:type="dxa"/>
            <w:shd w:val="clear" w:color="auto" w:fill="FFEFEF"/>
            <w:tcMar>
              <w:top w:w="60" w:type="dxa"/>
              <w:left w:w="120" w:type="dxa"/>
              <w:bottom w:w="60" w:type="dxa"/>
              <w:right w:w="120" w:type="dxa"/>
            </w:tcMar>
          </w:tcPr>
          <w:p w14:paraId="667660C0" w14:textId="77777777" w:rsidR="008E5126" w:rsidRPr="008E5126" w:rsidRDefault="008E5126" w:rsidP="003B6AA0">
            <w:pPr>
              <w:rPr>
                <w:color w:val="1A2332"/>
                <w:sz w:val="18"/>
                <w:szCs w:val="18"/>
              </w:rPr>
            </w:pPr>
            <w:r>
              <w:rPr>
                <w:color w:val="1A2332"/>
                <w:sz w:val="18"/>
                <w:szCs w:val="18"/>
              </w:rPr>
              <w:t>array</w:t>
            </w:r>
          </w:p>
        </w:tc>
        <w:tc>
          <w:tcPr>
            <w:tcW w:w="593" w:type="dxa"/>
            <w:shd w:val="clear" w:color="auto" w:fill="FFEFEF"/>
            <w:tcMar>
              <w:top w:w="60" w:type="dxa"/>
              <w:left w:w="120" w:type="dxa"/>
              <w:bottom w:w="60" w:type="dxa"/>
              <w:right w:w="120" w:type="dxa"/>
            </w:tcMar>
          </w:tcPr>
          <w:p w14:paraId="666A8355" w14:textId="77777777" w:rsidR="008E5126" w:rsidRPr="008E5126" w:rsidRDefault="008E5126" w:rsidP="003B6AA0">
            <w:pPr>
              <w:rPr>
                <w:color w:val="1A2332"/>
                <w:sz w:val="18"/>
                <w:szCs w:val="18"/>
              </w:rPr>
            </w:pPr>
            <w:r>
              <w:rPr>
                <w:color w:val="1A2332"/>
                <w:sz w:val="18"/>
                <w:szCs w:val="18"/>
              </w:rPr>
              <w:t>N</w:t>
            </w:r>
          </w:p>
        </w:tc>
        <w:tc>
          <w:tcPr>
            <w:tcW w:w="4442" w:type="dxa"/>
            <w:shd w:val="clear" w:color="auto" w:fill="FFEFEF"/>
            <w:tcMar>
              <w:top w:w="60" w:type="dxa"/>
              <w:left w:w="120" w:type="dxa"/>
              <w:bottom w:w="60" w:type="dxa"/>
              <w:right w:w="120" w:type="dxa"/>
            </w:tcMar>
          </w:tcPr>
          <w:p w14:paraId="1F3D4F10" w14:textId="77777777" w:rsidR="008E5126" w:rsidRPr="008E5126" w:rsidRDefault="008E5126" w:rsidP="003B6AA0">
            <w:pPr>
              <w:rPr>
                <w:color w:val="1A2332"/>
                <w:sz w:val="18"/>
                <w:szCs w:val="18"/>
              </w:rPr>
            </w:pPr>
            <w:r>
              <w:rPr>
                <w:color w:val="1A2332"/>
                <w:sz w:val="18"/>
                <w:szCs w:val="18"/>
              </w:rPr>
              <w:t xml:space="preserve">[(role, fte, daily_rate, months)] for OWNER_COST  </w:t>
            </w:r>
          </w:p>
        </w:tc>
      </w:tr>
      <w:tr w:rsidR="002E6D29" w14:paraId="2FE26DD7" w14:textId="77777777" w:rsidTr="008E5126">
        <w:tc>
          <w:tcPr>
            <w:tcW w:w="2222" w:type="dxa"/>
            <w:shd w:val="clear" w:color="auto" w:fill="F4FAFA"/>
            <w:tcMar>
              <w:top w:w="60" w:type="dxa"/>
              <w:left w:w="120" w:type="dxa"/>
              <w:bottom w:w="60" w:type="dxa"/>
              <w:right w:w="120" w:type="dxa"/>
            </w:tcMar>
          </w:tcPr>
          <w:p w14:paraId="6C4C5BAF" w14:textId="77777777" w:rsidR="008E5126" w:rsidRPr="008E5126" w:rsidRDefault="008E5126" w:rsidP="003B6AA0">
            <w:pPr>
              <w:rPr>
                <w:color w:val="1A2332"/>
                <w:sz w:val="18"/>
                <w:szCs w:val="18"/>
              </w:rPr>
            </w:pPr>
            <w:r>
              <w:rPr>
                <w:color w:val="1A2332"/>
                <w:sz w:val="18"/>
                <w:szCs w:val="18"/>
              </w:rPr>
              <w:t>downstream_effect</w:t>
            </w:r>
          </w:p>
        </w:tc>
        <w:tc>
          <w:tcPr>
            <w:tcW w:w="1211" w:type="dxa"/>
            <w:shd w:val="clear" w:color="auto" w:fill="F4FAFA"/>
            <w:tcMar>
              <w:top w:w="60" w:type="dxa"/>
              <w:left w:w="120" w:type="dxa"/>
              <w:bottom w:w="60" w:type="dxa"/>
              <w:right w:w="120" w:type="dxa"/>
            </w:tcMar>
          </w:tcPr>
          <w:p w14:paraId="48664A6D" w14:textId="77777777" w:rsidR="008E5126" w:rsidRPr="008E5126" w:rsidRDefault="008E5126" w:rsidP="003B6AA0">
            <w:pPr>
              <w:rPr>
                <w:color w:val="1A2332"/>
                <w:sz w:val="18"/>
                <w:szCs w:val="18"/>
              </w:rPr>
            </w:pPr>
            <w:r>
              <w:rPr>
                <w:color w:val="1A2332"/>
                <w:sz w:val="18"/>
                <w:szCs w:val="18"/>
              </w:rPr>
              <w:t>array</w:t>
            </w:r>
          </w:p>
        </w:tc>
        <w:tc>
          <w:tcPr>
            <w:tcW w:w="593" w:type="dxa"/>
            <w:shd w:val="clear" w:color="auto" w:fill="F4FAFA"/>
            <w:tcMar>
              <w:top w:w="60" w:type="dxa"/>
              <w:left w:w="120" w:type="dxa"/>
              <w:bottom w:w="60" w:type="dxa"/>
              <w:right w:w="120" w:type="dxa"/>
            </w:tcMar>
          </w:tcPr>
          <w:p w14:paraId="17420933" w14:textId="77777777" w:rsidR="008E5126" w:rsidRPr="008E5126" w:rsidRDefault="008E5126" w:rsidP="003B6AA0">
            <w:pPr>
              <w:rPr>
                <w:color w:val="1A2332"/>
                <w:sz w:val="18"/>
                <w:szCs w:val="18"/>
              </w:rPr>
            </w:pPr>
            <w:r>
              <w:rPr>
                <w:color w:val="1A2332"/>
                <w:sz w:val="18"/>
                <w:szCs w:val="18"/>
              </w:rPr>
              <w:t>Y</w:t>
            </w:r>
          </w:p>
        </w:tc>
        <w:tc>
          <w:tcPr>
            <w:tcW w:w="4442" w:type="dxa"/>
            <w:shd w:val="clear" w:color="auto" w:fill="F4FAFA"/>
            <w:tcMar>
              <w:top w:w="60" w:type="dxa"/>
              <w:left w:w="120" w:type="dxa"/>
              <w:bottom w:w="60" w:type="dxa"/>
              <w:right w:w="120" w:type="dxa"/>
            </w:tcMar>
          </w:tcPr>
          <w:p w14:paraId="5B679595" w14:textId="77777777" w:rsidR="008E5126" w:rsidRPr="008E5126" w:rsidRDefault="008E5126" w:rsidP="003B6AA0">
            <w:pPr>
              <w:rPr>
                <w:color w:val="1A2332"/>
                <w:sz w:val="18"/>
                <w:szCs w:val="18"/>
              </w:rPr>
            </w:pPr>
            <w:r>
              <w:rPr>
                <w:color w:val="1A2332"/>
                <w:sz w:val="18"/>
                <w:szCs w:val="18"/>
              </w:rPr>
              <w:t>Explicit dependency map</w:t>
            </w:r>
          </w:p>
        </w:tc>
      </w:tr>
      <w:tr w:rsidR="002E6D29" w14:paraId="0D00DE0E" w14:textId="77777777" w:rsidTr="008E5126">
        <w:tc>
          <w:tcPr>
            <w:tcW w:w="2222" w:type="dxa"/>
            <w:shd w:val="clear" w:color="auto" w:fill="FFFFFF"/>
            <w:tcMar>
              <w:top w:w="60" w:type="dxa"/>
              <w:left w:w="120" w:type="dxa"/>
              <w:bottom w:w="60" w:type="dxa"/>
              <w:right w:w="120" w:type="dxa"/>
            </w:tcMar>
          </w:tcPr>
          <w:p w14:paraId="1C9C9C7C" w14:textId="77777777" w:rsidR="008E5126" w:rsidRPr="008E5126" w:rsidRDefault="008E5126" w:rsidP="003B6AA0">
            <w:pPr>
              <w:rPr>
                <w:color w:val="1A2332"/>
                <w:sz w:val="18"/>
                <w:szCs w:val="18"/>
              </w:rPr>
            </w:pPr>
            <w:r>
              <w:rPr>
                <w:color w:val="1A2332"/>
                <w:sz w:val="18"/>
                <w:szCs w:val="18"/>
              </w:rPr>
              <w:t>workflow_state</w:t>
            </w:r>
          </w:p>
        </w:tc>
        <w:tc>
          <w:tcPr>
            <w:tcW w:w="1211" w:type="dxa"/>
            <w:shd w:val="clear" w:color="auto" w:fill="FFFFFF"/>
            <w:tcMar>
              <w:top w:w="60" w:type="dxa"/>
              <w:left w:w="120" w:type="dxa"/>
              <w:bottom w:w="60" w:type="dxa"/>
              <w:right w:w="120" w:type="dxa"/>
            </w:tcMar>
          </w:tcPr>
          <w:p w14:paraId="3F2C108C" w14:textId="77777777" w:rsidR="008E5126" w:rsidRPr="008E5126" w:rsidRDefault="008E5126" w:rsidP="003B6AA0">
            <w:pPr>
              <w:rPr>
                <w:color w:val="1A2332"/>
                <w:sz w:val="18"/>
                <w:szCs w:val="18"/>
              </w:rPr>
            </w:pPr>
            <w:r>
              <w:rPr>
                <w:color w:val="1A2332"/>
                <w:sz w:val="18"/>
                <w:szCs w:val="18"/>
              </w:rPr>
              <w:t>state machine</w:t>
            </w:r>
          </w:p>
        </w:tc>
        <w:tc>
          <w:tcPr>
            <w:tcW w:w="593" w:type="dxa"/>
            <w:shd w:val="clear" w:color="auto" w:fill="FFFFFF"/>
            <w:tcMar>
              <w:top w:w="60" w:type="dxa"/>
              <w:left w:w="120" w:type="dxa"/>
              <w:bottom w:w="60" w:type="dxa"/>
              <w:right w:w="120" w:type="dxa"/>
            </w:tcMar>
          </w:tcPr>
          <w:p w14:paraId="188399FD" w14:textId="77777777" w:rsidR="008E5126" w:rsidRPr="008E5126" w:rsidRDefault="008E5126" w:rsidP="003B6AA0">
            <w:pPr>
              <w:rPr>
                <w:color w:val="1A2332"/>
                <w:sz w:val="18"/>
                <w:szCs w:val="18"/>
              </w:rPr>
            </w:pPr>
            <w:r>
              <w:rPr>
                <w:color w:val="1A2332"/>
                <w:sz w:val="18"/>
                <w:szCs w:val="18"/>
              </w:rPr>
              <w:t>Y</w:t>
            </w:r>
          </w:p>
        </w:tc>
        <w:tc>
          <w:tcPr>
            <w:tcW w:w="4442" w:type="dxa"/>
            <w:shd w:val="clear" w:color="auto" w:fill="FFFFFF"/>
            <w:tcMar>
              <w:top w:w="60" w:type="dxa"/>
              <w:left w:w="120" w:type="dxa"/>
              <w:bottom w:w="60" w:type="dxa"/>
              <w:right w:w="120" w:type="dxa"/>
            </w:tcMar>
          </w:tcPr>
          <w:p w14:paraId="0BB72B32" w14:textId="77777777" w:rsidR="008E5126" w:rsidRPr="008E5126" w:rsidRDefault="008E5126" w:rsidP="003B6AA0">
            <w:pPr>
              <w:rPr>
                <w:color w:val="1A2332"/>
                <w:sz w:val="18"/>
                <w:szCs w:val="18"/>
              </w:rPr>
            </w:pPr>
            <w:r>
              <w:rPr>
                <w:color w:val="1A2332"/>
                <w:sz w:val="18"/>
                <w:szCs w:val="18"/>
              </w:rPr>
              <w:t>identified → … → closed  (Appendix B)</w:t>
            </w:r>
          </w:p>
        </w:tc>
      </w:tr>
      <w:tr w:rsidR="002E6D29" w14:paraId="134E5517" w14:textId="77777777" w:rsidTr="008E5126">
        <w:tc>
          <w:tcPr>
            <w:tcW w:w="2222" w:type="dxa"/>
            <w:shd w:val="clear" w:color="auto" w:fill="F4FAFA"/>
            <w:tcMar>
              <w:top w:w="60" w:type="dxa"/>
              <w:left w:w="120" w:type="dxa"/>
              <w:bottom w:w="60" w:type="dxa"/>
              <w:right w:w="120" w:type="dxa"/>
            </w:tcMar>
          </w:tcPr>
          <w:p w14:paraId="75537E19" w14:textId="77777777" w:rsidR="008E5126" w:rsidRPr="008E5126" w:rsidRDefault="008E5126" w:rsidP="003B6AA0">
            <w:pPr>
              <w:rPr>
                <w:color w:val="1A2332"/>
                <w:sz w:val="18"/>
                <w:szCs w:val="18"/>
              </w:rPr>
            </w:pPr>
            <w:r>
              <w:rPr>
                <w:color w:val="1A2332"/>
                <w:sz w:val="18"/>
                <w:szCs w:val="18"/>
              </w:rPr>
              <w:t>evidence_refs</w:t>
            </w:r>
          </w:p>
        </w:tc>
        <w:tc>
          <w:tcPr>
            <w:tcW w:w="1211" w:type="dxa"/>
            <w:shd w:val="clear" w:color="auto" w:fill="F4FAFA"/>
            <w:tcMar>
              <w:top w:w="60" w:type="dxa"/>
              <w:left w:w="120" w:type="dxa"/>
              <w:bottom w:w="60" w:type="dxa"/>
              <w:right w:w="120" w:type="dxa"/>
            </w:tcMar>
          </w:tcPr>
          <w:p w14:paraId="1F197C12" w14:textId="77777777" w:rsidR="008E5126" w:rsidRPr="008E5126" w:rsidRDefault="008E5126" w:rsidP="003B6AA0">
            <w:pPr>
              <w:rPr>
                <w:color w:val="1A2332"/>
                <w:sz w:val="18"/>
                <w:szCs w:val="18"/>
              </w:rPr>
            </w:pPr>
            <w:r>
              <w:rPr>
                <w:color w:val="1A2332"/>
                <w:sz w:val="18"/>
                <w:szCs w:val="18"/>
              </w:rPr>
              <w:t>array</w:t>
            </w:r>
          </w:p>
        </w:tc>
        <w:tc>
          <w:tcPr>
            <w:tcW w:w="593" w:type="dxa"/>
            <w:shd w:val="clear" w:color="auto" w:fill="F4FAFA"/>
            <w:tcMar>
              <w:top w:w="60" w:type="dxa"/>
              <w:left w:w="120" w:type="dxa"/>
              <w:bottom w:w="60" w:type="dxa"/>
              <w:right w:w="120" w:type="dxa"/>
            </w:tcMar>
          </w:tcPr>
          <w:p w14:paraId="2FB9831A" w14:textId="77777777" w:rsidR="008E5126" w:rsidRPr="008E5126" w:rsidRDefault="008E5126" w:rsidP="003B6AA0">
            <w:pPr>
              <w:rPr>
                <w:color w:val="1A2332"/>
                <w:sz w:val="18"/>
                <w:szCs w:val="18"/>
              </w:rPr>
            </w:pPr>
            <w:r>
              <w:rPr>
                <w:color w:val="1A2332"/>
                <w:sz w:val="18"/>
                <w:szCs w:val="18"/>
              </w:rPr>
              <w:t>Y</w:t>
            </w:r>
          </w:p>
        </w:tc>
        <w:tc>
          <w:tcPr>
            <w:tcW w:w="4442" w:type="dxa"/>
            <w:shd w:val="clear" w:color="auto" w:fill="F4FAFA"/>
            <w:tcMar>
              <w:top w:w="60" w:type="dxa"/>
              <w:left w:w="120" w:type="dxa"/>
              <w:bottom w:w="60" w:type="dxa"/>
              <w:right w:w="120" w:type="dxa"/>
            </w:tcMar>
          </w:tcPr>
          <w:p w14:paraId="7AE737A3" w14:textId="77777777" w:rsidR="008E5126" w:rsidRPr="008E5126" w:rsidRDefault="008E5126" w:rsidP="003B6AA0">
            <w:pPr>
              <w:rPr>
                <w:color w:val="1A2332"/>
                <w:sz w:val="18"/>
                <w:szCs w:val="18"/>
              </w:rPr>
            </w:pPr>
            <w:r>
              <w:rPr>
                <w:color w:val="1A2332"/>
                <w:sz w:val="18"/>
                <w:szCs w:val="18"/>
              </w:rPr>
              <w:t>SHA-256-verified evidence_id list</w:t>
            </w:r>
          </w:p>
        </w:tc>
      </w:tr>
      <w:tr w:rsidR="002E6D29" w14:paraId="04EC9D93" w14:textId="77777777" w:rsidTr="008E5126">
        <w:tc>
          <w:tcPr>
            <w:tcW w:w="2222" w:type="dxa"/>
            <w:shd w:val="clear" w:color="auto" w:fill="FFEFEF"/>
            <w:tcMar>
              <w:top w:w="60" w:type="dxa"/>
              <w:left w:w="120" w:type="dxa"/>
              <w:bottom w:w="60" w:type="dxa"/>
              <w:right w:w="120" w:type="dxa"/>
            </w:tcMar>
          </w:tcPr>
          <w:p w14:paraId="3F2303FC" w14:textId="77777777" w:rsidR="008E5126" w:rsidRPr="008E5126" w:rsidRDefault="008E5126" w:rsidP="003B6AA0">
            <w:pPr>
              <w:rPr>
                <w:color w:val="1A2332"/>
                <w:sz w:val="18"/>
                <w:szCs w:val="18"/>
              </w:rPr>
            </w:pPr>
            <w:r>
              <w:rPr>
                <w:color w:val="1A2332"/>
                <w:sz w:val="18"/>
                <w:szCs w:val="18"/>
              </w:rPr>
              <w:t>verification_state</w:t>
            </w:r>
          </w:p>
        </w:tc>
        <w:tc>
          <w:tcPr>
            <w:tcW w:w="1211" w:type="dxa"/>
            <w:shd w:val="clear" w:color="auto" w:fill="FFEFEF"/>
            <w:tcMar>
              <w:top w:w="60" w:type="dxa"/>
              <w:left w:w="120" w:type="dxa"/>
              <w:bottom w:w="60" w:type="dxa"/>
              <w:right w:w="120" w:type="dxa"/>
            </w:tcMar>
          </w:tcPr>
          <w:p w14:paraId="3D5CAFF7" w14:textId="77777777" w:rsidR="008E5126" w:rsidRPr="008E5126" w:rsidRDefault="008E5126" w:rsidP="003B6AA0">
            <w:pPr>
              <w:rPr>
                <w:color w:val="1A2332"/>
                <w:sz w:val="18"/>
                <w:szCs w:val="18"/>
              </w:rPr>
            </w:pPr>
            <w:r>
              <w:rPr>
                <w:color w:val="1A2332"/>
                <w:sz w:val="18"/>
                <w:szCs w:val="18"/>
              </w:rPr>
              <w:t>enum</w:t>
            </w:r>
          </w:p>
        </w:tc>
        <w:tc>
          <w:tcPr>
            <w:tcW w:w="593" w:type="dxa"/>
            <w:shd w:val="clear" w:color="auto" w:fill="FFEFEF"/>
            <w:tcMar>
              <w:top w:w="60" w:type="dxa"/>
              <w:left w:w="120" w:type="dxa"/>
              <w:bottom w:w="60" w:type="dxa"/>
              <w:right w:w="120" w:type="dxa"/>
            </w:tcMar>
          </w:tcPr>
          <w:p w14:paraId="27D77345" w14:textId="77777777" w:rsidR="008E5126" w:rsidRPr="008E5126" w:rsidRDefault="008E5126" w:rsidP="003B6AA0">
            <w:pPr>
              <w:rPr>
                <w:color w:val="1A2332"/>
                <w:sz w:val="18"/>
                <w:szCs w:val="18"/>
              </w:rPr>
            </w:pPr>
            <w:r>
              <w:rPr>
                <w:color w:val="1A2332"/>
                <w:sz w:val="18"/>
                <w:szCs w:val="18"/>
              </w:rPr>
              <w:t>Y</w:t>
            </w:r>
          </w:p>
        </w:tc>
        <w:tc>
          <w:tcPr>
            <w:tcW w:w="4442" w:type="dxa"/>
            <w:shd w:val="clear" w:color="auto" w:fill="FFEFEF"/>
            <w:tcMar>
              <w:top w:w="60" w:type="dxa"/>
              <w:left w:w="120" w:type="dxa"/>
              <w:bottom w:w="60" w:type="dxa"/>
              <w:right w:w="120" w:type="dxa"/>
            </w:tcMar>
          </w:tcPr>
          <w:p w14:paraId="0F6DDE0F" w14:textId="77777777" w:rsidR="008E5126" w:rsidRPr="008E5126" w:rsidRDefault="008E5126" w:rsidP="003B6AA0">
            <w:pPr>
              <w:rPr>
                <w:color w:val="1A2332"/>
                <w:sz w:val="18"/>
                <w:szCs w:val="18"/>
              </w:rPr>
            </w:pPr>
            <w:r>
              <w:rPr>
                <w:color w:val="1A2332"/>
                <w:sz w:val="18"/>
                <w:szCs w:val="18"/>
              </w:rPr>
              <w:t>UNVERIFIED / SUBMITTED / CONFIRMED / AUDITED  [NEW v4.0]</w:t>
            </w:r>
          </w:p>
        </w:tc>
      </w:tr>
      <w:tr w:rsidR="002E6D29" w14:paraId="538DC89D" w14:textId="77777777" w:rsidTr="008E5126">
        <w:tc>
          <w:tcPr>
            <w:tcW w:w="2222" w:type="dxa"/>
            <w:shd w:val="clear" w:color="auto" w:fill="F4FAFA"/>
            <w:tcMar>
              <w:top w:w="60" w:type="dxa"/>
              <w:left w:w="120" w:type="dxa"/>
              <w:bottom w:w="60" w:type="dxa"/>
              <w:right w:w="120" w:type="dxa"/>
            </w:tcMar>
          </w:tcPr>
          <w:p w14:paraId="0465C5C1" w14:textId="77777777" w:rsidR="008E5126" w:rsidRPr="008E5126" w:rsidRDefault="008E5126" w:rsidP="003B6AA0">
            <w:pPr>
              <w:rPr>
                <w:color w:val="1A2332"/>
                <w:sz w:val="18"/>
                <w:szCs w:val="18"/>
              </w:rPr>
            </w:pPr>
            <w:r>
              <w:rPr>
                <w:color w:val="1A2332"/>
                <w:sz w:val="18"/>
                <w:szCs w:val="18"/>
              </w:rPr>
              <w:t>version</w:t>
            </w:r>
          </w:p>
        </w:tc>
        <w:tc>
          <w:tcPr>
            <w:tcW w:w="1211" w:type="dxa"/>
            <w:shd w:val="clear" w:color="auto" w:fill="F4FAFA"/>
            <w:tcMar>
              <w:top w:w="60" w:type="dxa"/>
              <w:left w:w="120" w:type="dxa"/>
              <w:bottom w:w="60" w:type="dxa"/>
              <w:right w:w="120" w:type="dxa"/>
            </w:tcMar>
          </w:tcPr>
          <w:p w14:paraId="4F603D2D" w14:textId="77777777" w:rsidR="008E5126" w:rsidRPr="008E5126" w:rsidRDefault="008E5126" w:rsidP="003B6AA0">
            <w:pPr>
              <w:rPr>
                <w:color w:val="1A2332"/>
                <w:sz w:val="18"/>
                <w:szCs w:val="18"/>
              </w:rPr>
            </w:pPr>
            <w:r>
              <w:rPr>
                <w:color w:val="1A2332"/>
                <w:sz w:val="18"/>
                <w:szCs w:val="18"/>
              </w:rPr>
              <w:t>integer</w:t>
            </w:r>
          </w:p>
        </w:tc>
        <w:tc>
          <w:tcPr>
            <w:tcW w:w="593" w:type="dxa"/>
            <w:shd w:val="clear" w:color="auto" w:fill="F4FAFA"/>
            <w:tcMar>
              <w:top w:w="60" w:type="dxa"/>
              <w:left w:w="120" w:type="dxa"/>
              <w:bottom w:w="60" w:type="dxa"/>
              <w:right w:w="120" w:type="dxa"/>
            </w:tcMar>
          </w:tcPr>
          <w:p w14:paraId="3A17CCCD" w14:textId="77777777" w:rsidR="008E5126" w:rsidRPr="008E5126" w:rsidRDefault="008E5126" w:rsidP="003B6AA0">
            <w:pPr>
              <w:rPr>
                <w:color w:val="1A2332"/>
                <w:sz w:val="18"/>
                <w:szCs w:val="18"/>
              </w:rPr>
            </w:pPr>
            <w:r>
              <w:rPr>
                <w:color w:val="1A2332"/>
                <w:sz w:val="18"/>
                <w:szCs w:val="18"/>
              </w:rPr>
              <w:t>Y</w:t>
            </w:r>
          </w:p>
        </w:tc>
        <w:tc>
          <w:tcPr>
            <w:tcW w:w="4442" w:type="dxa"/>
            <w:shd w:val="clear" w:color="auto" w:fill="F4FAFA"/>
            <w:tcMar>
              <w:top w:w="60" w:type="dxa"/>
              <w:left w:w="120" w:type="dxa"/>
              <w:bottom w:w="60" w:type="dxa"/>
              <w:right w:w="120" w:type="dxa"/>
            </w:tcMar>
          </w:tcPr>
          <w:p w14:paraId="3E18AC10" w14:textId="77777777" w:rsidR="008E5126" w:rsidRPr="008E5126" w:rsidRDefault="008E5126" w:rsidP="003B6AA0">
            <w:pPr>
              <w:rPr>
                <w:color w:val="1A2332"/>
                <w:sz w:val="18"/>
                <w:szCs w:val="18"/>
              </w:rPr>
            </w:pPr>
            <w:r>
              <w:rPr>
                <w:color w:val="1A2332"/>
                <w:sz w:val="18"/>
                <w:szCs w:val="18"/>
              </w:rPr>
              <w:t>Immutable history via event sourcing</w:t>
            </w:r>
          </w:p>
        </w:tc>
      </w:tr>
      <w:tr w:rsidR="002E6D29" w14:paraId="2EB655B7" w14:textId="77777777" w:rsidTr="008E5126">
        <w:tc>
          <w:tcPr>
            <w:tcW w:w="2222" w:type="dxa"/>
            <w:shd w:val="clear" w:color="auto" w:fill="FFFFFF"/>
            <w:tcMar>
              <w:top w:w="60" w:type="dxa"/>
              <w:left w:w="120" w:type="dxa"/>
              <w:bottom w:w="60" w:type="dxa"/>
              <w:right w:w="120" w:type="dxa"/>
            </w:tcMar>
          </w:tcPr>
          <w:p w14:paraId="015610F8" w14:textId="77777777" w:rsidR="008E5126" w:rsidRPr="008E5126" w:rsidRDefault="008E5126" w:rsidP="003B6AA0">
            <w:pPr>
              <w:rPr>
                <w:color w:val="1A2332"/>
                <w:sz w:val="18"/>
                <w:szCs w:val="18"/>
              </w:rPr>
            </w:pPr>
            <w:r>
              <w:rPr>
                <w:color w:val="1A2332"/>
                <w:sz w:val="18"/>
                <w:szCs w:val="18"/>
              </w:rPr>
              <w:t>last_changed_by</w:t>
            </w:r>
          </w:p>
        </w:tc>
        <w:tc>
          <w:tcPr>
            <w:tcW w:w="1211" w:type="dxa"/>
            <w:shd w:val="clear" w:color="auto" w:fill="FFFFFF"/>
            <w:tcMar>
              <w:top w:w="60" w:type="dxa"/>
              <w:left w:w="120" w:type="dxa"/>
              <w:bottom w:w="60" w:type="dxa"/>
              <w:right w:w="120" w:type="dxa"/>
            </w:tcMar>
          </w:tcPr>
          <w:p w14:paraId="5DD5BD14" w14:textId="77777777" w:rsidR="008E5126" w:rsidRPr="008E5126" w:rsidRDefault="008E5126" w:rsidP="003B6AA0">
            <w:pPr>
              <w:rPr>
                <w:color w:val="1A2332"/>
                <w:sz w:val="18"/>
                <w:szCs w:val="18"/>
              </w:rPr>
            </w:pPr>
            <w:r>
              <w:rPr>
                <w:color w:val="1A2332"/>
                <w:sz w:val="18"/>
                <w:szCs w:val="18"/>
              </w:rPr>
              <w:t>FK user</w:t>
            </w:r>
          </w:p>
        </w:tc>
        <w:tc>
          <w:tcPr>
            <w:tcW w:w="593" w:type="dxa"/>
            <w:shd w:val="clear" w:color="auto" w:fill="FFFFFF"/>
            <w:tcMar>
              <w:top w:w="60" w:type="dxa"/>
              <w:left w:w="120" w:type="dxa"/>
              <w:bottom w:w="60" w:type="dxa"/>
              <w:right w:w="120" w:type="dxa"/>
            </w:tcMar>
          </w:tcPr>
          <w:p w14:paraId="6BC390F0" w14:textId="77777777" w:rsidR="008E5126" w:rsidRPr="008E5126" w:rsidRDefault="008E5126" w:rsidP="003B6AA0">
            <w:pPr>
              <w:rPr>
                <w:color w:val="1A2332"/>
                <w:sz w:val="18"/>
                <w:szCs w:val="18"/>
              </w:rPr>
            </w:pPr>
            <w:r>
              <w:rPr>
                <w:color w:val="1A2332"/>
                <w:sz w:val="18"/>
                <w:szCs w:val="18"/>
              </w:rPr>
              <w:t>Y</w:t>
            </w:r>
          </w:p>
        </w:tc>
        <w:tc>
          <w:tcPr>
            <w:tcW w:w="4442" w:type="dxa"/>
            <w:shd w:val="clear" w:color="auto" w:fill="FFFFFF"/>
            <w:tcMar>
              <w:top w:w="60" w:type="dxa"/>
              <w:left w:w="120" w:type="dxa"/>
              <w:bottom w:w="60" w:type="dxa"/>
              <w:right w:w="120" w:type="dxa"/>
            </w:tcMar>
          </w:tcPr>
          <w:p w14:paraId="489C4956" w14:textId="77777777" w:rsidR="008E5126" w:rsidRPr="008E5126" w:rsidRDefault="008E5126" w:rsidP="003B6AA0">
            <w:pPr>
              <w:rPr>
                <w:color w:val="1A2332"/>
                <w:sz w:val="18"/>
                <w:szCs w:val="18"/>
              </w:rPr>
            </w:pPr>
            <w:r>
              <w:rPr>
                <w:color w:val="1A2332"/>
                <w:sz w:val="18"/>
                <w:szCs w:val="18"/>
              </w:rPr>
              <w:t>ABAC-authenticated, audit logged</w:t>
            </w:r>
          </w:p>
        </w:tc>
      </w:tr>
    </w:tbl>
    <w:p w14:paraId="24030F6B" w14:textId="77777777" w:rsidR="008E5126" w:rsidRPr="008E5126" w:rsidRDefault="008E5126" w:rsidP="008E5126">
      <w:pPr>
        <w:spacing w:before="60" w:after="80" w:line="260" w:lineRule="auto"/>
      </w:pPr>
      <w:r>
        <w:rPr>
          <w:rFonts w:eastAsia="Calibri"/>
          <w:b/>
          <w:bCs/>
          <w:color w:val="111111"/>
          <w:sz w:val="18"/>
          <w:szCs w:val="18"/>
        </w:rPr>
        <w:t xml:space="preserve">Why P10/P50/P90.  </w:t>
      </w:r>
      <w:r>
        <w:rPr>
          <w:rFonts w:eastAsia="Calibri"/>
          <w:color w:val="111111"/>
          <w:sz w:val="18"/>
          <w:szCs w:val="18"/>
        </w:rPr>
        <w:t>Example, for a €560M reference project the P10–P90 spread is €204M. Sizing the capital stack against P50 alone leaves €132M of P90 overrun unfunded after contingency. Lenders ask the question; the schema must answer it.</w:t>
      </w:r>
    </w:p>
    <w:p w14:paraId="24734FB8" w14:textId="77777777" w:rsidR="0070014C" w:rsidRDefault="008E5126" w:rsidP="008E5126">
      <w:pPr>
        <w:spacing w:before="60" w:after="120" w:line="260" w:lineRule="auto"/>
        <w:rPr>
          <w:rFonts w:eastAsia="Calibri"/>
          <w:color w:val="111111"/>
          <w:sz w:val="18"/>
          <w:szCs w:val="18"/>
        </w:rPr>
      </w:pPr>
      <w:r>
        <w:rPr>
          <w:rFonts w:eastAsia="Calibri"/>
          <w:b/>
          <w:bCs/>
          <w:color w:val="111111"/>
          <w:sz w:val="18"/>
          <w:szCs w:val="18"/>
        </w:rPr>
        <w:t xml:space="preserve">Why personnel_breakdown.  </w:t>
      </w:r>
      <w:r>
        <w:rPr>
          <w:rFonts w:eastAsia="Calibri"/>
          <w:color w:val="111111"/>
          <w:sz w:val="18"/>
          <w:szCs w:val="18"/>
        </w:rPr>
        <w:t>Owner-team cost runs €40–60M on a €500M project (19 named roles in the reference model). Compressing it into a single OWNER_COST cost_amount loses the FTE × rate × duration structure that finance and HR both need. The breakdown lives on the package; aggregation is a query, not a separate sheet.</w:t>
      </w:r>
    </w:p>
    <w:p w14:paraId="48E6B74A" w14:textId="77777777" w:rsidR="00622574" w:rsidRDefault="00622574" w:rsidP="008E5126">
      <w:pPr>
        <w:spacing w:before="60" w:after="120" w:line="260" w:lineRule="auto"/>
      </w:pPr>
    </w:p>
    <w:p w14:paraId="25731F85" w14:textId="58F33464" w:rsidR="0070014C" w:rsidRDefault="00622574" w:rsidP="00622574">
      <w:pPr>
        <w:pStyle w:val="Heading4"/>
      </w:pPr>
      <w:bookmarkStart w:id="188" w:name="_Toc241592209"/>
      <w:r>
        <w:t>5.3   SPEND_WAVE entity</w:t>
      </w:r>
      <w:bookmarkEnd w:id="188"/>
    </w:p>
    <w:p w14:paraId="4C8D0802" w14:textId="77777777" w:rsidR="008E5126" w:rsidRDefault="003B6AA0">
      <w:pPr>
        <w:spacing w:before="60" w:after="100"/>
        <w:rPr>
          <w:color w:val="1A2332"/>
          <w:sz w:val="20"/>
          <w:szCs w:val="20"/>
        </w:rPr>
      </w:pPr>
      <w:r>
        <w:rPr>
          <w:color w:val="1A2332"/>
          <w:sz w:val="20"/>
          <w:szCs w:val="20"/>
        </w:rPr>
        <w:t>Pre-FID spend is annual, time-phased, and capital-layer-attributed. v4.0 introduces it as a derived but persistent entity.</w:t>
      </w:r>
    </w:p>
    <w:p w14:paraId="597914A2" w14:textId="77777777" w:rsidR="0070014C" w:rsidRDefault="008E5126" w:rsidP="008E5126">
      <w:pPr>
        <w:spacing w:before="60" w:after="80" w:line="260" w:lineRule="auto"/>
      </w:pPr>
      <w:r>
        <w:rPr>
          <w:b/>
          <w:bCs/>
          <w:color w:val="1A2332"/>
          <w:sz w:val="20"/>
          <w:szCs w:val="20"/>
        </w:rPr>
        <w:t>Definition</w:t>
      </w:r>
      <w:r>
        <w:rPr>
          <w:color w:val="1A2332"/>
          <w:sz w:val="20"/>
          <w:szCs w:val="20"/>
        </w:rPr>
        <w:t xml:space="preserve">: A SPEND_WAVE row binds (package_id, year, amount_drawn, capital_layer). Pre-FID spend is the row-set where phase_required ∈ {FEL_1, FEL_2, FEED, FID} AND year &lt; FID_year. </w:t>
      </w:r>
      <w:r>
        <w:rPr>
          <w:rFonts w:ascii="Calibri" w:eastAsia="Calibri" w:hAnsi="Calibri" w:cs="Calibri"/>
          <w:color w:val="111111"/>
          <w:sz w:val="20"/>
          <w:szCs w:val="20"/>
        </w:rPr>
        <w:t>The aggregation is queryable, exportable, and lender-readable.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5626"/>
      </w:tblGrid>
      <w:tr w:rsidR="002E6D29" w14:paraId="2C89AEF8" w14:textId="77777777">
        <w:tc>
          <w:tcPr>
            <w:tcW w:w="2000" w:type="dxa"/>
            <w:shd w:val="clear" w:color="auto" w:fill="1A2332"/>
            <w:tcMar>
              <w:top w:w="80" w:type="dxa"/>
              <w:left w:w="120" w:type="dxa"/>
              <w:bottom w:w="80" w:type="dxa"/>
              <w:right w:w="120" w:type="dxa"/>
            </w:tcMar>
          </w:tcPr>
          <w:p w14:paraId="151977E0" w14:textId="77777777" w:rsidR="0070014C" w:rsidRDefault="003B6AA0">
            <w:r>
              <w:rPr>
                <w:b/>
                <w:bCs/>
                <w:color w:val="FFFFFF"/>
                <w:sz w:val="18"/>
                <w:szCs w:val="18"/>
              </w:rPr>
              <w:t>Field</w:t>
            </w:r>
          </w:p>
        </w:tc>
        <w:tc>
          <w:tcPr>
            <w:tcW w:w="1400" w:type="dxa"/>
            <w:shd w:val="clear" w:color="auto" w:fill="1A2332"/>
            <w:tcMar>
              <w:top w:w="80" w:type="dxa"/>
              <w:left w:w="120" w:type="dxa"/>
              <w:bottom w:w="80" w:type="dxa"/>
              <w:right w:w="120" w:type="dxa"/>
            </w:tcMar>
          </w:tcPr>
          <w:p w14:paraId="0D188ADE" w14:textId="77777777" w:rsidR="0070014C" w:rsidRDefault="003B6AA0">
            <w:r>
              <w:rPr>
                <w:b/>
                <w:bCs/>
                <w:color w:val="FFFFFF"/>
                <w:sz w:val="18"/>
                <w:szCs w:val="18"/>
              </w:rPr>
              <w:t>Type</w:t>
            </w:r>
          </w:p>
        </w:tc>
        <w:tc>
          <w:tcPr>
            <w:tcW w:w="5626" w:type="dxa"/>
            <w:shd w:val="clear" w:color="auto" w:fill="1A2332"/>
            <w:tcMar>
              <w:top w:w="80" w:type="dxa"/>
              <w:left w:w="120" w:type="dxa"/>
              <w:bottom w:w="80" w:type="dxa"/>
              <w:right w:w="120" w:type="dxa"/>
            </w:tcMar>
          </w:tcPr>
          <w:p w14:paraId="01942CDC" w14:textId="77777777" w:rsidR="0070014C" w:rsidRDefault="003B6AA0">
            <w:r>
              <w:rPr>
                <w:b/>
                <w:bCs/>
                <w:color w:val="FFFFFF"/>
                <w:sz w:val="18"/>
                <w:szCs w:val="18"/>
              </w:rPr>
              <w:t>Source / rule</w:t>
            </w:r>
          </w:p>
        </w:tc>
      </w:tr>
      <w:tr w:rsidR="002E6D29" w14:paraId="4B7C0985" w14:textId="77777777">
        <w:tc>
          <w:tcPr>
            <w:tcW w:w="2000" w:type="dxa"/>
            <w:shd w:val="clear" w:color="auto" w:fill="F4FAFA"/>
            <w:tcMar>
              <w:top w:w="60" w:type="dxa"/>
              <w:left w:w="120" w:type="dxa"/>
              <w:bottom w:w="60" w:type="dxa"/>
              <w:right w:w="120" w:type="dxa"/>
            </w:tcMar>
          </w:tcPr>
          <w:p w14:paraId="390A18AB" w14:textId="77777777" w:rsidR="0070014C" w:rsidRDefault="003B6AA0">
            <w:r>
              <w:rPr>
                <w:color w:val="1A2332"/>
                <w:sz w:val="18"/>
                <w:szCs w:val="18"/>
              </w:rPr>
              <w:t>spend_wave_id</w:t>
            </w:r>
          </w:p>
        </w:tc>
        <w:tc>
          <w:tcPr>
            <w:tcW w:w="1400" w:type="dxa"/>
            <w:shd w:val="clear" w:color="auto" w:fill="F4FAFA"/>
            <w:tcMar>
              <w:top w:w="60" w:type="dxa"/>
              <w:left w:w="120" w:type="dxa"/>
              <w:bottom w:w="60" w:type="dxa"/>
              <w:right w:w="120" w:type="dxa"/>
            </w:tcMar>
          </w:tcPr>
          <w:p w14:paraId="53611C6B" w14:textId="77777777" w:rsidR="0070014C" w:rsidRDefault="003B6AA0">
            <w:r>
              <w:rPr>
                <w:color w:val="1A2332"/>
                <w:sz w:val="18"/>
                <w:szCs w:val="18"/>
              </w:rPr>
              <w:t>UUID</w:t>
            </w:r>
          </w:p>
        </w:tc>
        <w:tc>
          <w:tcPr>
            <w:tcW w:w="5626" w:type="dxa"/>
            <w:shd w:val="clear" w:color="auto" w:fill="F4FAFA"/>
            <w:tcMar>
              <w:top w:w="60" w:type="dxa"/>
              <w:left w:w="120" w:type="dxa"/>
              <w:bottom w:w="60" w:type="dxa"/>
              <w:right w:w="120" w:type="dxa"/>
            </w:tcMar>
          </w:tcPr>
          <w:p w14:paraId="4F8C112F" w14:textId="77777777" w:rsidR="0070014C" w:rsidRDefault="003B6AA0">
            <w:r>
              <w:rPr>
                <w:color w:val="1A2332"/>
                <w:sz w:val="18"/>
                <w:szCs w:val="18"/>
              </w:rPr>
              <w:t>Primary key</w:t>
            </w:r>
          </w:p>
        </w:tc>
      </w:tr>
      <w:tr w:rsidR="002E6D29" w14:paraId="67B8BB47" w14:textId="77777777">
        <w:tc>
          <w:tcPr>
            <w:tcW w:w="2000" w:type="dxa"/>
            <w:shd w:val="clear" w:color="auto" w:fill="FFFFFF"/>
            <w:tcMar>
              <w:top w:w="60" w:type="dxa"/>
              <w:left w:w="120" w:type="dxa"/>
              <w:bottom w:w="60" w:type="dxa"/>
              <w:right w:w="120" w:type="dxa"/>
            </w:tcMar>
          </w:tcPr>
          <w:p w14:paraId="70861E29" w14:textId="77777777" w:rsidR="0070014C" w:rsidRDefault="003B6AA0">
            <w:r>
              <w:rPr>
                <w:color w:val="1A2332"/>
                <w:sz w:val="18"/>
                <w:szCs w:val="18"/>
              </w:rPr>
              <w:t>package_id</w:t>
            </w:r>
          </w:p>
        </w:tc>
        <w:tc>
          <w:tcPr>
            <w:tcW w:w="1400" w:type="dxa"/>
            <w:shd w:val="clear" w:color="auto" w:fill="FFFFFF"/>
            <w:tcMar>
              <w:top w:w="60" w:type="dxa"/>
              <w:left w:w="120" w:type="dxa"/>
              <w:bottom w:w="60" w:type="dxa"/>
              <w:right w:w="120" w:type="dxa"/>
            </w:tcMar>
          </w:tcPr>
          <w:p w14:paraId="64400BD8" w14:textId="77777777" w:rsidR="0070014C" w:rsidRDefault="003B6AA0">
            <w:r>
              <w:rPr>
                <w:color w:val="1A2332"/>
                <w:sz w:val="18"/>
                <w:szCs w:val="18"/>
              </w:rPr>
              <w:t>FK</w:t>
            </w:r>
          </w:p>
        </w:tc>
        <w:tc>
          <w:tcPr>
            <w:tcW w:w="5626" w:type="dxa"/>
            <w:shd w:val="clear" w:color="auto" w:fill="FFFFFF"/>
            <w:tcMar>
              <w:top w:w="60" w:type="dxa"/>
              <w:left w:w="120" w:type="dxa"/>
              <w:bottom w:w="60" w:type="dxa"/>
              <w:right w:w="120" w:type="dxa"/>
            </w:tcMar>
          </w:tcPr>
          <w:p w14:paraId="08134E8A" w14:textId="77777777" w:rsidR="0070014C" w:rsidRDefault="003B6AA0">
            <w:r>
              <w:rPr>
                <w:color w:val="1A2332"/>
                <w:sz w:val="18"/>
                <w:szCs w:val="18"/>
              </w:rPr>
              <w:t>DEVELOPMENT_PACKAGES.package_id</w:t>
            </w:r>
          </w:p>
        </w:tc>
      </w:tr>
      <w:tr w:rsidR="002E6D29" w14:paraId="464B3223" w14:textId="77777777">
        <w:tc>
          <w:tcPr>
            <w:tcW w:w="2000" w:type="dxa"/>
            <w:shd w:val="clear" w:color="auto" w:fill="F4FAFA"/>
            <w:tcMar>
              <w:top w:w="60" w:type="dxa"/>
              <w:left w:w="120" w:type="dxa"/>
              <w:bottom w:w="60" w:type="dxa"/>
              <w:right w:w="120" w:type="dxa"/>
            </w:tcMar>
          </w:tcPr>
          <w:p w14:paraId="34F58702" w14:textId="77777777" w:rsidR="0070014C" w:rsidRDefault="003B6AA0">
            <w:r>
              <w:rPr>
                <w:color w:val="1A2332"/>
                <w:sz w:val="18"/>
                <w:szCs w:val="18"/>
              </w:rPr>
              <w:t>year</w:t>
            </w:r>
          </w:p>
        </w:tc>
        <w:tc>
          <w:tcPr>
            <w:tcW w:w="1400" w:type="dxa"/>
            <w:shd w:val="clear" w:color="auto" w:fill="F4FAFA"/>
            <w:tcMar>
              <w:top w:w="60" w:type="dxa"/>
              <w:left w:w="120" w:type="dxa"/>
              <w:bottom w:w="60" w:type="dxa"/>
              <w:right w:w="120" w:type="dxa"/>
            </w:tcMar>
          </w:tcPr>
          <w:p w14:paraId="4A492700" w14:textId="77777777" w:rsidR="0070014C" w:rsidRDefault="003B6AA0">
            <w:r>
              <w:rPr>
                <w:color w:val="1A2332"/>
                <w:sz w:val="18"/>
                <w:szCs w:val="18"/>
              </w:rPr>
              <w:t>integer</w:t>
            </w:r>
          </w:p>
        </w:tc>
        <w:tc>
          <w:tcPr>
            <w:tcW w:w="5626" w:type="dxa"/>
            <w:shd w:val="clear" w:color="auto" w:fill="F4FAFA"/>
            <w:tcMar>
              <w:top w:w="60" w:type="dxa"/>
              <w:left w:w="120" w:type="dxa"/>
              <w:bottom w:w="60" w:type="dxa"/>
              <w:right w:w="120" w:type="dxa"/>
            </w:tcMar>
          </w:tcPr>
          <w:p w14:paraId="736A0B94" w14:textId="77777777" w:rsidR="0070014C" w:rsidRDefault="003B6AA0">
            <w:r>
              <w:rPr>
                <w:color w:val="1A2332"/>
                <w:sz w:val="18"/>
                <w:szCs w:val="18"/>
              </w:rPr>
              <w:t>2025 … FID_year + 2</w:t>
            </w:r>
          </w:p>
        </w:tc>
      </w:tr>
      <w:tr w:rsidR="002E6D29" w14:paraId="6725D9A0" w14:textId="77777777">
        <w:tc>
          <w:tcPr>
            <w:tcW w:w="2000" w:type="dxa"/>
            <w:shd w:val="clear" w:color="auto" w:fill="FFFFFF"/>
            <w:tcMar>
              <w:top w:w="60" w:type="dxa"/>
              <w:left w:w="120" w:type="dxa"/>
              <w:bottom w:w="60" w:type="dxa"/>
              <w:right w:w="120" w:type="dxa"/>
            </w:tcMar>
          </w:tcPr>
          <w:p w14:paraId="4DCF4ED7" w14:textId="77777777" w:rsidR="0070014C" w:rsidRDefault="003B6AA0">
            <w:r>
              <w:rPr>
                <w:color w:val="1A2332"/>
                <w:sz w:val="18"/>
                <w:szCs w:val="18"/>
              </w:rPr>
              <w:lastRenderedPageBreak/>
              <w:t>amount_drawn</w:t>
            </w:r>
          </w:p>
        </w:tc>
        <w:tc>
          <w:tcPr>
            <w:tcW w:w="1400" w:type="dxa"/>
            <w:shd w:val="clear" w:color="auto" w:fill="FFFFFF"/>
            <w:tcMar>
              <w:top w:w="60" w:type="dxa"/>
              <w:left w:w="120" w:type="dxa"/>
              <w:bottom w:w="60" w:type="dxa"/>
              <w:right w:w="120" w:type="dxa"/>
            </w:tcMar>
          </w:tcPr>
          <w:p w14:paraId="25107E0D" w14:textId="77777777" w:rsidR="0070014C" w:rsidRDefault="003B6AA0">
            <w:r>
              <w:rPr>
                <w:color w:val="1A2332"/>
                <w:sz w:val="18"/>
                <w:szCs w:val="18"/>
              </w:rPr>
              <w:t>decimal</w:t>
            </w:r>
          </w:p>
        </w:tc>
        <w:tc>
          <w:tcPr>
            <w:tcW w:w="5626" w:type="dxa"/>
            <w:shd w:val="clear" w:color="auto" w:fill="FFFFFF"/>
            <w:tcMar>
              <w:top w:w="60" w:type="dxa"/>
              <w:left w:w="120" w:type="dxa"/>
              <w:bottom w:w="60" w:type="dxa"/>
              <w:right w:w="120" w:type="dxa"/>
            </w:tcMar>
          </w:tcPr>
          <w:p w14:paraId="04C07A70" w14:textId="77777777" w:rsidR="0070014C" w:rsidRDefault="003B6AA0">
            <w:r>
              <w:rPr>
                <w:color w:val="1A2332"/>
                <w:sz w:val="18"/>
                <w:szCs w:val="18"/>
              </w:rPr>
              <w:t>Annual cash deployment for this package, this year</w:t>
            </w:r>
          </w:p>
        </w:tc>
      </w:tr>
      <w:tr w:rsidR="002E6D29" w14:paraId="4C853C71" w14:textId="77777777">
        <w:tc>
          <w:tcPr>
            <w:tcW w:w="2000" w:type="dxa"/>
            <w:shd w:val="clear" w:color="auto" w:fill="F4FAFA"/>
            <w:tcMar>
              <w:top w:w="60" w:type="dxa"/>
              <w:left w:w="120" w:type="dxa"/>
              <w:bottom w:w="60" w:type="dxa"/>
              <w:right w:w="120" w:type="dxa"/>
            </w:tcMar>
          </w:tcPr>
          <w:p w14:paraId="321ABF25" w14:textId="77777777" w:rsidR="0070014C" w:rsidRDefault="003B6AA0">
            <w:r>
              <w:rPr>
                <w:color w:val="1A2332"/>
                <w:sz w:val="18"/>
                <w:szCs w:val="18"/>
              </w:rPr>
              <w:t>capital_layer</w:t>
            </w:r>
          </w:p>
        </w:tc>
        <w:tc>
          <w:tcPr>
            <w:tcW w:w="1400" w:type="dxa"/>
            <w:shd w:val="clear" w:color="auto" w:fill="F4FAFA"/>
            <w:tcMar>
              <w:top w:w="60" w:type="dxa"/>
              <w:left w:w="120" w:type="dxa"/>
              <w:bottom w:w="60" w:type="dxa"/>
              <w:right w:w="120" w:type="dxa"/>
            </w:tcMar>
          </w:tcPr>
          <w:p w14:paraId="4723B71F" w14:textId="77777777" w:rsidR="0070014C" w:rsidRDefault="003B6AA0">
            <w:r>
              <w:rPr>
                <w:color w:val="1A2332"/>
                <w:sz w:val="18"/>
                <w:szCs w:val="18"/>
              </w:rPr>
              <w:t>enum</w:t>
            </w:r>
          </w:p>
        </w:tc>
        <w:tc>
          <w:tcPr>
            <w:tcW w:w="5626" w:type="dxa"/>
            <w:shd w:val="clear" w:color="auto" w:fill="F4FAFA"/>
            <w:tcMar>
              <w:top w:w="60" w:type="dxa"/>
              <w:left w:w="120" w:type="dxa"/>
              <w:bottom w:w="60" w:type="dxa"/>
              <w:right w:w="120" w:type="dxa"/>
            </w:tcMar>
          </w:tcPr>
          <w:p w14:paraId="40350172" w14:textId="77777777" w:rsidR="0070014C" w:rsidRDefault="003B6AA0">
            <w:r>
              <w:rPr>
                <w:color w:val="1A2332"/>
                <w:sz w:val="18"/>
                <w:szCs w:val="18"/>
              </w:rPr>
              <w:t>EQUITY_SEED / EQUITY_SPONSOR / GRANT / BRIDGE / DFI_&lt;INST&gt; / SENIOR / ECA</w:t>
            </w:r>
          </w:p>
        </w:tc>
      </w:tr>
      <w:tr w:rsidR="002E6D29" w14:paraId="04E433E9" w14:textId="77777777">
        <w:tc>
          <w:tcPr>
            <w:tcW w:w="2000" w:type="dxa"/>
            <w:shd w:val="clear" w:color="auto" w:fill="FFFFFF"/>
            <w:tcMar>
              <w:top w:w="60" w:type="dxa"/>
              <w:left w:w="120" w:type="dxa"/>
              <w:bottom w:w="60" w:type="dxa"/>
              <w:right w:w="120" w:type="dxa"/>
            </w:tcMar>
          </w:tcPr>
          <w:p w14:paraId="2E6CA693" w14:textId="77777777" w:rsidR="0070014C" w:rsidRDefault="003B6AA0">
            <w:r>
              <w:rPr>
                <w:color w:val="1A2332"/>
                <w:sz w:val="18"/>
                <w:szCs w:val="18"/>
              </w:rPr>
              <w:t>tranche_id</w:t>
            </w:r>
          </w:p>
        </w:tc>
        <w:tc>
          <w:tcPr>
            <w:tcW w:w="1400" w:type="dxa"/>
            <w:shd w:val="clear" w:color="auto" w:fill="FFFFFF"/>
            <w:tcMar>
              <w:top w:w="60" w:type="dxa"/>
              <w:left w:w="120" w:type="dxa"/>
              <w:bottom w:w="60" w:type="dxa"/>
              <w:right w:w="120" w:type="dxa"/>
            </w:tcMar>
          </w:tcPr>
          <w:p w14:paraId="193F21FB" w14:textId="77777777" w:rsidR="0070014C" w:rsidRDefault="003B6AA0">
            <w:r>
              <w:rPr>
                <w:color w:val="1A2332"/>
                <w:sz w:val="18"/>
                <w:szCs w:val="18"/>
              </w:rPr>
              <w:t>FK</w:t>
            </w:r>
          </w:p>
        </w:tc>
        <w:tc>
          <w:tcPr>
            <w:tcW w:w="5626" w:type="dxa"/>
            <w:shd w:val="clear" w:color="auto" w:fill="FFFFFF"/>
            <w:tcMar>
              <w:top w:w="60" w:type="dxa"/>
              <w:left w:w="120" w:type="dxa"/>
              <w:bottom w:w="60" w:type="dxa"/>
              <w:right w:w="120" w:type="dxa"/>
            </w:tcMar>
          </w:tcPr>
          <w:p w14:paraId="26076616" w14:textId="77777777" w:rsidR="0070014C" w:rsidRDefault="003B6AA0">
            <w:r>
              <w:rPr>
                <w:color w:val="1A2332"/>
                <w:sz w:val="18"/>
                <w:szCs w:val="18"/>
              </w:rPr>
              <w:t>CAPITAL_TRANCHES — must match capital_layer</w:t>
            </w:r>
          </w:p>
        </w:tc>
      </w:tr>
      <w:tr w:rsidR="002E6D29" w14:paraId="533E29F6" w14:textId="77777777">
        <w:tc>
          <w:tcPr>
            <w:tcW w:w="2000" w:type="dxa"/>
            <w:shd w:val="clear" w:color="auto" w:fill="F4FAFA"/>
            <w:tcMar>
              <w:top w:w="60" w:type="dxa"/>
              <w:left w:w="120" w:type="dxa"/>
              <w:bottom w:w="60" w:type="dxa"/>
              <w:right w:w="120" w:type="dxa"/>
            </w:tcMar>
          </w:tcPr>
          <w:p w14:paraId="41A823EC" w14:textId="77777777" w:rsidR="0070014C" w:rsidRDefault="003B6AA0">
            <w:r>
              <w:rPr>
                <w:color w:val="1A2332"/>
                <w:sz w:val="18"/>
                <w:szCs w:val="18"/>
              </w:rPr>
              <w:t>phase_at_drawdown</w:t>
            </w:r>
          </w:p>
        </w:tc>
        <w:tc>
          <w:tcPr>
            <w:tcW w:w="1400" w:type="dxa"/>
            <w:shd w:val="clear" w:color="auto" w:fill="F4FAFA"/>
            <w:tcMar>
              <w:top w:w="60" w:type="dxa"/>
              <w:left w:w="120" w:type="dxa"/>
              <w:bottom w:w="60" w:type="dxa"/>
              <w:right w:w="120" w:type="dxa"/>
            </w:tcMar>
          </w:tcPr>
          <w:p w14:paraId="6A76EA00" w14:textId="77777777" w:rsidR="0070014C" w:rsidRDefault="003B6AA0">
            <w:r>
              <w:rPr>
                <w:color w:val="1A2332"/>
                <w:sz w:val="18"/>
                <w:szCs w:val="18"/>
              </w:rPr>
              <w:t>enum</w:t>
            </w:r>
          </w:p>
        </w:tc>
        <w:tc>
          <w:tcPr>
            <w:tcW w:w="5626" w:type="dxa"/>
            <w:shd w:val="clear" w:color="auto" w:fill="F4FAFA"/>
            <w:tcMar>
              <w:top w:w="60" w:type="dxa"/>
              <w:left w:w="120" w:type="dxa"/>
              <w:bottom w:w="60" w:type="dxa"/>
              <w:right w:w="120" w:type="dxa"/>
            </w:tcMar>
          </w:tcPr>
          <w:p w14:paraId="6EFBF6F6" w14:textId="77777777" w:rsidR="0070014C" w:rsidRDefault="003B6AA0">
            <w:r>
              <w:rPr>
                <w:color w:val="1A2332"/>
                <w:sz w:val="18"/>
                <w:szCs w:val="18"/>
              </w:rPr>
              <w:t>FEL_1 / FEL_2 / FEED / FID — for equity-first-loss invariant enforcement</w:t>
            </w:r>
          </w:p>
        </w:tc>
      </w:tr>
      <w:tr w:rsidR="002E6D29" w14:paraId="75B4FB2D" w14:textId="77777777" w:rsidTr="008E5126">
        <w:trPr>
          <w:trHeight w:val="269"/>
        </w:trPr>
        <w:tc>
          <w:tcPr>
            <w:tcW w:w="2000" w:type="dxa"/>
            <w:tcMar>
              <w:top w:w="60" w:type="dxa"/>
              <w:left w:w="120" w:type="dxa"/>
              <w:bottom w:w="60" w:type="dxa"/>
              <w:right w:w="120" w:type="dxa"/>
            </w:tcMar>
            <w:vAlign w:val="center"/>
          </w:tcPr>
          <w:p w14:paraId="12DCA01B" w14:textId="77777777" w:rsidR="008E5126" w:rsidRPr="008E5126" w:rsidRDefault="008E5126" w:rsidP="008E5126">
            <w:pPr>
              <w:rPr>
                <w:color w:val="1A2332"/>
                <w:sz w:val="18"/>
                <w:szCs w:val="18"/>
              </w:rPr>
            </w:pPr>
            <w:r>
              <w:rPr>
                <w:rFonts w:eastAsia="Calibri"/>
                <w:color w:val="111111"/>
                <w:sz w:val="18"/>
                <w:szCs w:val="18"/>
              </w:rPr>
              <w:t>equity_first_loss</w:t>
            </w:r>
          </w:p>
        </w:tc>
        <w:tc>
          <w:tcPr>
            <w:tcW w:w="1400" w:type="dxa"/>
            <w:tcMar>
              <w:top w:w="60" w:type="dxa"/>
              <w:left w:w="120" w:type="dxa"/>
              <w:bottom w:w="60" w:type="dxa"/>
              <w:right w:w="120" w:type="dxa"/>
            </w:tcMar>
            <w:vAlign w:val="center"/>
          </w:tcPr>
          <w:p w14:paraId="34F6E834" w14:textId="77777777" w:rsidR="008E5126" w:rsidRPr="008E5126" w:rsidRDefault="008E5126" w:rsidP="008E5126">
            <w:pPr>
              <w:rPr>
                <w:color w:val="1A2332"/>
                <w:sz w:val="18"/>
                <w:szCs w:val="18"/>
              </w:rPr>
            </w:pPr>
            <w:r>
              <w:rPr>
                <w:rFonts w:eastAsia="Calibri"/>
                <w:color w:val="111111"/>
                <w:sz w:val="18"/>
                <w:szCs w:val="18"/>
              </w:rPr>
              <w:t>boolean</w:t>
            </w:r>
          </w:p>
        </w:tc>
        <w:tc>
          <w:tcPr>
            <w:tcW w:w="5626" w:type="dxa"/>
            <w:tcMar>
              <w:top w:w="60" w:type="dxa"/>
              <w:left w:w="120" w:type="dxa"/>
              <w:bottom w:w="60" w:type="dxa"/>
              <w:right w:w="120" w:type="dxa"/>
            </w:tcMar>
            <w:vAlign w:val="center"/>
          </w:tcPr>
          <w:p w14:paraId="7F36D5CC" w14:textId="77777777" w:rsidR="008E5126" w:rsidRPr="008E5126" w:rsidRDefault="008E5126" w:rsidP="008E5126">
            <w:pPr>
              <w:rPr>
                <w:color w:val="1A2332"/>
                <w:sz w:val="18"/>
                <w:szCs w:val="18"/>
              </w:rPr>
            </w:pPr>
            <w:r>
              <w:rPr>
                <w:rFonts w:eastAsia="Calibri"/>
                <w:color w:val="111111"/>
                <w:sz w:val="18"/>
                <w:szCs w:val="18"/>
              </w:rPr>
              <w:t>TRUE if year ≤ FID_year − 1 (invariant, see §4.4)</w:t>
            </w:r>
          </w:p>
        </w:tc>
      </w:tr>
      <w:tr w:rsidR="002E6D29" w14:paraId="3F32E2A5" w14:textId="77777777" w:rsidTr="008E5126">
        <w:trPr>
          <w:trHeight w:val="15"/>
        </w:trPr>
        <w:tc>
          <w:tcPr>
            <w:tcW w:w="2000" w:type="dxa"/>
            <w:shd w:val="clear" w:color="auto" w:fill="F4FAFA"/>
            <w:tcMar>
              <w:top w:w="60" w:type="dxa"/>
              <w:left w:w="120" w:type="dxa"/>
              <w:bottom w:w="60" w:type="dxa"/>
              <w:right w:w="120" w:type="dxa"/>
            </w:tcMar>
            <w:vAlign w:val="center"/>
          </w:tcPr>
          <w:p w14:paraId="3B14E828" w14:textId="77777777" w:rsidR="008E5126" w:rsidRPr="008E5126" w:rsidRDefault="008E5126" w:rsidP="008E5126">
            <w:pPr>
              <w:rPr>
                <w:color w:val="1A2332"/>
                <w:sz w:val="18"/>
                <w:szCs w:val="18"/>
              </w:rPr>
            </w:pPr>
            <w:r>
              <w:rPr>
                <w:rFonts w:eastAsia="Calibri"/>
                <w:color w:val="111111"/>
                <w:sz w:val="18"/>
                <w:szCs w:val="18"/>
              </w:rPr>
              <w:t>version</w:t>
            </w:r>
          </w:p>
        </w:tc>
        <w:tc>
          <w:tcPr>
            <w:tcW w:w="1400" w:type="dxa"/>
            <w:shd w:val="clear" w:color="auto" w:fill="F4FAFA"/>
            <w:tcMar>
              <w:top w:w="60" w:type="dxa"/>
              <w:left w:w="120" w:type="dxa"/>
              <w:bottom w:w="60" w:type="dxa"/>
              <w:right w:w="120" w:type="dxa"/>
            </w:tcMar>
            <w:vAlign w:val="center"/>
          </w:tcPr>
          <w:p w14:paraId="2C1B1548" w14:textId="77777777" w:rsidR="008E5126" w:rsidRPr="008E5126" w:rsidRDefault="008E5126" w:rsidP="008E5126">
            <w:pPr>
              <w:rPr>
                <w:color w:val="1A2332"/>
                <w:sz w:val="18"/>
                <w:szCs w:val="18"/>
              </w:rPr>
            </w:pPr>
            <w:r>
              <w:rPr>
                <w:rFonts w:eastAsia="Calibri"/>
                <w:color w:val="111111"/>
                <w:sz w:val="18"/>
                <w:szCs w:val="18"/>
              </w:rPr>
              <w:t>integer</w:t>
            </w:r>
          </w:p>
        </w:tc>
        <w:tc>
          <w:tcPr>
            <w:tcW w:w="5626" w:type="dxa"/>
            <w:shd w:val="clear" w:color="auto" w:fill="F4FAFA"/>
            <w:tcMar>
              <w:top w:w="60" w:type="dxa"/>
              <w:left w:w="120" w:type="dxa"/>
              <w:bottom w:w="60" w:type="dxa"/>
              <w:right w:w="120" w:type="dxa"/>
            </w:tcMar>
            <w:vAlign w:val="center"/>
          </w:tcPr>
          <w:p w14:paraId="260C4153" w14:textId="77777777" w:rsidR="008E5126" w:rsidRPr="008E5126" w:rsidRDefault="008E5126" w:rsidP="008E5126">
            <w:pPr>
              <w:rPr>
                <w:color w:val="1A2332"/>
                <w:sz w:val="18"/>
                <w:szCs w:val="18"/>
              </w:rPr>
            </w:pPr>
            <w:r>
              <w:rPr>
                <w:rFonts w:eastAsia="Calibri"/>
                <w:color w:val="111111"/>
                <w:sz w:val="18"/>
                <w:szCs w:val="18"/>
              </w:rPr>
              <w:t>Immutable via event sourcing</w:t>
            </w:r>
          </w:p>
        </w:tc>
      </w:tr>
    </w:tbl>
    <w:p w14:paraId="1E2DB773" w14:textId="77777777" w:rsidR="0070014C" w:rsidRDefault="0070014C">
      <w:pPr>
        <w:spacing w:before="120" w:after="80"/>
      </w:pPr>
    </w:p>
    <w:p w14:paraId="5AE372A5" w14:textId="77777777" w:rsidR="0070014C" w:rsidRDefault="003B6AA0">
      <w:pPr>
        <w:spacing w:before="80" w:after="80"/>
        <w:ind w:left="360"/>
        <w:rPr>
          <w:i/>
          <w:iCs/>
          <w:color w:val="64748B"/>
          <w:sz w:val="18"/>
          <w:szCs w:val="18"/>
        </w:rPr>
      </w:pPr>
      <w:r>
        <w:rPr>
          <w:b/>
          <w:bCs/>
          <w:color w:val="64748B"/>
          <w:sz w:val="18"/>
          <w:szCs w:val="18"/>
        </w:rPr>
        <w:t xml:space="preserve">Note.  </w:t>
      </w:r>
      <w:r>
        <w:rPr>
          <w:i/>
          <w:iCs/>
          <w:color w:val="64748B"/>
          <w:sz w:val="18"/>
          <w:szCs w:val="18"/>
        </w:rPr>
        <w:t>System invariant: SPEND_WAVE rejects SENIOR/ECA/DFI rows where year &lt; FID_year. This is enforced at the write path in spend_wave.py, not as a UI guard.</w:t>
      </w:r>
    </w:p>
    <w:p w14:paraId="5003D0F9" w14:textId="77777777" w:rsidR="00622574" w:rsidRDefault="00622574" w:rsidP="00622574"/>
    <w:p w14:paraId="62B202CD" w14:textId="6DE5E0F2" w:rsidR="003224A7" w:rsidRPr="003224A7" w:rsidRDefault="00622574" w:rsidP="00622574">
      <w:pPr>
        <w:pStyle w:val="Heading4"/>
      </w:pPr>
      <w:bookmarkStart w:id="189" w:name="_Toc241592210"/>
      <w:r>
        <w:t>5.4 Pre-FID equity-first-loss invariant</w:t>
      </w:r>
      <w:bookmarkEnd w:id="189"/>
    </w:p>
    <w:p w14:paraId="62224AA9" w14:textId="77777777" w:rsidR="003224A7" w:rsidRPr="003224A7" w:rsidRDefault="003224A7" w:rsidP="003224A7">
      <w:pPr>
        <w:spacing w:before="60" w:after="100" w:line="260" w:lineRule="auto"/>
      </w:pPr>
      <w:r>
        <w:rPr>
          <w:rFonts w:eastAsia="Calibri"/>
          <w:color w:val="111111"/>
          <w:sz w:val="20"/>
          <w:szCs w:val="20"/>
        </w:rPr>
        <w:t xml:space="preserve">No SPEND_WAVE row may have capital_layer </w:t>
      </w:r>
      <w:r>
        <w:rPr>
          <w:rFonts w:ascii="Cambria Math" w:eastAsia="Calibri" w:hAnsi="Cambria Math" w:cs="Cambria Math"/>
          <w:color w:val="111111"/>
          <w:sz w:val="20"/>
          <w:szCs w:val="20"/>
        </w:rPr>
        <w:t>∈</w:t>
      </w:r>
      <w:r>
        <w:rPr>
          <w:rFonts w:eastAsia="Calibri"/>
          <w:color w:val="111111"/>
          <w:sz w:val="20"/>
          <w:szCs w:val="20"/>
        </w:rPr>
        <w:t xml:space="preserve"> {SENIOR, ECA, DFI_*} where year &lt; FID_year. The system rejects creation of such rows. This invariant is not a UI guard; it is enforced at the data-access layer in development_packages.py and surfaced as a CovenantsPage compliance line for the Senior Lender persona.</w:t>
      </w:r>
    </w:p>
    <w:p w14:paraId="02B8554E" w14:textId="77777777" w:rsidR="00622574" w:rsidRDefault="00622574" w:rsidP="00622574"/>
    <w:p w14:paraId="3ABC6E18" w14:textId="09A7BADD" w:rsidR="0070014C" w:rsidRDefault="00622574" w:rsidP="00622574">
      <w:pPr>
        <w:pStyle w:val="Heading4"/>
      </w:pPr>
      <w:bookmarkStart w:id="190" w:name="_Toc241592211"/>
      <w:r>
        <w:t>5.5–5.6   DRAWDOWN_SCHEDULE, CAPITAL_TRANCHES, DFI_CRITERIA, Pre-COD Metrics, Verification</w:t>
      </w:r>
      <w:bookmarkEnd w:id="190"/>
    </w:p>
    <w:p w14:paraId="69D854B3" w14:textId="77777777" w:rsidR="0070014C" w:rsidRDefault="003B6AA0" w:rsidP="00622574">
      <w:pPr>
        <w:spacing w:before="60" w:after="240"/>
      </w:pPr>
      <w:r>
        <w:rPr>
          <w:color w:val="1A2332"/>
          <w:sz w:val="20"/>
          <w:szCs w:val="20"/>
        </w:rPr>
        <w:t>Full field tables and lifecycle specs for these entities are unchanged from v4.0. See §4.3–4.7 of the v4.0 document. The verification taxonomy (§4.7) — UNVERIFIED / SUBMITTED / CONFIRMED / AUDITED — applies uniformly across all entities in §4 and §5.</w:t>
      </w:r>
    </w:p>
    <w:p w14:paraId="2B3649E5" w14:textId="28480B53" w:rsidR="003224A7" w:rsidRPr="00F6054B" w:rsidRDefault="00622574" w:rsidP="00622574">
      <w:pPr>
        <w:pStyle w:val="Heading4"/>
      </w:pPr>
      <w:bookmarkStart w:id="191" w:name="_Toc241592212"/>
      <w:r>
        <w:t>5.7   DRAWDOWN_SCHEDULE entity</w:t>
      </w:r>
      <w:bookmarkEnd w:id="191"/>
    </w:p>
    <w:p w14:paraId="5CBD9B20" w14:textId="77777777" w:rsidR="003224A7" w:rsidRDefault="003224A7" w:rsidP="003224A7">
      <w:pPr>
        <w:spacing w:before="60" w:after="80" w:line="260" w:lineRule="auto"/>
      </w:pPr>
      <w:r>
        <w:rPr>
          <w:rFonts w:ascii="Calibri" w:eastAsia="Calibri" w:hAnsi="Calibri" w:cs="Calibri"/>
          <w:color w:val="111111"/>
          <w:sz w:val="20"/>
          <w:szCs w:val="20"/>
        </w:rPr>
        <w:t>Post-FID drawdown is quarterly, milestone-linked, tranche-attributed. Distinct from SPEND_WAVE because the unit of record is the milestone, not the package. The Excel reference model holds 12 quarters (Q1-2029 through Q4-2031, €484.6M). v3.1 collapsed both pre- and post-FID into a single drawdown_method enum; this is a category error.</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920"/>
      </w:tblGrid>
      <w:tr w:rsidR="003224A7" w14:paraId="34BF4506" w14:textId="77777777" w:rsidTr="003B6AA0">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70F4F8A8" w14:textId="77777777" w:rsidR="003224A7" w:rsidRDefault="003224A7" w:rsidP="003B6AA0">
            <w:r>
              <w:rPr>
                <w:rFonts w:ascii="Calibri" w:eastAsia="Calibri" w:hAnsi="Calibri" w:cs="Calibri"/>
                <w:b/>
                <w:bCs/>
                <w:color w:val="FFFFFF"/>
                <w:sz w:val="16"/>
                <w:szCs w:val="16"/>
              </w:rPr>
              <w:t>Field</w:t>
            </w:r>
          </w:p>
        </w:tc>
        <w:tc>
          <w:tcPr>
            <w:tcW w:w="14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00F443AA" w14:textId="77777777" w:rsidR="003224A7" w:rsidRDefault="003224A7" w:rsidP="003B6AA0">
            <w:r>
              <w:rPr>
                <w:rFonts w:ascii="Calibri" w:eastAsia="Calibri" w:hAnsi="Calibri" w:cs="Calibri"/>
                <w:b/>
                <w:bCs/>
                <w:color w:val="FFFFFF"/>
                <w:sz w:val="16"/>
                <w:szCs w:val="16"/>
              </w:rPr>
              <w:t>Type</w:t>
            </w:r>
          </w:p>
        </w:tc>
        <w:tc>
          <w:tcPr>
            <w:tcW w:w="592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35D48356" w14:textId="77777777" w:rsidR="003224A7" w:rsidRDefault="003224A7" w:rsidP="003B6AA0">
            <w:r>
              <w:rPr>
                <w:rFonts w:ascii="Calibri" w:eastAsia="Calibri" w:hAnsi="Calibri" w:cs="Calibri"/>
                <w:b/>
                <w:bCs/>
                <w:color w:val="FFFFFF"/>
                <w:sz w:val="16"/>
                <w:szCs w:val="16"/>
              </w:rPr>
              <w:t>Source / rule</w:t>
            </w:r>
          </w:p>
        </w:tc>
      </w:tr>
      <w:tr w:rsidR="003224A7" w14:paraId="74CF3CB2"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C7C0C3" w14:textId="77777777" w:rsidR="003224A7" w:rsidRDefault="003224A7" w:rsidP="003B6AA0">
            <w:r>
              <w:rPr>
                <w:rFonts w:ascii="Calibri" w:eastAsia="Calibri" w:hAnsi="Calibri" w:cs="Calibri"/>
                <w:color w:val="111111"/>
                <w:sz w:val="16"/>
                <w:szCs w:val="16"/>
              </w:rPr>
              <w:t>drawdown_id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3ABA8E" w14:textId="77777777" w:rsidR="003224A7" w:rsidRDefault="003224A7" w:rsidP="003B6AA0">
            <w:r>
              <w:rPr>
                <w:rFonts w:ascii="Calibri" w:eastAsia="Calibri" w:hAnsi="Calibri" w:cs="Calibri"/>
                <w:color w:val="111111"/>
                <w:sz w:val="16"/>
                <w:szCs w:val="16"/>
              </w:rPr>
              <w:t>UUID</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139886" w14:textId="77777777" w:rsidR="003224A7" w:rsidRDefault="003224A7" w:rsidP="003B6AA0">
            <w:r>
              <w:rPr>
                <w:rFonts w:ascii="Calibri" w:eastAsia="Calibri" w:hAnsi="Calibri" w:cs="Calibri"/>
                <w:color w:val="111111"/>
                <w:sz w:val="16"/>
                <w:szCs w:val="16"/>
              </w:rPr>
              <w:t>Primary key</w:t>
            </w:r>
          </w:p>
        </w:tc>
      </w:tr>
      <w:tr w:rsidR="003224A7" w14:paraId="7C9E0398"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5867C8" w14:textId="77777777" w:rsidR="003224A7" w:rsidRDefault="003224A7" w:rsidP="003B6AA0">
            <w:r>
              <w:rPr>
                <w:rFonts w:ascii="Calibri" w:eastAsia="Calibri" w:hAnsi="Calibri" w:cs="Calibri"/>
                <w:color w:val="111111"/>
                <w:sz w:val="16"/>
                <w:szCs w:val="16"/>
              </w:rPr>
              <w:t>tranche_id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924BE1" w14:textId="77777777" w:rsidR="003224A7" w:rsidRDefault="003224A7" w:rsidP="003B6AA0">
            <w:r>
              <w:rPr>
                <w:rFonts w:ascii="Calibri" w:eastAsia="Calibri" w:hAnsi="Calibri" w:cs="Calibri"/>
                <w:color w:val="111111"/>
                <w:sz w:val="16"/>
                <w:szCs w:val="16"/>
              </w:rPr>
              <w:t>FK</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75E9FB" w14:textId="77777777" w:rsidR="003224A7" w:rsidRDefault="003224A7" w:rsidP="003B6AA0">
            <w:r>
              <w:rPr>
                <w:rFonts w:ascii="Calibri" w:eastAsia="Calibri" w:hAnsi="Calibri" w:cs="Calibri"/>
                <w:color w:val="111111"/>
                <w:sz w:val="16"/>
                <w:szCs w:val="16"/>
              </w:rPr>
              <w:t>CAPITAL_TRANCHES.tranche_id</w:t>
            </w:r>
          </w:p>
        </w:tc>
      </w:tr>
      <w:tr w:rsidR="003224A7" w14:paraId="1D9D574F"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FCCE03" w14:textId="77777777" w:rsidR="003224A7" w:rsidRDefault="003224A7" w:rsidP="003B6AA0">
            <w:r>
              <w:rPr>
                <w:rFonts w:ascii="Calibri" w:eastAsia="Calibri" w:hAnsi="Calibri" w:cs="Calibri"/>
                <w:color w:val="111111"/>
                <w:sz w:val="16"/>
                <w:szCs w:val="16"/>
              </w:rPr>
              <w:t>quarter</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78233C" w14:textId="77777777" w:rsidR="003224A7" w:rsidRDefault="003224A7" w:rsidP="003B6AA0">
            <w:r>
              <w:rPr>
                <w:rFonts w:ascii="Calibri" w:eastAsia="Calibri" w:hAnsi="Calibri" w:cs="Calibri"/>
                <w:color w:val="111111"/>
                <w:sz w:val="16"/>
                <w:szCs w:val="16"/>
              </w:rPr>
              <w:t>string YYYY-Qn</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EC559D" w14:textId="77777777" w:rsidR="003224A7" w:rsidRDefault="003224A7" w:rsidP="003B6AA0">
            <w:r>
              <w:rPr>
                <w:rFonts w:ascii="Calibri" w:eastAsia="Calibri" w:hAnsi="Calibri" w:cs="Calibri"/>
                <w:color w:val="111111"/>
                <w:sz w:val="16"/>
                <w:szCs w:val="16"/>
              </w:rPr>
              <w:t>Calendar quarter of drawdown</w:t>
            </w:r>
          </w:p>
        </w:tc>
      </w:tr>
      <w:tr w:rsidR="003224A7" w14:paraId="261D6189"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2B26AD" w14:textId="77777777" w:rsidR="003224A7" w:rsidRDefault="003224A7" w:rsidP="003B6AA0">
            <w:r>
              <w:rPr>
                <w:rFonts w:ascii="Calibri" w:eastAsia="Calibri" w:hAnsi="Calibri" w:cs="Calibri"/>
                <w:color w:val="111111"/>
                <w:sz w:val="16"/>
                <w:szCs w:val="16"/>
              </w:rPr>
              <w:t>amount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777E6E" w14:textId="77777777" w:rsidR="003224A7" w:rsidRDefault="003224A7" w:rsidP="003B6AA0">
            <w:r>
              <w:rPr>
                <w:rFonts w:ascii="Calibri" w:eastAsia="Calibri" w:hAnsi="Calibri" w:cs="Calibri"/>
                <w:color w:val="111111"/>
                <w:sz w:val="16"/>
                <w:szCs w:val="16"/>
              </w:rPr>
              <w:t>decimal</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3A3C06" w14:textId="77777777" w:rsidR="003224A7" w:rsidRDefault="003224A7" w:rsidP="003B6AA0">
            <w:r>
              <w:rPr>
                <w:rFonts w:ascii="Calibri" w:eastAsia="Calibri" w:hAnsi="Calibri" w:cs="Calibri"/>
                <w:color w:val="111111"/>
                <w:sz w:val="16"/>
                <w:szCs w:val="16"/>
              </w:rPr>
              <w:t>EUR equivalent at drawdown date</w:t>
            </w:r>
          </w:p>
        </w:tc>
      </w:tr>
      <w:tr w:rsidR="003224A7" w14:paraId="6EAC9F8F"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3396D1" w14:textId="77777777" w:rsidR="003224A7" w:rsidRDefault="003224A7" w:rsidP="003B6AA0">
            <w:r>
              <w:rPr>
                <w:rFonts w:ascii="Calibri" w:eastAsia="Calibri" w:hAnsi="Calibri" w:cs="Calibri"/>
                <w:color w:val="111111"/>
                <w:sz w:val="16"/>
                <w:szCs w:val="16"/>
              </w:rPr>
              <w:t>amount_native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2DA5CB" w14:textId="77777777" w:rsidR="003224A7" w:rsidRDefault="003224A7" w:rsidP="003B6AA0">
            <w:r>
              <w:rPr>
                <w:rFonts w:ascii="Calibri" w:eastAsia="Calibri" w:hAnsi="Calibri" w:cs="Calibri"/>
                <w:color w:val="111111"/>
                <w:sz w:val="16"/>
                <w:szCs w:val="16"/>
              </w:rPr>
              <w:t>decimal</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3E3CBC" w14:textId="77777777" w:rsidR="003224A7" w:rsidRDefault="003224A7" w:rsidP="003B6AA0">
            <w:r>
              <w:rPr>
                <w:rFonts w:ascii="Calibri" w:eastAsia="Calibri" w:hAnsi="Calibri" w:cs="Calibri"/>
                <w:color w:val="111111"/>
                <w:sz w:val="16"/>
                <w:szCs w:val="16"/>
              </w:rPr>
              <w:t>In tranche currency before FX conversion</w:t>
            </w:r>
          </w:p>
        </w:tc>
      </w:tr>
      <w:tr w:rsidR="003224A7" w14:paraId="4AD8C8F8"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7211AE" w14:textId="77777777" w:rsidR="003224A7" w:rsidRDefault="003224A7" w:rsidP="003B6AA0">
            <w:r>
              <w:rPr>
                <w:rFonts w:ascii="Calibri" w:eastAsia="Calibri" w:hAnsi="Calibri" w:cs="Calibri"/>
                <w:color w:val="111111"/>
                <w:sz w:val="16"/>
                <w:szCs w:val="16"/>
              </w:rPr>
              <w:t>fx_rate_used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1D3B9F" w14:textId="77777777" w:rsidR="003224A7" w:rsidRDefault="003224A7" w:rsidP="003B6AA0">
            <w:r>
              <w:rPr>
                <w:rFonts w:ascii="Calibri" w:eastAsia="Calibri" w:hAnsi="Calibri" w:cs="Calibri"/>
                <w:color w:val="111111"/>
                <w:sz w:val="16"/>
                <w:szCs w:val="16"/>
              </w:rPr>
              <w:t>decimal</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84FC88" w14:textId="77777777" w:rsidR="003224A7" w:rsidRDefault="003224A7" w:rsidP="003B6AA0">
            <w:r>
              <w:rPr>
                <w:rFonts w:ascii="Calibri" w:eastAsia="Calibri" w:hAnsi="Calibri" w:cs="Calibri"/>
                <w:color w:val="111111"/>
                <w:sz w:val="16"/>
                <w:szCs w:val="16"/>
              </w:rPr>
              <w:t>Applied at drawdown if currency ≠ EUR</w:t>
            </w:r>
          </w:p>
        </w:tc>
      </w:tr>
      <w:tr w:rsidR="003224A7" w14:paraId="7B4CABB1"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A2AA95" w14:textId="77777777" w:rsidR="003224A7" w:rsidRDefault="003224A7" w:rsidP="003B6AA0">
            <w:r>
              <w:rPr>
                <w:rFonts w:ascii="Calibri" w:eastAsia="Calibri" w:hAnsi="Calibri" w:cs="Calibri"/>
                <w:color w:val="111111"/>
                <w:sz w:val="16"/>
                <w:szCs w:val="16"/>
              </w:rPr>
              <w:t>milestone_trigger</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7703D2" w14:textId="77777777" w:rsidR="003224A7" w:rsidRDefault="003224A7" w:rsidP="003B6AA0">
            <w:r>
              <w:rPr>
                <w:rFonts w:ascii="Calibri" w:eastAsia="Calibri" w:hAnsi="Calibri" w:cs="Calibri"/>
                <w:color w:val="111111"/>
                <w:sz w:val="16"/>
                <w:szCs w:val="16"/>
              </w:rPr>
              <w:t>string</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DA8C7F" w14:textId="77777777" w:rsidR="003224A7" w:rsidRDefault="003224A7" w:rsidP="003B6AA0">
            <w:r>
              <w:rPr>
                <w:rFonts w:ascii="Calibri" w:eastAsia="Calibri" w:hAnsi="Calibri" w:cs="Calibri"/>
                <w:color w:val="111111"/>
                <w:sz w:val="16"/>
                <w:szCs w:val="16"/>
              </w:rPr>
              <w:t>EPC_PROGRESS_25 / CERT_MILESTONE / PERMIT_CONFIRM / EQUIPMENT_AWARD / etc.</w:t>
            </w:r>
          </w:p>
        </w:tc>
      </w:tr>
      <w:tr w:rsidR="003224A7" w14:paraId="61EA8B8B"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63910C" w14:textId="77777777" w:rsidR="003224A7" w:rsidRDefault="003224A7" w:rsidP="003B6AA0">
            <w:r>
              <w:rPr>
                <w:rFonts w:ascii="Calibri" w:eastAsia="Calibri" w:hAnsi="Calibri" w:cs="Calibri"/>
                <w:color w:val="111111"/>
                <w:sz w:val="16"/>
                <w:szCs w:val="16"/>
              </w:rPr>
              <w:t>milestone_evidence_ref</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C05AFD" w14:textId="77777777" w:rsidR="003224A7" w:rsidRDefault="003224A7" w:rsidP="003B6AA0">
            <w:r>
              <w:rPr>
                <w:rFonts w:ascii="Calibri" w:eastAsia="Calibri" w:hAnsi="Calibri" w:cs="Calibri"/>
                <w:color w:val="111111"/>
                <w:sz w:val="16"/>
                <w:szCs w:val="16"/>
              </w:rPr>
              <w:t>FK</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6F8FBF" w14:textId="77777777" w:rsidR="003224A7" w:rsidRDefault="003224A7" w:rsidP="003B6AA0">
            <w:r>
              <w:rPr>
                <w:rFonts w:ascii="Calibri" w:eastAsia="Calibri" w:hAnsi="Calibri" w:cs="Calibri"/>
                <w:color w:val="111111"/>
                <w:sz w:val="16"/>
                <w:szCs w:val="16"/>
              </w:rPr>
              <w:t>evidence_id, SHA-256 verified</w:t>
            </w:r>
          </w:p>
        </w:tc>
      </w:tr>
      <w:tr w:rsidR="003224A7" w14:paraId="49248829"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F848AE" w14:textId="77777777" w:rsidR="003224A7" w:rsidRDefault="003224A7" w:rsidP="003B6AA0">
            <w:r>
              <w:rPr>
                <w:rFonts w:ascii="Calibri" w:eastAsia="Calibri" w:hAnsi="Calibri" w:cs="Calibri"/>
                <w:color w:val="111111"/>
                <w:sz w:val="16"/>
                <w:szCs w:val="16"/>
              </w:rPr>
              <w:t>ie_signoff_ref</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093EB6" w14:textId="77777777" w:rsidR="003224A7" w:rsidRDefault="003224A7" w:rsidP="003B6AA0">
            <w:r>
              <w:rPr>
                <w:rFonts w:ascii="Calibri" w:eastAsia="Calibri" w:hAnsi="Calibri" w:cs="Calibri"/>
                <w:color w:val="111111"/>
                <w:sz w:val="16"/>
                <w:szCs w:val="16"/>
              </w:rPr>
              <w:t>FK</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B79D91" w14:textId="77777777" w:rsidR="003224A7" w:rsidRDefault="003224A7" w:rsidP="003B6AA0">
            <w:r>
              <w:rPr>
                <w:rFonts w:ascii="Calibri" w:eastAsia="Calibri" w:hAnsi="Calibri" w:cs="Calibri"/>
                <w:color w:val="111111"/>
                <w:sz w:val="16"/>
                <w:szCs w:val="16"/>
              </w:rPr>
              <w:t>Independent Engineer attestation if required</w:t>
            </w:r>
          </w:p>
        </w:tc>
      </w:tr>
      <w:tr w:rsidR="003224A7" w14:paraId="04093F4E"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88677C" w14:textId="77777777" w:rsidR="003224A7" w:rsidRDefault="003224A7" w:rsidP="003B6AA0">
            <w:r>
              <w:rPr>
                <w:rFonts w:ascii="Calibri" w:eastAsia="Calibri" w:hAnsi="Calibri" w:cs="Calibri"/>
                <w:color w:val="111111"/>
                <w:sz w:val="16"/>
                <w:szCs w:val="16"/>
              </w:rPr>
              <w:t>drawdown_status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F6CAAD" w14:textId="77777777" w:rsidR="003224A7" w:rsidRDefault="003224A7" w:rsidP="003B6AA0">
            <w:r>
              <w:rPr>
                <w:rFonts w:ascii="Calibri" w:eastAsia="Calibri" w:hAnsi="Calibri" w:cs="Calibri"/>
                <w:color w:val="111111"/>
                <w:sz w:val="16"/>
                <w:szCs w:val="16"/>
              </w:rPr>
              <w:t>enum</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CA2564" w14:textId="77777777" w:rsidR="003224A7" w:rsidRDefault="003224A7" w:rsidP="003B6AA0">
            <w:r>
              <w:rPr>
                <w:rFonts w:ascii="Calibri" w:eastAsia="Calibri" w:hAnsi="Calibri" w:cs="Calibri"/>
                <w:color w:val="111111"/>
                <w:sz w:val="16"/>
                <w:szCs w:val="16"/>
              </w:rPr>
              <w:t>REQUESTED / APPROVED / DISBURSED / RECONCILED</w:t>
            </w:r>
          </w:p>
        </w:tc>
      </w:tr>
      <w:tr w:rsidR="003224A7" w14:paraId="7271600E"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CE3BDF" w14:textId="77777777" w:rsidR="003224A7" w:rsidRDefault="003224A7" w:rsidP="003B6AA0">
            <w:r>
              <w:rPr>
                <w:rFonts w:ascii="Calibri" w:eastAsia="Calibri" w:hAnsi="Calibri" w:cs="Calibri"/>
                <w:color w:val="111111"/>
                <w:sz w:val="16"/>
                <w:szCs w:val="16"/>
              </w:rPr>
              <w:t>cps_satisfied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DBBE1F" w14:textId="77777777" w:rsidR="003224A7" w:rsidRDefault="003224A7" w:rsidP="003B6AA0">
            <w:r>
              <w:rPr>
                <w:rFonts w:ascii="Calibri" w:eastAsia="Calibri" w:hAnsi="Calibri" w:cs="Calibri"/>
                <w:color w:val="111111"/>
                <w:sz w:val="16"/>
                <w:szCs w:val="16"/>
              </w:rPr>
              <w:t>array</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195225" w14:textId="77777777" w:rsidR="003224A7" w:rsidRDefault="003224A7" w:rsidP="003B6AA0">
            <w:r>
              <w:rPr>
                <w:rFonts w:ascii="Calibri" w:eastAsia="Calibri" w:hAnsi="Calibri" w:cs="Calibri"/>
                <w:color w:val="111111"/>
                <w:sz w:val="16"/>
                <w:szCs w:val="16"/>
              </w:rPr>
              <w:t>Conditions Precedent ID list at moment of drawdown</w:t>
            </w:r>
          </w:p>
        </w:tc>
      </w:tr>
      <w:tr w:rsidR="003224A7" w14:paraId="35A4AEFF"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7EFACA" w14:textId="77777777" w:rsidR="003224A7" w:rsidRDefault="003224A7" w:rsidP="003B6AA0">
            <w:r>
              <w:rPr>
                <w:rFonts w:ascii="Calibri" w:eastAsia="Calibri" w:hAnsi="Calibri" w:cs="Calibri"/>
                <w:color w:val="111111"/>
                <w:sz w:val="16"/>
                <w:szCs w:val="16"/>
              </w:rPr>
              <w:t>version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67DB0B" w14:textId="77777777" w:rsidR="003224A7" w:rsidRDefault="003224A7" w:rsidP="003B6AA0">
            <w:r>
              <w:rPr>
                <w:rFonts w:ascii="Calibri" w:eastAsia="Calibri" w:hAnsi="Calibri" w:cs="Calibri"/>
                <w:color w:val="111111"/>
                <w:sz w:val="16"/>
                <w:szCs w:val="16"/>
              </w:rPr>
              <w:t>integer</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4B0FAA" w14:textId="77777777" w:rsidR="003224A7" w:rsidRDefault="003224A7" w:rsidP="003B6AA0">
            <w:r>
              <w:rPr>
                <w:rFonts w:ascii="Calibri" w:eastAsia="Calibri" w:hAnsi="Calibri" w:cs="Calibri"/>
                <w:color w:val="111111"/>
                <w:sz w:val="16"/>
                <w:szCs w:val="16"/>
              </w:rPr>
              <w:t>Immutable</w:t>
            </w:r>
          </w:p>
        </w:tc>
      </w:tr>
    </w:tbl>
    <w:p w14:paraId="09DA35FF" w14:textId="77777777" w:rsidR="003224A7" w:rsidRDefault="003224A7" w:rsidP="003224A7">
      <w:pPr>
        <w:spacing w:after="80"/>
      </w:pPr>
    </w:p>
    <w:p w14:paraId="13562472" w14:textId="02E72333" w:rsidR="003224A7" w:rsidRDefault="00622574" w:rsidP="00622574">
      <w:pPr>
        <w:pStyle w:val="Heading4"/>
      </w:pPr>
      <w:bookmarkStart w:id="192" w:name="_Toc241592213"/>
      <w:r>
        <w:t>5.8. Capital Stack and Concessional Layer</w:t>
      </w:r>
      <w:bookmarkEnd w:id="192"/>
    </w:p>
    <w:p w14:paraId="6AC0F4B7" w14:textId="77777777" w:rsidR="003224A7" w:rsidRDefault="003224A7" w:rsidP="003224A7">
      <w:pPr>
        <w:spacing w:before="60" w:after="80" w:line="260" w:lineRule="auto"/>
      </w:pPr>
      <w:r>
        <w:rPr>
          <w:rFonts w:ascii="Calibri" w:eastAsia="Calibri" w:hAnsi="Calibri" w:cs="Calibri"/>
          <w:b/>
          <w:bCs/>
          <w:color w:val="0E5C7A"/>
          <w:sz w:val="20"/>
          <w:szCs w:val="20"/>
        </w:rPr>
        <w:t xml:space="preserve">[EXTEND] </w:t>
      </w:r>
      <w:r>
        <w:rPr>
          <w:rFonts w:ascii="Calibri" w:eastAsia="Calibri" w:hAnsi="Calibri" w:cs="Calibri"/>
          <w:color w:val="111111"/>
          <w:sz w:val="20"/>
          <w:szCs w:val="20"/>
        </w:rPr>
        <w:t>gex_pf_engine/core/waterfall.py already supports SENIOR, JUNIOR, MEZZ, EQUITY, GRANT, GREEN_BOND, GCGC. v4.0 requires the full DFI hierarchy as first-class tranche subtypes.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00"/>
        <w:gridCol w:w="1100"/>
        <w:gridCol w:w="800"/>
        <w:gridCol w:w="1500"/>
        <w:gridCol w:w="3320"/>
      </w:tblGrid>
      <w:tr w:rsidR="003224A7" w14:paraId="41ABDF8C" w14:textId="77777777" w:rsidTr="003B6AA0">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0778FF61" w14:textId="77777777" w:rsidR="003224A7" w:rsidRDefault="003224A7" w:rsidP="003B6AA0">
            <w:r>
              <w:rPr>
                <w:rFonts w:ascii="Calibri" w:eastAsia="Calibri" w:hAnsi="Calibri" w:cs="Calibri"/>
                <w:b/>
                <w:bCs/>
                <w:color w:val="FFFFFF"/>
                <w:sz w:val="16"/>
                <w:szCs w:val="16"/>
              </w:rPr>
              <w:t>Tranche subtype</w:t>
            </w:r>
          </w:p>
        </w:tc>
        <w:tc>
          <w:tcPr>
            <w:tcW w:w="11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47E9D91F" w14:textId="77777777" w:rsidR="003224A7" w:rsidRDefault="003224A7" w:rsidP="003B6AA0">
            <w:r>
              <w:rPr>
                <w:rFonts w:ascii="Calibri" w:eastAsia="Calibri" w:hAnsi="Calibri" w:cs="Calibri"/>
                <w:b/>
                <w:bCs/>
                <w:color w:val="FFFFFF"/>
                <w:sz w:val="16"/>
                <w:szCs w:val="16"/>
              </w:rPr>
              <w:t>Typical rate</w:t>
            </w:r>
          </w:p>
        </w:tc>
        <w:tc>
          <w:tcPr>
            <w:tcW w:w="11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713B4C88" w14:textId="77777777" w:rsidR="003224A7" w:rsidRDefault="003224A7" w:rsidP="003B6AA0">
            <w:r>
              <w:rPr>
                <w:rFonts w:ascii="Calibri" w:eastAsia="Calibri" w:hAnsi="Calibri" w:cs="Calibri"/>
                <w:b/>
                <w:bCs/>
                <w:color w:val="FFFFFF"/>
                <w:sz w:val="16"/>
                <w:szCs w:val="16"/>
              </w:rPr>
              <w:t>Typical tenor</w:t>
            </w:r>
          </w:p>
        </w:tc>
        <w:tc>
          <w:tcPr>
            <w:tcW w:w="8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0AF3E82F" w14:textId="77777777" w:rsidR="003224A7" w:rsidRDefault="003224A7" w:rsidP="003B6AA0">
            <w:r>
              <w:rPr>
                <w:rFonts w:ascii="Calibri" w:eastAsia="Calibri" w:hAnsi="Calibri" w:cs="Calibri"/>
                <w:b/>
                <w:bCs/>
                <w:color w:val="FFFFFF"/>
                <w:sz w:val="16"/>
                <w:szCs w:val="16"/>
              </w:rPr>
              <w:t>Grace</w:t>
            </w:r>
          </w:p>
        </w:tc>
        <w:tc>
          <w:tcPr>
            <w:tcW w:w="15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4A1F0068" w14:textId="77777777" w:rsidR="003224A7" w:rsidRDefault="003224A7" w:rsidP="003B6AA0">
            <w:r>
              <w:rPr>
                <w:rFonts w:ascii="Calibri" w:eastAsia="Calibri" w:hAnsi="Calibri" w:cs="Calibri"/>
                <w:b/>
                <w:bCs/>
                <w:color w:val="FFFFFF"/>
                <w:sz w:val="16"/>
                <w:szCs w:val="16"/>
              </w:rPr>
              <w:t>Drawdown</w:t>
            </w:r>
          </w:p>
        </w:tc>
        <w:tc>
          <w:tcPr>
            <w:tcW w:w="332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225F6B80" w14:textId="77777777" w:rsidR="003224A7" w:rsidRDefault="003224A7" w:rsidP="003B6AA0">
            <w:r>
              <w:rPr>
                <w:rFonts w:ascii="Calibri" w:eastAsia="Calibri" w:hAnsi="Calibri" w:cs="Calibri"/>
                <w:b/>
                <w:bCs/>
                <w:color w:val="FFFFFF"/>
                <w:sz w:val="16"/>
                <w:szCs w:val="16"/>
              </w:rPr>
              <w:t>Source data</w:t>
            </w:r>
          </w:p>
        </w:tc>
      </w:tr>
      <w:tr w:rsidR="003224A7" w14:paraId="6C3377C7" w14:textId="77777777" w:rsidTr="003B6AA0">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ABD3B9" w14:textId="77777777" w:rsidR="003224A7" w:rsidRDefault="003224A7" w:rsidP="003B6AA0">
            <w:r>
              <w:rPr>
                <w:rFonts w:ascii="Calibri" w:eastAsia="Calibri" w:hAnsi="Calibri" w:cs="Calibri"/>
                <w:color w:val="111111"/>
                <w:sz w:val="16"/>
                <w:szCs w:val="16"/>
              </w:rPr>
              <w:t>EQUITY_SEED</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E6668E" w14:textId="77777777" w:rsidR="003224A7" w:rsidRDefault="003224A7" w:rsidP="003B6AA0">
            <w:r>
              <w:rPr>
                <w:rFonts w:ascii="Calibri" w:eastAsia="Calibri" w:hAnsi="Calibri" w:cs="Calibri"/>
                <w:color w:val="111111"/>
                <w:sz w:val="16"/>
                <w:szCs w:val="16"/>
              </w:rPr>
              <w:t>12% target return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F92349" w14:textId="77777777" w:rsidR="003224A7" w:rsidRDefault="003224A7" w:rsidP="003B6AA0">
            <w:r>
              <w:rPr>
                <w:rFonts w:ascii="Calibri" w:eastAsia="Calibri" w:hAnsi="Calibri" w:cs="Calibri"/>
                <w:color w:val="111111"/>
                <w:sz w:val="16"/>
                <w:szCs w:val="16"/>
              </w:rPr>
              <w:t>—</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CB8F38" w14:textId="77777777" w:rsidR="003224A7" w:rsidRDefault="003224A7" w:rsidP="003B6AA0">
            <w:r>
              <w:rPr>
                <w:rFonts w:ascii="Calibri" w:eastAsia="Calibri" w:hAnsi="Calibri" w:cs="Calibri"/>
                <w:color w:val="111111"/>
                <w:sz w:val="16"/>
                <w:szCs w:val="16"/>
              </w:rPr>
              <w: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42402B" w14:textId="77777777" w:rsidR="003224A7" w:rsidRDefault="003224A7" w:rsidP="003B6AA0">
            <w:r>
              <w:rPr>
                <w:rFonts w:ascii="Calibri" w:eastAsia="Calibri" w:hAnsi="Calibri" w:cs="Calibri"/>
                <w:color w:val="111111"/>
                <w:sz w:val="16"/>
                <w:szCs w:val="16"/>
              </w:rPr>
              <w:t>Milestone</w:t>
            </w:r>
          </w:p>
        </w:tc>
        <w:tc>
          <w:tcPr>
            <w:tcW w:w="3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A48FF5" w14:textId="77777777" w:rsidR="003224A7" w:rsidRDefault="003224A7" w:rsidP="003B6AA0">
            <w:r>
              <w:rPr>
                <w:rFonts w:ascii="Calibri" w:eastAsia="Calibri" w:hAnsi="Calibri" w:cs="Calibri"/>
                <w:color w:val="111111"/>
                <w:sz w:val="16"/>
                <w:szCs w:val="16"/>
              </w:rPr>
              <w:t>Founders, co-founders</w:t>
            </w:r>
          </w:p>
        </w:tc>
      </w:tr>
      <w:tr w:rsidR="003224A7" w14:paraId="3764286A" w14:textId="77777777" w:rsidTr="003B6AA0">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86FBF7" w14:textId="77777777" w:rsidR="003224A7" w:rsidRDefault="003224A7" w:rsidP="003B6AA0">
            <w:r>
              <w:rPr>
                <w:rFonts w:ascii="Calibri" w:eastAsia="Calibri" w:hAnsi="Calibri" w:cs="Calibri"/>
                <w:color w:val="111111"/>
                <w:sz w:val="16"/>
                <w:szCs w:val="16"/>
              </w:rPr>
              <w:lastRenderedPageBreak/>
              <w:t>EQUITY_SPONSOR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7CF126" w14:textId="77777777" w:rsidR="003224A7" w:rsidRDefault="003224A7" w:rsidP="003B6AA0">
            <w:r>
              <w:rPr>
                <w:rFonts w:ascii="Calibri" w:eastAsia="Calibri" w:hAnsi="Calibri" w:cs="Calibri"/>
                <w:color w:val="111111"/>
                <w:sz w:val="16"/>
                <w:szCs w:val="16"/>
              </w:rPr>
              <w:t>12% target return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3BFE0B" w14:textId="77777777" w:rsidR="003224A7" w:rsidRDefault="003224A7" w:rsidP="003B6AA0">
            <w:r>
              <w:rPr>
                <w:rFonts w:ascii="Calibri" w:eastAsia="Calibri" w:hAnsi="Calibri" w:cs="Calibri"/>
                <w:color w:val="111111"/>
                <w:sz w:val="16"/>
                <w:szCs w:val="16"/>
              </w:rPr>
              <w:t>—</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8DD187" w14:textId="77777777" w:rsidR="003224A7" w:rsidRDefault="003224A7" w:rsidP="003B6AA0">
            <w:r>
              <w:rPr>
                <w:rFonts w:ascii="Calibri" w:eastAsia="Calibri" w:hAnsi="Calibri" w:cs="Calibri"/>
                <w:color w:val="111111"/>
                <w:sz w:val="16"/>
                <w:szCs w:val="16"/>
              </w:rPr>
              <w: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ABE03D" w14:textId="77777777" w:rsidR="003224A7" w:rsidRDefault="003224A7" w:rsidP="003B6AA0">
            <w:r>
              <w:rPr>
                <w:rFonts w:ascii="Calibri" w:eastAsia="Calibri" w:hAnsi="Calibri" w:cs="Calibri"/>
                <w:color w:val="111111"/>
                <w:sz w:val="16"/>
                <w:szCs w:val="16"/>
              </w:rPr>
              <w:t>Milestone</w:t>
            </w:r>
          </w:p>
        </w:tc>
        <w:tc>
          <w:tcPr>
            <w:tcW w:w="3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C666D7" w14:textId="77777777" w:rsidR="003224A7" w:rsidRDefault="003224A7" w:rsidP="003B6AA0">
            <w:r>
              <w:rPr>
                <w:rFonts w:ascii="Calibri" w:eastAsia="Calibri" w:hAnsi="Calibri" w:cs="Calibri"/>
                <w:color w:val="111111"/>
                <w:sz w:val="16"/>
                <w:szCs w:val="16"/>
              </w:rPr>
              <w:t>Lead developer, strategic</w:t>
            </w:r>
          </w:p>
        </w:tc>
      </w:tr>
      <w:tr w:rsidR="003224A7" w14:paraId="2B3A1EC6" w14:textId="77777777" w:rsidTr="003B6AA0">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6F29FA" w14:textId="77777777" w:rsidR="003224A7" w:rsidRDefault="003224A7" w:rsidP="003B6AA0">
            <w:r>
              <w:rPr>
                <w:rFonts w:ascii="Calibri" w:eastAsia="Calibri" w:hAnsi="Calibri" w:cs="Calibri"/>
                <w:color w:val="111111"/>
                <w:sz w:val="16"/>
                <w:szCs w:val="16"/>
              </w:rPr>
              <w:t>GRANT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AA0986" w14:textId="77777777" w:rsidR="003224A7" w:rsidRDefault="003224A7" w:rsidP="003B6AA0">
            <w:r>
              <w:rPr>
                <w:rFonts w:ascii="Calibri" w:eastAsia="Calibri" w:hAnsi="Calibri" w:cs="Calibri"/>
                <w:color w:val="111111"/>
                <w:sz w:val="16"/>
                <w:szCs w:val="16"/>
              </w:rPr>
              <w:t>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3C523D" w14:textId="77777777" w:rsidR="003224A7" w:rsidRDefault="003224A7" w:rsidP="003B6AA0">
            <w:r>
              <w:rPr>
                <w:rFonts w:ascii="Calibri" w:eastAsia="Calibri" w:hAnsi="Calibri" w:cs="Calibri"/>
                <w:color w:val="111111"/>
                <w:sz w:val="16"/>
                <w:szCs w:val="16"/>
              </w:rPr>
              <w:t>—</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2BD20A" w14:textId="77777777" w:rsidR="003224A7" w:rsidRDefault="003224A7" w:rsidP="003B6AA0">
            <w:r>
              <w:rPr>
                <w:rFonts w:ascii="Calibri" w:eastAsia="Calibri" w:hAnsi="Calibri" w:cs="Calibri"/>
                <w:color w:val="111111"/>
                <w:sz w:val="16"/>
                <w:szCs w:val="16"/>
              </w:rPr>
              <w: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25A858" w14:textId="77777777" w:rsidR="003224A7" w:rsidRDefault="003224A7" w:rsidP="003B6AA0">
            <w:r>
              <w:rPr>
                <w:rFonts w:ascii="Calibri" w:eastAsia="Calibri" w:hAnsi="Calibri" w:cs="Calibri"/>
                <w:color w:val="111111"/>
                <w:sz w:val="16"/>
                <w:szCs w:val="16"/>
              </w:rPr>
              <w:t>Certificate</w:t>
            </w:r>
          </w:p>
        </w:tc>
        <w:tc>
          <w:tcPr>
            <w:tcW w:w="3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B8023A" w14:textId="77777777" w:rsidR="003224A7" w:rsidRDefault="003224A7" w:rsidP="003B6AA0">
            <w:r>
              <w:rPr>
                <w:rFonts w:ascii="Calibri" w:eastAsia="Calibri" w:hAnsi="Calibri" w:cs="Calibri"/>
                <w:color w:val="111111"/>
                <w:sz w:val="16"/>
                <w:szCs w:val="16"/>
              </w:rPr>
              <w:t>H2Global / EU IF / national</w:t>
            </w:r>
          </w:p>
        </w:tc>
      </w:tr>
      <w:tr w:rsidR="003224A7" w14:paraId="1D2054AB" w14:textId="77777777" w:rsidTr="003B6AA0">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BB5224" w14:textId="77777777" w:rsidR="003224A7" w:rsidRDefault="003224A7" w:rsidP="003B6AA0">
            <w:r>
              <w:rPr>
                <w:rFonts w:ascii="Calibri" w:eastAsia="Calibri" w:hAnsi="Calibri" w:cs="Calibri"/>
                <w:color w:val="111111"/>
                <w:sz w:val="16"/>
                <w:szCs w:val="16"/>
              </w:rPr>
              <w:t>CONCESSIONAL_EIB</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4B2279" w14:textId="77777777" w:rsidR="003224A7" w:rsidRDefault="003224A7" w:rsidP="003B6AA0">
            <w:r>
              <w:rPr>
                <w:rFonts w:ascii="Calibri" w:eastAsia="Calibri" w:hAnsi="Calibri" w:cs="Calibri"/>
                <w:color w:val="111111"/>
                <w:sz w:val="16"/>
                <w:szCs w:val="16"/>
              </w:rPr>
              <w:t>2.5%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7624F1" w14:textId="77777777" w:rsidR="003224A7" w:rsidRDefault="003224A7" w:rsidP="003B6AA0">
            <w:r>
              <w:rPr>
                <w:rFonts w:ascii="Calibri" w:eastAsia="Calibri" w:hAnsi="Calibri" w:cs="Calibri"/>
                <w:color w:val="111111"/>
                <w:sz w:val="16"/>
                <w:szCs w:val="16"/>
              </w:rPr>
              <w:t>25 yr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74191B" w14:textId="77777777" w:rsidR="003224A7" w:rsidRDefault="003224A7" w:rsidP="003B6AA0">
            <w:r>
              <w:rPr>
                <w:rFonts w:ascii="Calibri" w:eastAsia="Calibri" w:hAnsi="Calibri" w:cs="Calibri"/>
                <w:color w:val="111111"/>
                <w:sz w:val="16"/>
                <w:szCs w:val="16"/>
              </w:rPr>
              <w:t>5 yr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F3E3B8" w14:textId="77777777" w:rsidR="003224A7" w:rsidRDefault="003224A7" w:rsidP="003B6AA0">
            <w:r>
              <w:rPr>
                <w:rFonts w:ascii="Calibri" w:eastAsia="Calibri" w:hAnsi="Calibri" w:cs="Calibri"/>
                <w:color w:val="111111"/>
                <w:sz w:val="16"/>
                <w:szCs w:val="16"/>
              </w:rPr>
              <w:t>Milestone</w:t>
            </w:r>
          </w:p>
        </w:tc>
        <w:tc>
          <w:tcPr>
            <w:tcW w:w="3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73EB8C" w14:textId="77777777" w:rsidR="003224A7" w:rsidRDefault="003224A7" w:rsidP="003B6AA0">
            <w:r>
              <w:rPr>
                <w:rFonts w:ascii="Calibri" w:eastAsia="Calibri" w:hAnsi="Calibri" w:cs="Calibri"/>
                <w:color w:val="111111"/>
                <w:sz w:val="16"/>
                <w:szCs w:val="16"/>
              </w:rPr>
              <w:t>EU Taxonomy aligned</w:t>
            </w:r>
          </w:p>
        </w:tc>
      </w:tr>
      <w:tr w:rsidR="003224A7" w14:paraId="3D504D26" w14:textId="77777777" w:rsidTr="003B6AA0">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5CF2DE" w14:textId="77777777" w:rsidR="003224A7" w:rsidRDefault="003224A7" w:rsidP="003B6AA0">
            <w:r>
              <w:rPr>
                <w:rFonts w:ascii="Calibri" w:eastAsia="Calibri" w:hAnsi="Calibri" w:cs="Calibri"/>
                <w:color w:val="111111"/>
                <w:sz w:val="16"/>
                <w:szCs w:val="16"/>
              </w:rPr>
              <w:t>CONCESSIONAL_KFW</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DE2B2F" w14:textId="77777777" w:rsidR="003224A7" w:rsidRDefault="003224A7" w:rsidP="003B6AA0">
            <w:r>
              <w:rPr>
                <w:rFonts w:ascii="Calibri" w:eastAsia="Calibri" w:hAnsi="Calibri" w:cs="Calibri"/>
                <w:color w:val="111111"/>
                <w:sz w:val="16"/>
                <w:szCs w:val="16"/>
              </w:rPr>
              <w:t>2.8%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2B595B" w14:textId="77777777" w:rsidR="003224A7" w:rsidRDefault="003224A7" w:rsidP="003B6AA0">
            <w:r>
              <w:rPr>
                <w:rFonts w:ascii="Calibri" w:eastAsia="Calibri" w:hAnsi="Calibri" w:cs="Calibri"/>
                <w:color w:val="111111"/>
                <w:sz w:val="16"/>
                <w:szCs w:val="16"/>
              </w:rPr>
              <w:t>22 yr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0FC323" w14:textId="77777777" w:rsidR="003224A7" w:rsidRDefault="003224A7" w:rsidP="003B6AA0">
            <w:r>
              <w:rPr>
                <w:rFonts w:ascii="Calibri" w:eastAsia="Calibri" w:hAnsi="Calibri" w:cs="Calibri"/>
                <w:color w:val="111111"/>
                <w:sz w:val="16"/>
                <w:szCs w:val="16"/>
              </w:rPr>
              <w:t>5 yr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BDEFB4" w14:textId="77777777" w:rsidR="003224A7" w:rsidRDefault="003224A7" w:rsidP="003B6AA0">
            <w:r>
              <w:rPr>
                <w:rFonts w:ascii="Calibri" w:eastAsia="Calibri" w:hAnsi="Calibri" w:cs="Calibri"/>
                <w:color w:val="111111"/>
                <w:sz w:val="16"/>
                <w:szCs w:val="16"/>
              </w:rPr>
              <w:t>Milestone</w:t>
            </w:r>
          </w:p>
        </w:tc>
        <w:tc>
          <w:tcPr>
            <w:tcW w:w="3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A1AC01" w14:textId="77777777" w:rsidR="003224A7" w:rsidRDefault="003224A7" w:rsidP="003B6AA0">
            <w:r>
              <w:rPr>
                <w:rFonts w:ascii="Calibri" w:eastAsia="Calibri" w:hAnsi="Calibri" w:cs="Calibri"/>
                <w:color w:val="111111"/>
                <w:sz w:val="16"/>
                <w:szCs w:val="16"/>
              </w:rPr>
              <w:t>IKB Green Loan</w:t>
            </w:r>
          </w:p>
        </w:tc>
      </w:tr>
      <w:tr w:rsidR="003224A7" w14:paraId="036A35F7" w14:textId="77777777" w:rsidTr="003B6AA0">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AC79C7" w14:textId="77777777" w:rsidR="003224A7" w:rsidRDefault="003224A7" w:rsidP="003B6AA0">
            <w:r>
              <w:rPr>
                <w:rFonts w:ascii="Calibri" w:eastAsia="Calibri" w:hAnsi="Calibri" w:cs="Calibri"/>
                <w:color w:val="111111"/>
                <w:sz w:val="16"/>
                <w:szCs w:val="16"/>
              </w:rPr>
              <w:t>CONCESSIONAL_IFC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C8B25E" w14:textId="77777777" w:rsidR="003224A7" w:rsidRDefault="003224A7" w:rsidP="003B6AA0">
            <w:r>
              <w:rPr>
                <w:rFonts w:ascii="Calibri" w:eastAsia="Calibri" w:hAnsi="Calibri" w:cs="Calibri"/>
                <w:color w:val="111111"/>
                <w:sz w:val="16"/>
                <w:szCs w:val="16"/>
              </w:rPr>
              <w:t>3.0%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6F8948" w14:textId="77777777" w:rsidR="003224A7" w:rsidRDefault="003224A7" w:rsidP="003B6AA0">
            <w:r>
              <w:rPr>
                <w:rFonts w:ascii="Calibri" w:eastAsia="Calibri" w:hAnsi="Calibri" w:cs="Calibri"/>
                <w:color w:val="111111"/>
                <w:sz w:val="16"/>
                <w:szCs w:val="16"/>
              </w:rPr>
              <w:t>20 yr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F24D6C" w14:textId="77777777" w:rsidR="003224A7" w:rsidRDefault="003224A7" w:rsidP="003B6AA0">
            <w:r>
              <w:rPr>
                <w:rFonts w:ascii="Calibri" w:eastAsia="Calibri" w:hAnsi="Calibri" w:cs="Calibri"/>
                <w:color w:val="111111"/>
                <w:sz w:val="16"/>
                <w:szCs w:val="16"/>
              </w:rPr>
              <w:t>4 yr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90FFE7" w14:textId="77777777" w:rsidR="003224A7" w:rsidRDefault="003224A7" w:rsidP="003B6AA0">
            <w:r>
              <w:rPr>
                <w:rFonts w:ascii="Calibri" w:eastAsia="Calibri" w:hAnsi="Calibri" w:cs="Calibri"/>
                <w:color w:val="111111"/>
                <w:sz w:val="16"/>
                <w:szCs w:val="16"/>
              </w:rPr>
              <w:t>Progress cert</w:t>
            </w:r>
          </w:p>
        </w:tc>
        <w:tc>
          <w:tcPr>
            <w:tcW w:w="3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B60854" w14:textId="77777777" w:rsidR="003224A7" w:rsidRDefault="003224A7" w:rsidP="003B6AA0">
            <w:r>
              <w:rPr>
                <w:rFonts w:ascii="Calibri" w:eastAsia="Calibri" w:hAnsi="Calibri" w:cs="Calibri"/>
                <w:color w:val="111111"/>
                <w:sz w:val="16"/>
                <w:szCs w:val="16"/>
              </w:rPr>
              <w:t>EDGE / GBP aligned</w:t>
            </w:r>
          </w:p>
        </w:tc>
      </w:tr>
      <w:tr w:rsidR="003224A7" w14:paraId="5CC372AC" w14:textId="77777777" w:rsidTr="003B6AA0">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A50818" w14:textId="77777777" w:rsidR="003224A7" w:rsidRDefault="003224A7" w:rsidP="003B6AA0">
            <w:r>
              <w:rPr>
                <w:rFonts w:ascii="Calibri" w:eastAsia="Calibri" w:hAnsi="Calibri" w:cs="Calibri"/>
                <w:color w:val="111111"/>
                <w:sz w:val="16"/>
                <w:szCs w:val="16"/>
              </w:rPr>
              <w:t>CONCESSIONAL_BPI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343F83" w14:textId="77777777" w:rsidR="003224A7" w:rsidRDefault="003224A7" w:rsidP="003B6AA0">
            <w:r>
              <w:rPr>
                <w:rFonts w:ascii="Calibri" w:eastAsia="Calibri" w:hAnsi="Calibri" w:cs="Calibri"/>
                <w:color w:val="111111"/>
                <w:sz w:val="16"/>
                <w:szCs w:val="16"/>
              </w:rPr>
              <w:t>3.2%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75404F" w14:textId="77777777" w:rsidR="003224A7" w:rsidRDefault="003224A7" w:rsidP="003B6AA0">
            <w:r>
              <w:rPr>
                <w:rFonts w:ascii="Calibri" w:eastAsia="Calibri" w:hAnsi="Calibri" w:cs="Calibri"/>
                <w:color w:val="111111"/>
                <w:sz w:val="16"/>
                <w:szCs w:val="16"/>
              </w:rPr>
              <w:t>20 yr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30E7A1" w14:textId="77777777" w:rsidR="003224A7" w:rsidRDefault="003224A7" w:rsidP="003B6AA0">
            <w:r>
              <w:rPr>
                <w:rFonts w:ascii="Calibri" w:eastAsia="Calibri" w:hAnsi="Calibri" w:cs="Calibri"/>
                <w:color w:val="111111"/>
                <w:sz w:val="16"/>
                <w:szCs w:val="16"/>
              </w:rPr>
              <w:t>4 yr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32B632" w14:textId="77777777" w:rsidR="003224A7" w:rsidRDefault="003224A7" w:rsidP="003B6AA0">
            <w:r>
              <w:rPr>
                <w:rFonts w:ascii="Calibri" w:eastAsia="Calibri" w:hAnsi="Calibri" w:cs="Calibri"/>
                <w:color w:val="111111"/>
                <w:sz w:val="16"/>
                <w:szCs w:val="16"/>
              </w:rPr>
              <w:t>Milestone</w:t>
            </w:r>
          </w:p>
        </w:tc>
        <w:tc>
          <w:tcPr>
            <w:tcW w:w="3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848A89" w14:textId="77777777" w:rsidR="003224A7" w:rsidRDefault="003224A7" w:rsidP="003B6AA0">
            <w:r>
              <w:rPr>
                <w:rFonts w:ascii="Calibri" w:eastAsia="Calibri" w:hAnsi="Calibri" w:cs="Calibri"/>
                <w:color w:val="111111"/>
                <w:sz w:val="16"/>
                <w:szCs w:val="16"/>
              </w:rPr>
              <w:t>Plan Hydrogène</w:t>
            </w:r>
          </w:p>
        </w:tc>
      </w:tr>
      <w:tr w:rsidR="003224A7" w14:paraId="51C074A8" w14:textId="77777777" w:rsidTr="003B6AA0">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132692" w14:textId="77777777" w:rsidR="003224A7" w:rsidRDefault="003224A7" w:rsidP="003B6AA0">
            <w:r>
              <w:rPr>
                <w:rFonts w:ascii="Calibri" w:eastAsia="Calibri" w:hAnsi="Calibri" w:cs="Calibri"/>
                <w:color w:val="111111"/>
                <w:sz w:val="16"/>
                <w:szCs w:val="16"/>
              </w:rPr>
              <w:t>CONCESSIONAL_DFC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BB9311" w14:textId="77777777" w:rsidR="003224A7" w:rsidRDefault="003224A7" w:rsidP="003B6AA0">
            <w:r>
              <w:rPr>
                <w:rFonts w:ascii="Calibri" w:eastAsia="Calibri" w:hAnsi="Calibri" w:cs="Calibri"/>
                <w:color w:val="111111"/>
                <w:sz w:val="16"/>
                <w:szCs w:val="16"/>
              </w:rPr>
              <w:t>3.5%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05DFD2" w14:textId="77777777" w:rsidR="003224A7" w:rsidRDefault="003224A7" w:rsidP="003B6AA0">
            <w:r>
              <w:rPr>
                <w:rFonts w:ascii="Calibri" w:eastAsia="Calibri" w:hAnsi="Calibri" w:cs="Calibri"/>
                <w:color w:val="111111"/>
                <w:sz w:val="16"/>
                <w:szCs w:val="16"/>
              </w:rPr>
              <w:t>18 yr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6863AB" w14:textId="77777777" w:rsidR="003224A7" w:rsidRDefault="003224A7" w:rsidP="003B6AA0">
            <w:r>
              <w:rPr>
                <w:rFonts w:ascii="Calibri" w:eastAsia="Calibri" w:hAnsi="Calibri" w:cs="Calibri"/>
                <w:color w:val="111111"/>
                <w:sz w:val="16"/>
                <w:szCs w:val="16"/>
              </w:rPr>
              <w:t>3 yr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C44B91" w14:textId="77777777" w:rsidR="003224A7" w:rsidRDefault="003224A7" w:rsidP="003B6AA0">
            <w:r>
              <w:rPr>
                <w:rFonts w:ascii="Calibri" w:eastAsia="Calibri" w:hAnsi="Calibri" w:cs="Calibri"/>
                <w:color w:val="111111"/>
                <w:sz w:val="16"/>
                <w:szCs w:val="16"/>
              </w:rPr>
              <w:t>Permit-based</w:t>
            </w:r>
          </w:p>
        </w:tc>
        <w:tc>
          <w:tcPr>
            <w:tcW w:w="3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93FF93" w14:textId="77777777" w:rsidR="003224A7" w:rsidRDefault="003224A7" w:rsidP="003B6AA0">
            <w:r>
              <w:rPr>
                <w:rFonts w:ascii="Calibri" w:eastAsia="Calibri" w:hAnsi="Calibri" w:cs="Calibri"/>
                <w:color w:val="111111"/>
                <w:sz w:val="16"/>
                <w:szCs w:val="16"/>
              </w:rPr>
              <w:t>BUILD Act</w:t>
            </w:r>
          </w:p>
        </w:tc>
      </w:tr>
      <w:tr w:rsidR="003224A7" w14:paraId="07CDA87D" w14:textId="77777777" w:rsidTr="003B6AA0">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482B18" w14:textId="77777777" w:rsidR="003224A7" w:rsidRDefault="003224A7" w:rsidP="003B6AA0">
            <w:r>
              <w:rPr>
                <w:rFonts w:ascii="Calibri" w:eastAsia="Calibri" w:hAnsi="Calibri" w:cs="Calibri"/>
                <w:color w:val="111111"/>
                <w:sz w:val="16"/>
                <w:szCs w:val="16"/>
              </w:rPr>
              <w:t>CONCESSIONAL_AFDB</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AA1E4B" w14:textId="77777777" w:rsidR="003224A7" w:rsidRDefault="003224A7" w:rsidP="003B6AA0">
            <w:r>
              <w:rPr>
                <w:rFonts w:ascii="Calibri" w:eastAsia="Calibri" w:hAnsi="Calibri" w:cs="Calibri"/>
                <w:color w:val="111111"/>
                <w:sz w:val="16"/>
                <w:szCs w:val="16"/>
              </w:rPr>
              <w:t>4.0%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5916A4" w14:textId="77777777" w:rsidR="003224A7" w:rsidRDefault="003224A7" w:rsidP="003B6AA0">
            <w:r>
              <w:rPr>
                <w:rFonts w:ascii="Calibri" w:eastAsia="Calibri" w:hAnsi="Calibri" w:cs="Calibri"/>
                <w:color w:val="111111"/>
                <w:sz w:val="16"/>
                <w:szCs w:val="16"/>
              </w:rPr>
              <w:t>20 yr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C63A90" w14:textId="77777777" w:rsidR="003224A7" w:rsidRDefault="003224A7" w:rsidP="003B6AA0">
            <w:r>
              <w:rPr>
                <w:rFonts w:ascii="Calibri" w:eastAsia="Calibri" w:hAnsi="Calibri" w:cs="Calibri"/>
                <w:color w:val="111111"/>
                <w:sz w:val="16"/>
                <w:szCs w:val="16"/>
              </w:rPr>
              <w:t>5 yr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C18DDD" w14:textId="77777777" w:rsidR="003224A7" w:rsidRDefault="003224A7" w:rsidP="003B6AA0">
            <w:r>
              <w:rPr>
                <w:rFonts w:ascii="Calibri" w:eastAsia="Calibri" w:hAnsi="Calibri" w:cs="Calibri"/>
                <w:color w:val="111111"/>
                <w:sz w:val="16"/>
                <w:szCs w:val="16"/>
              </w:rPr>
              <w:t>Milestone</w:t>
            </w:r>
          </w:p>
        </w:tc>
        <w:tc>
          <w:tcPr>
            <w:tcW w:w="3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6C322D" w14:textId="77777777" w:rsidR="003224A7" w:rsidRDefault="003224A7" w:rsidP="003B6AA0">
            <w:r>
              <w:rPr>
                <w:rFonts w:ascii="Calibri" w:eastAsia="Calibri" w:hAnsi="Calibri" w:cs="Calibri"/>
                <w:color w:val="111111"/>
                <w:sz w:val="16"/>
                <w:szCs w:val="16"/>
              </w:rPr>
              <w:t>Host-nation benefit</w:t>
            </w:r>
          </w:p>
        </w:tc>
      </w:tr>
      <w:tr w:rsidR="003224A7" w14:paraId="434B39A9" w14:textId="77777777" w:rsidTr="003B6AA0">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C58977" w14:textId="77777777" w:rsidR="003224A7" w:rsidRDefault="003224A7" w:rsidP="003B6AA0">
            <w:r>
              <w:rPr>
                <w:rFonts w:ascii="Calibri" w:eastAsia="Calibri" w:hAnsi="Calibri" w:cs="Calibri"/>
                <w:color w:val="111111"/>
                <w:sz w:val="16"/>
                <w:szCs w:val="16"/>
              </w:rPr>
              <w:t>SENIOR_COMMERCIAL</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379410" w14:textId="77777777" w:rsidR="003224A7" w:rsidRDefault="003224A7" w:rsidP="003B6AA0">
            <w:r>
              <w:rPr>
                <w:rFonts w:ascii="Calibri" w:eastAsia="Calibri" w:hAnsi="Calibri" w:cs="Calibri"/>
                <w:color w:val="111111"/>
                <w:sz w:val="16"/>
                <w:szCs w:val="16"/>
              </w:rPr>
              <w:t>8.0%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381124" w14:textId="77777777" w:rsidR="003224A7" w:rsidRDefault="003224A7" w:rsidP="003B6AA0">
            <w:r>
              <w:rPr>
                <w:rFonts w:ascii="Calibri" w:eastAsia="Calibri" w:hAnsi="Calibri" w:cs="Calibri"/>
                <w:color w:val="111111"/>
                <w:sz w:val="16"/>
                <w:szCs w:val="16"/>
              </w:rPr>
              <w:t>15 yr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F65823" w14:textId="77777777" w:rsidR="003224A7" w:rsidRDefault="003224A7" w:rsidP="003B6AA0">
            <w:r>
              <w:rPr>
                <w:rFonts w:ascii="Calibri" w:eastAsia="Calibri" w:hAnsi="Calibri" w:cs="Calibri"/>
                <w:color w:val="111111"/>
                <w:sz w:val="16"/>
                <w:szCs w:val="16"/>
              </w:rPr>
              <w:t>1 yr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A00A30" w14:textId="77777777" w:rsidR="003224A7" w:rsidRDefault="003224A7" w:rsidP="003B6AA0">
            <w:r>
              <w:rPr>
                <w:rFonts w:ascii="Calibri" w:eastAsia="Calibri" w:hAnsi="Calibri" w:cs="Calibri"/>
                <w:color w:val="111111"/>
                <w:sz w:val="16"/>
                <w:szCs w:val="16"/>
              </w:rPr>
              <w:t>Progress cert</w:t>
            </w:r>
          </w:p>
        </w:tc>
        <w:tc>
          <w:tcPr>
            <w:tcW w:w="3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B39440" w14:textId="77777777" w:rsidR="003224A7" w:rsidRDefault="003224A7" w:rsidP="003B6AA0">
            <w:r>
              <w:rPr>
                <w:rFonts w:ascii="Calibri" w:eastAsia="Calibri" w:hAnsi="Calibri" w:cs="Calibri"/>
                <w:color w:val="111111"/>
                <w:sz w:val="16"/>
                <w:szCs w:val="16"/>
              </w:rPr>
              <w:t>Lender group post-CP</w:t>
            </w:r>
          </w:p>
        </w:tc>
      </w:tr>
      <w:tr w:rsidR="003224A7" w14:paraId="31B9D59A" w14:textId="77777777" w:rsidTr="003B6AA0">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EFDD24" w14:textId="77777777" w:rsidR="003224A7" w:rsidRDefault="003224A7" w:rsidP="003B6AA0">
            <w:r>
              <w:rPr>
                <w:rFonts w:ascii="Calibri" w:eastAsia="Calibri" w:hAnsi="Calibri" w:cs="Calibri"/>
                <w:color w:val="111111"/>
                <w:sz w:val="16"/>
                <w:szCs w:val="16"/>
              </w:rPr>
              <w:t>ECA</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037244" w14:textId="77777777" w:rsidR="003224A7" w:rsidRDefault="003224A7" w:rsidP="003B6AA0">
            <w:r>
              <w:rPr>
                <w:rFonts w:ascii="Calibri" w:eastAsia="Calibri" w:hAnsi="Calibri" w:cs="Calibri"/>
                <w:color w:val="111111"/>
                <w:sz w:val="16"/>
                <w:szCs w:val="16"/>
              </w:rPr>
              <w:t>5.5%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43596C" w14:textId="77777777" w:rsidR="003224A7" w:rsidRDefault="003224A7" w:rsidP="003B6AA0">
            <w:r>
              <w:rPr>
                <w:rFonts w:ascii="Calibri" w:eastAsia="Calibri" w:hAnsi="Calibri" w:cs="Calibri"/>
                <w:color w:val="111111"/>
                <w:sz w:val="16"/>
                <w:szCs w:val="16"/>
              </w:rPr>
              <w:t>15 yr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CA38FC" w14:textId="77777777" w:rsidR="003224A7" w:rsidRDefault="003224A7" w:rsidP="003B6AA0">
            <w:r>
              <w:rPr>
                <w:rFonts w:ascii="Calibri" w:eastAsia="Calibri" w:hAnsi="Calibri" w:cs="Calibri"/>
                <w:color w:val="111111"/>
                <w:sz w:val="16"/>
                <w:szCs w:val="16"/>
              </w:rPr>
              <w:t>2 yr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F8F098" w14:textId="77777777" w:rsidR="003224A7" w:rsidRDefault="003224A7" w:rsidP="003B6AA0">
            <w:r>
              <w:rPr>
                <w:rFonts w:ascii="Calibri" w:eastAsia="Calibri" w:hAnsi="Calibri" w:cs="Calibri"/>
                <w:color w:val="111111"/>
                <w:sz w:val="16"/>
                <w:szCs w:val="16"/>
              </w:rPr>
              <w:t>Award-based</w:t>
            </w:r>
          </w:p>
        </w:tc>
        <w:tc>
          <w:tcPr>
            <w:tcW w:w="3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32B0EB" w14:textId="77777777" w:rsidR="003224A7" w:rsidRDefault="003224A7" w:rsidP="003B6AA0">
            <w:r>
              <w:rPr>
                <w:rFonts w:ascii="Calibri" w:eastAsia="Calibri" w:hAnsi="Calibri" w:cs="Calibri"/>
                <w:color w:val="111111"/>
                <w:sz w:val="16"/>
                <w:szCs w:val="16"/>
              </w:rPr>
              <w:t>Equipment supplier</w:t>
            </w:r>
          </w:p>
        </w:tc>
      </w:tr>
      <w:tr w:rsidR="003224A7" w14:paraId="76877011" w14:textId="77777777" w:rsidTr="003B6AA0">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44518F" w14:textId="77777777" w:rsidR="003224A7" w:rsidRDefault="003224A7" w:rsidP="003B6AA0">
            <w:r>
              <w:rPr>
                <w:rFonts w:ascii="Calibri" w:eastAsia="Calibri" w:hAnsi="Calibri" w:cs="Calibri"/>
                <w:color w:val="111111"/>
                <w:sz w:val="16"/>
                <w:szCs w:val="16"/>
              </w:rPr>
              <w:t>GREEN_BOND</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F9A1E7" w14:textId="77777777" w:rsidR="003224A7" w:rsidRDefault="003224A7" w:rsidP="003B6AA0">
            <w:r>
              <w:rPr>
                <w:rFonts w:ascii="Calibri" w:eastAsia="Calibri" w:hAnsi="Calibri" w:cs="Calibri"/>
                <w:color w:val="111111"/>
                <w:sz w:val="16"/>
                <w:szCs w:val="16"/>
              </w:rPr>
              <w:t>4.0%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C51BA6" w14:textId="77777777" w:rsidR="003224A7" w:rsidRDefault="003224A7" w:rsidP="003B6AA0">
            <w:r>
              <w:rPr>
                <w:rFonts w:ascii="Calibri" w:eastAsia="Calibri" w:hAnsi="Calibri" w:cs="Calibri"/>
                <w:color w:val="111111"/>
                <w:sz w:val="16"/>
                <w:szCs w:val="16"/>
              </w:rPr>
              <w:t>12 yr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C2652D" w14:textId="77777777" w:rsidR="003224A7" w:rsidRDefault="003224A7" w:rsidP="003B6AA0">
            <w:r>
              <w:rPr>
                <w:rFonts w:ascii="Calibri" w:eastAsia="Calibri" w:hAnsi="Calibri" w:cs="Calibri"/>
                <w:color w:val="111111"/>
                <w:sz w:val="16"/>
                <w:szCs w:val="16"/>
              </w:rPr>
              <w:t>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B06030" w14:textId="77777777" w:rsidR="003224A7" w:rsidRDefault="003224A7" w:rsidP="003B6AA0">
            <w:r>
              <w:rPr>
                <w:rFonts w:ascii="Calibri" w:eastAsia="Calibri" w:hAnsi="Calibri" w:cs="Calibri"/>
                <w:color w:val="111111"/>
                <w:sz w:val="16"/>
                <w:szCs w:val="16"/>
              </w:rPr>
              <w:t>Lump sum</w:t>
            </w:r>
          </w:p>
        </w:tc>
        <w:tc>
          <w:tcPr>
            <w:tcW w:w="3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670068" w14:textId="77777777" w:rsidR="003224A7" w:rsidRDefault="003224A7" w:rsidP="003B6AA0">
            <w:r>
              <w:rPr>
                <w:rFonts w:ascii="Calibri" w:eastAsia="Calibri" w:hAnsi="Calibri" w:cs="Calibri"/>
                <w:color w:val="111111"/>
                <w:sz w:val="16"/>
                <w:szCs w:val="16"/>
              </w:rPr>
              <w:t>ICMA GBP aligned</w:t>
            </w:r>
          </w:p>
        </w:tc>
      </w:tr>
    </w:tbl>
    <w:p w14:paraId="50B40134" w14:textId="77777777" w:rsidR="00D97002" w:rsidRDefault="00000000">
      <w:pPr>
        <w:spacing w:before="80" w:after="80"/>
        <w:rPr>
          <w:ins w:id="193" w:author="Claude" w:date="2026-09-30T15:00:00Z"/>
        </w:rPr>
      </w:pPr>
      <w:commentRangeStart w:id="194"/>
      <w:ins w:id="195" w:author="Claude" w:date="2026-09-30T15:00:00Z">
        <w:r>
          <w:rPr>
            <w:b/>
            <w:bCs/>
          </w:rPr>
          <w:t>Illustrative (v4.5).</w:t>
        </w:r>
        <w:r>
          <w:t xml:space="preserve"> The rates, tenors and grace periods above, and the target returns in §5.11, are placeholders from the reference model, not sourced market data. Do not present them as data.</w:t>
        </w:r>
        <w:commentRangeEnd w:id="194"/>
        <w:r>
          <w:rPr>
            <w:rStyle w:val="CommentReference"/>
            <w:sz w:val="22"/>
            <w:szCs w:val="22"/>
          </w:rPr>
          <w:commentReference w:id="194"/>
        </w:r>
      </w:ins>
    </w:p>
    <w:p w14:paraId="44E337A8" w14:textId="77777777" w:rsidR="003224A7" w:rsidRDefault="003224A7" w:rsidP="003224A7">
      <w:pPr>
        <w:spacing w:after="80"/>
      </w:pPr>
    </w:p>
    <w:p w14:paraId="5BDB0F0E" w14:textId="77777777" w:rsidR="003224A7" w:rsidRDefault="003224A7" w:rsidP="00B26248">
      <w:r>
        <w:t>Computed metrics (cfads.py)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400"/>
        <w:gridCol w:w="2120"/>
      </w:tblGrid>
      <w:tr w:rsidR="003224A7" w14:paraId="5DD87F92" w14:textId="77777777" w:rsidTr="003B6AA0">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7DDD82EB" w14:textId="77777777" w:rsidR="003224A7" w:rsidRDefault="003224A7" w:rsidP="003B6AA0">
            <w:r>
              <w:rPr>
                <w:rFonts w:ascii="Calibri" w:eastAsia="Calibri" w:hAnsi="Calibri" w:cs="Calibri"/>
                <w:b/>
                <w:bCs/>
                <w:color w:val="FFFFFF"/>
                <w:sz w:val="16"/>
                <w:szCs w:val="16"/>
              </w:rPr>
              <w:t>Function</w:t>
            </w:r>
          </w:p>
        </w:tc>
        <w:tc>
          <w:tcPr>
            <w:tcW w:w="54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35F474B9" w14:textId="77777777" w:rsidR="003224A7" w:rsidRDefault="003224A7" w:rsidP="003B6AA0">
            <w:r>
              <w:rPr>
                <w:rFonts w:ascii="Calibri" w:eastAsia="Calibri" w:hAnsi="Calibri" w:cs="Calibri"/>
                <w:b/>
                <w:bCs/>
                <w:color w:val="FFFFFF"/>
                <w:sz w:val="16"/>
                <w:szCs w:val="16"/>
              </w:rPr>
              <w:t>Formula</w:t>
            </w:r>
          </w:p>
        </w:tc>
        <w:tc>
          <w:tcPr>
            <w:tcW w:w="212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7E2EA0B7" w14:textId="77777777" w:rsidR="003224A7" w:rsidRDefault="003224A7" w:rsidP="003B6AA0">
            <w:r>
              <w:rPr>
                <w:rFonts w:ascii="Calibri" w:eastAsia="Calibri" w:hAnsi="Calibri" w:cs="Calibri"/>
                <w:b/>
                <w:bCs/>
                <w:color w:val="FFFFFF"/>
                <w:sz w:val="16"/>
                <w:szCs w:val="16"/>
              </w:rPr>
              <w:t>Excel reference</w:t>
            </w:r>
          </w:p>
        </w:tc>
      </w:tr>
      <w:tr w:rsidR="003224A7" w14:paraId="2C2658FF" w14:textId="77777777" w:rsidTr="003B6AA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A2DDE1" w14:textId="77777777" w:rsidR="003224A7" w:rsidRDefault="003224A7" w:rsidP="003B6AA0">
            <w:r>
              <w:rPr>
                <w:rFonts w:ascii="Calibri" w:eastAsia="Calibri" w:hAnsi="Calibri" w:cs="Calibri"/>
                <w:color w:val="111111"/>
                <w:sz w:val="16"/>
                <w:szCs w:val="16"/>
              </w:rPr>
              <w:t>blended_debt_wacc()</w:t>
            </w:r>
          </w:p>
        </w:tc>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26D269" w14:textId="77777777" w:rsidR="003224A7" w:rsidRDefault="003224A7" w:rsidP="003B6AA0">
            <w:r>
              <w:rPr>
                <w:rFonts w:ascii="Calibri" w:eastAsia="Calibri" w:hAnsi="Calibri" w:cs="Calibri"/>
                <w:color w:val="111111"/>
                <w:sz w:val="16"/>
                <w:szCs w:val="16"/>
              </w:rPr>
              <w:t>Σ (tranche_amount × tranche_rate) / Σ tranche_amount  for tranche.type = DEBT</w:t>
            </w:r>
          </w:p>
        </w:tc>
        <w:tc>
          <w:tcPr>
            <w:tcW w:w="2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62DF89" w14:textId="77777777" w:rsidR="003224A7" w:rsidRDefault="003224A7" w:rsidP="003B6AA0">
            <w:r>
              <w:rPr>
                <w:rFonts w:ascii="Calibri" w:eastAsia="Calibri" w:hAnsi="Calibri" w:cs="Calibri"/>
                <w:color w:val="111111"/>
                <w:sz w:val="16"/>
                <w:szCs w:val="16"/>
              </w:rPr>
              <w:t>CONTROL B79</w:t>
            </w:r>
          </w:p>
        </w:tc>
      </w:tr>
      <w:tr w:rsidR="003224A7" w14:paraId="1C44CFDE" w14:textId="77777777" w:rsidTr="003B6AA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30FA63" w14:textId="77777777" w:rsidR="003224A7" w:rsidRDefault="003224A7" w:rsidP="003B6AA0">
            <w:r>
              <w:rPr>
                <w:rFonts w:ascii="Calibri" w:eastAsia="Calibri" w:hAnsi="Calibri" w:cs="Calibri"/>
                <w:color w:val="111111"/>
                <w:sz w:val="16"/>
                <w:szCs w:val="16"/>
              </w:rPr>
              <w:t>project_wacc()</w:t>
            </w:r>
          </w:p>
        </w:tc>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029A4F" w14:textId="77777777" w:rsidR="003224A7" w:rsidRDefault="003224A7" w:rsidP="003B6AA0">
            <w:r>
              <w:rPr>
                <w:rFonts w:ascii="Calibri" w:eastAsia="Calibri" w:hAnsi="Calibri" w:cs="Calibri"/>
                <w:color w:val="111111"/>
                <w:sz w:val="16"/>
                <w:szCs w:val="16"/>
              </w:rPr>
              <w:t>blended_debt_wacc + equity_share × equity_target_return − grant_share × 0</w:t>
            </w:r>
          </w:p>
        </w:tc>
        <w:tc>
          <w:tcPr>
            <w:tcW w:w="2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E68337" w14:textId="77777777" w:rsidR="003224A7" w:rsidRDefault="003224A7" w:rsidP="003B6AA0">
            <w:r>
              <w:rPr>
                <w:rFonts w:ascii="Calibri" w:eastAsia="Calibri" w:hAnsi="Calibri" w:cs="Calibri"/>
                <w:color w:val="111111"/>
                <w:sz w:val="16"/>
                <w:szCs w:val="16"/>
              </w:rPr>
              <w:t>CONTROL B80</w:t>
            </w:r>
          </w:p>
        </w:tc>
      </w:tr>
      <w:tr w:rsidR="003224A7" w14:paraId="351087DF" w14:textId="77777777" w:rsidTr="003B6AA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E726EE" w14:textId="77777777" w:rsidR="003224A7" w:rsidRDefault="003224A7" w:rsidP="003B6AA0">
            <w:r>
              <w:rPr>
                <w:rFonts w:ascii="Calibri" w:eastAsia="Calibri" w:hAnsi="Calibri" w:cs="Calibri"/>
                <w:color w:val="111111"/>
                <w:sz w:val="16"/>
                <w:szCs w:val="16"/>
              </w:rPr>
              <w:t>all_commercial_wacc()</w:t>
            </w:r>
          </w:p>
        </w:tc>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CD438A" w14:textId="77777777" w:rsidR="003224A7" w:rsidRDefault="003224A7" w:rsidP="003B6AA0">
            <w:r>
              <w:rPr>
                <w:rFonts w:ascii="Calibri" w:eastAsia="Calibri" w:hAnsi="Calibri" w:cs="Calibri"/>
                <w:color w:val="111111"/>
                <w:sz w:val="16"/>
                <w:szCs w:val="16"/>
              </w:rPr>
              <w:t>Project WACC if every tranche replaced by senior commercial. Benchmark only.</w:t>
            </w:r>
          </w:p>
        </w:tc>
        <w:tc>
          <w:tcPr>
            <w:tcW w:w="2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A4DF20" w14:textId="77777777" w:rsidR="003224A7" w:rsidRDefault="003224A7" w:rsidP="003B6AA0">
            <w:r>
              <w:rPr>
                <w:rFonts w:ascii="Calibri" w:eastAsia="Calibri" w:hAnsi="Calibri" w:cs="Calibri"/>
                <w:color w:val="111111"/>
                <w:sz w:val="16"/>
                <w:szCs w:val="16"/>
              </w:rPr>
              <w:t>CONTROL B81</w:t>
            </w:r>
          </w:p>
        </w:tc>
      </w:tr>
      <w:tr w:rsidR="003224A7" w14:paraId="55C7C369" w14:textId="77777777" w:rsidTr="003B6AA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394728" w14:textId="77777777" w:rsidR="003224A7" w:rsidRDefault="003224A7" w:rsidP="003B6AA0">
            <w:r>
              <w:rPr>
                <w:rFonts w:ascii="Calibri" w:eastAsia="Calibri" w:hAnsi="Calibri" w:cs="Calibri"/>
                <w:color w:val="111111"/>
                <w:sz w:val="16"/>
                <w:szCs w:val="16"/>
              </w:rPr>
              <w:t>catalytic_ratio()</w:t>
            </w:r>
          </w:p>
        </w:tc>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6BBEDE" w14:textId="77777777" w:rsidR="003224A7" w:rsidRDefault="003224A7" w:rsidP="003B6AA0">
            <w:r>
              <w:rPr>
                <w:rFonts w:ascii="Calibri" w:eastAsia="Calibri" w:hAnsi="Calibri" w:cs="Calibri"/>
                <w:color w:val="111111"/>
                <w:sz w:val="16"/>
                <w:szCs w:val="16"/>
              </w:rPr>
              <w:t>Σ commercial_debt / Σ (concessional + grant)</w:t>
            </w:r>
          </w:p>
        </w:tc>
        <w:tc>
          <w:tcPr>
            <w:tcW w:w="2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8635B9" w14:textId="77777777" w:rsidR="003224A7" w:rsidRDefault="003224A7" w:rsidP="003B6AA0">
            <w:r>
              <w:rPr>
                <w:rFonts w:ascii="Calibri" w:eastAsia="Calibri" w:hAnsi="Calibri" w:cs="Calibri"/>
                <w:color w:val="111111"/>
                <w:sz w:val="16"/>
                <w:szCs w:val="16"/>
              </w:rPr>
              <w:t>CONTROL B82</w:t>
            </w:r>
          </w:p>
        </w:tc>
      </w:tr>
      <w:tr w:rsidR="003224A7" w14:paraId="76D15C72" w14:textId="77777777" w:rsidTr="003B6AA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A07EBD" w14:textId="77777777" w:rsidR="003224A7" w:rsidRDefault="003224A7" w:rsidP="003B6AA0">
            <w:r>
              <w:rPr>
                <w:rFonts w:ascii="Calibri" w:eastAsia="Calibri" w:hAnsi="Calibri" w:cs="Calibri"/>
                <w:color w:val="111111"/>
                <w:sz w:val="16"/>
                <w:szCs w:val="16"/>
              </w:rPr>
              <w:t>additionality_test()</w:t>
            </w:r>
          </w:p>
        </w:tc>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2B1293" w14:textId="77777777" w:rsidR="003224A7" w:rsidRDefault="003224A7" w:rsidP="003B6AA0">
            <w:r>
              <w:rPr>
                <w:rFonts w:ascii="Calibri" w:eastAsia="Calibri" w:hAnsi="Calibri" w:cs="Calibri"/>
                <w:color w:val="111111"/>
                <w:sz w:val="16"/>
                <w:szCs w:val="16"/>
              </w:rPr>
              <w:t>Returns (project_irr_with_concessional, project_irr_without). PASS if without &lt; hurdle.</w:t>
            </w:r>
          </w:p>
        </w:tc>
        <w:tc>
          <w:tcPr>
            <w:tcW w:w="2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7432E6" w14:textId="77777777" w:rsidR="003224A7" w:rsidRDefault="003224A7" w:rsidP="003B6AA0">
            <w:r>
              <w:rPr>
                <w:rFonts w:ascii="Calibri" w:eastAsia="Calibri" w:hAnsi="Calibri" w:cs="Calibri"/>
                <w:color w:val="111111"/>
                <w:sz w:val="16"/>
                <w:szCs w:val="16"/>
              </w:rPr>
              <w:t>DFI_CRITERIA per institution</w:t>
            </w:r>
          </w:p>
        </w:tc>
      </w:tr>
    </w:tbl>
    <w:p w14:paraId="58D478C6" w14:textId="77777777" w:rsidR="003224A7" w:rsidRDefault="003224A7" w:rsidP="003224A7">
      <w:pPr>
        <w:spacing w:after="100"/>
      </w:pPr>
    </w:p>
    <w:p w14:paraId="6A2A2B67" w14:textId="507B57E0" w:rsidR="003224A7" w:rsidRDefault="003224A7" w:rsidP="00622574">
      <w:pPr>
        <w:pStyle w:val="Heading4"/>
      </w:pPr>
      <w:bookmarkStart w:id="196" w:name="_Toc241592214"/>
      <w:r>
        <w:t>5.9   DFI Criteria as Data</w:t>
      </w:r>
      <w:bookmarkEnd w:id="196"/>
    </w:p>
    <w:p w14:paraId="6ED008B3" w14:textId="77777777" w:rsidR="003224A7" w:rsidRDefault="003224A7" w:rsidP="003224A7">
      <w:pPr>
        <w:spacing w:before="60" w:after="80" w:line="260" w:lineRule="auto"/>
      </w:pPr>
      <w:r>
        <w:rPr>
          <w:rFonts w:ascii="Calibri" w:eastAsia="Calibri" w:hAnsi="Calibri" w:cs="Calibri"/>
          <w:color w:val="111111"/>
          <w:sz w:val="20"/>
          <w:szCs w:val="20"/>
        </w:rPr>
        <w:t>v3.1 specified an ABAC sub-persona for DFI actors but did not define the criteria themselves as data. The Excel reference holds six institutions × ~7 criteria each. Without a criteria table, the DFI dashboard the v3.1 doc promises has nothing to render.</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920"/>
      </w:tblGrid>
      <w:tr w:rsidR="003224A7" w14:paraId="3C162B66" w14:textId="77777777" w:rsidTr="003B6AA0">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3DEAA5A7" w14:textId="77777777" w:rsidR="003224A7" w:rsidRDefault="003224A7" w:rsidP="003B6AA0">
            <w:r>
              <w:rPr>
                <w:rFonts w:ascii="Calibri" w:eastAsia="Calibri" w:hAnsi="Calibri" w:cs="Calibri"/>
                <w:b/>
                <w:bCs/>
                <w:color w:val="FFFFFF"/>
                <w:sz w:val="16"/>
                <w:szCs w:val="16"/>
              </w:rPr>
              <w:t>Field</w:t>
            </w:r>
          </w:p>
        </w:tc>
        <w:tc>
          <w:tcPr>
            <w:tcW w:w="14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6DE1BD6C" w14:textId="77777777" w:rsidR="003224A7" w:rsidRDefault="003224A7" w:rsidP="003B6AA0">
            <w:r>
              <w:rPr>
                <w:rFonts w:ascii="Calibri" w:eastAsia="Calibri" w:hAnsi="Calibri" w:cs="Calibri"/>
                <w:b/>
                <w:bCs/>
                <w:color w:val="FFFFFF"/>
                <w:sz w:val="16"/>
                <w:szCs w:val="16"/>
              </w:rPr>
              <w:t>Type</w:t>
            </w:r>
          </w:p>
        </w:tc>
        <w:tc>
          <w:tcPr>
            <w:tcW w:w="592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082CDC90" w14:textId="77777777" w:rsidR="003224A7" w:rsidRDefault="003224A7" w:rsidP="003B6AA0">
            <w:r>
              <w:rPr>
                <w:rFonts w:ascii="Calibri" w:eastAsia="Calibri" w:hAnsi="Calibri" w:cs="Calibri"/>
                <w:b/>
                <w:bCs/>
                <w:color w:val="FFFFFF"/>
                <w:sz w:val="16"/>
                <w:szCs w:val="16"/>
              </w:rPr>
              <w:t>Note</w:t>
            </w:r>
          </w:p>
        </w:tc>
      </w:tr>
      <w:tr w:rsidR="003224A7" w14:paraId="052CA34A"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8BAC8A" w14:textId="77777777" w:rsidR="003224A7" w:rsidRDefault="003224A7" w:rsidP="003B6AA0">
            <w:r>
              <w:rPr>
                <w:rFonts w:ascii="Calibri" w:eastAsia="Calibri" w:hAnsi="Calibri" w:cs="Calibri"/>
                <w:color w:val="111111"/>
                <w:sz w:val="16"/>
                <w:szCs w:val="16"/>
              </w:rPr>
              <w:t>criterion_id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6704B9" w14:textId="77777777" w:rsidR="003224A7" w:rsidRDefault="003224A7" w:rsidP="003B6AA0">
            <w:r>
              <w:rPr>
                <w:rFonts w:ascii="Calibri" w:eastAsia="Calibri" w:hAnsi="Calibri" w:cs="Calibri"/>
                <w:color w:val="111111"/>
                <w:sz w:val="16"/>
                <w:szCs w:val="16"/>
              </w:rPr>
              <w:t>UUID</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2CF7D7" w14:textId="77777777" w:rsidR="003224A7" w:rsidRDefault="003224A7" w:rsidP="003B6AA0">
            <w:r>
              <w:rPr>
                <w:rFonts w:ascii="Calibri" w:eastAsia="Calibri" w:hAnsi="Calibri" w:cs="Calibri"/>
                <w:color w:val="111111"/>
                <w:sz w:val="16"/>
                <w:szCs w:val="16"/>
              </w:rPr>
              <w:t>Primary key</w:t>
            </w:r>
          </w:p>
        </w:tc>
      </w:tr>
      <w:tr w:rsidR="003224A7" w14:paraId="42493D1B"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80F97E" w14:textId="77777777" w:rsidR="003224A7" w:rsidRDefault="003224A7" w:rsidP="003B6AA0">
            <w:r>
              <w:rPr>
                <w:rFonts w:ascii="Calibri" w:eastAsia="Calibri" w:hAnsi="Calibri" w:cs="Calibri"/>
                <w:color w:val="111111"/>
                <w:sz w:val="16"/>
                <w:szCs w:val="16"/>
              </w:rPr>
              <w:t>institution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F025AD" w14:textId="77777777" w:rsidR="003224A7" w:rsidRDefault="003224A7" w:rsidP="003B6AA0">
            <w:r>
              <w:rPr>
                <w:rFonts w:ascii="Calibri" w:eastAsia="Calibri" w:hAnsi="Calibri" w:cs="Calibri"/>
                <w:color w:val="111111"/>
                <w:sz w:val="16"/>
                <w:szCs w:val="16"/>
              </w:rPr>
              <w:t>enum</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E21B98" w14:textId="77777777" w:rsidR="003224A7" w:rsidRDefault="003224A7" w:rsidP="003B6AA0">
            <w:r>
              <w:rPr>
                <w:rFonts w:ascii="Calibri" w:eastAsia="Calibri" w:hAnsi="Calibri" w:cs="Calibri"/>
                <w:color w:val="111111"/>
                <w:sz w:val="16"/>
                <w:szCs w:val="16"/>
              </w:rPr>
              <w:t>EIB / KFW / IFC / BPI / DFC / AFDB</w:t>
            </w:r>
          </w:p>
        </w:tc>
      </w:tr>
      <w:tr w:rsidR="003224A7" w14:paraId="2082C107"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BA1911" w14:textId="77777777" w:rsidR="003224A7" w:rsidRDefault="003224A7" w:rsidP="003B6AA0">
            <w:r>
              <w:rPr>
                <w:rFonts w:ascii="Calibri" w:eastAsia="Calibri" w:hAnsi="Calibri" w:cs="Calibri"/>
                <w:color w:val="111111"/>
                <w:sz w:val="16"/>
                <w:szCs w:val="16"/>
              </w:rPr>
              <w:t>criterion_code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605601" w14:textId="77777777" w:rsidR="003224A7" w:rsidRDefault="003224A7" w:rsidP="003B6AA0">
            <w:r>
              <w:rPr>
                <w:rFonts w:ascii="Calibri" w:eastAsia="Calibri" w:hAnsi="Calibri" w:cs="Calibri"/>
                <w:color w:val="111111"/>
                <w:sz w:val="16"/>
                <w:szCs w:val="16"/>
              </w:rPr>
              <w:t>string</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D01A03" w14:textId="77777777" w:rsidR="003224A7" w:rsidRDefault="003224A7" w:rsidP="003B6AA0">
            <w:r>
              <w:rPr>
                <w:rFonts w:ascii="Calibri" w:eastAsia="Calibri" w:hAnsi="Calibri" w:cs="Calibri"/>
                <w:color w:val="111111"/>
                <w:sz w:val="16"/>
                <w:szCs w:val="16"/>
              </w:rPr>
              <w:t>EIB_TAXONOMY / IFC_PS_1_8 / BUILD_ACT_ELIGIBLE / etc.</w:t>
            </w:r>
          </w:p>
        </w:tc>
      </w:tr>
      <w:tr w:rsidR="003224A7" w14:paraId="243B7F56"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33FE83" w14:textId="77777777" w:rsidR="003224A7" w:rsidRDefault="003224A7" w:rsidP="003B6AA0">
            <w:r>
              <w:rPr>
                <w:rFonts w:ascii="Calibri" w:eastAsia="Calibri" w:hAnsi="Calibri" w:cs="Calibri"/>
                <w:color w:val="111111"/>
                <w:sz w:val="16"/>
                <w:szCs w:val="16"/>
              </w:rPr>
              <w:t>criterion_name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B7C0AF" w14:textId="77777777" w:rsidR="003224A7" w:rsidRDefault="003224A7" w:rsidP="003B6AA0">
            <w:r>
              <w:rPr>
                <w:rFonts w:ascii="Calibri" w:eastAsia="Calibri" w:hAnsi="Calibri" w:cs="Calibri"/>
                <w:color w:val="111111"/>
                <w:sz w:val="16"/>
                <w:szCs w:val="16"/>
              </w:rPr>
              <w:t>string</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67ABEE" w14:textId="77777777" w:rsidR="003224A7" w:rsidRDefault="003224A7" w:rsidP="003B6AA0">
            <w:r>
              <w:rPr>
                <w:rFonts w:ascii="Calibri" w:eastAsia="Calibri" w:hAnsi="Calibri" w:cs="Calibri"/>
                <w:color w:val="111111"/>
                <w:sz w:val="16"/>
                <w:szCs w:val="16"/>
              </w:rPr>
              <w:t>Human-readable</w:t>
            </w:r>
          </w:p>
        </w:tc>
      </w:tr>
      <w:tr w:rsidR="003224A7" w14:paraId="43143573"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90D0BA" w14:textId="77777777" w:rsidR="003224A7" w:rsidRDefault="003224A7" w:rsidP="003B6AA0">
            <w:r>
              <w:rPr>
                <w:rFonts w:ascii="Calibri" w:eastAsia="Calibri" w:hAnsi="Calibri" w:cs="Calibri"/>
                <w:color w:val="111111"/>
                <w:sz w:val="16"/>
                <w:szCs w:val="16"/>
              </w:rPr>
              <w:t>requirement_text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A42032" w14:textId="77777777" w:rsidR="003224A7" w:rsidRDefault="003224A7" w:rsidP="003B6AA0">
            <w:r>
              <w:rPr>
                <w:rFonts w:ascii="Calibri" w:eastAsia="Calibri" w:hAnsi="Calibri" w:cs="Calibri"/>
                <w:color w:val="111111"/>
                <w:sz w:val="16"/>
                <w:szCs w:val="16"/>
              </w:rPr>
              <w:t>string</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7419F2" w14:textId="77777777" w:rsidR="003224A7" w:rsidRDefault="003224A7" w:rsidP="003B6AA0">
            <w:r>
              <w:rPr>
                <w:rFonts w:ascii="Calibri" w:eastAsia="Calibri" w:hAnsi="Calibri" w:cs="Calibri"/>
                <w:color w:val="111111"/>
                <w:sz w:val="16"/>
                <w:szCs w:val="16"/>
              </w:rPr>
              <w:t>Verbatim from institution</w:t>
            </w:r>
          </w:p>
        </w:tc>
      </w:tr>
      <w:tr w:rsidR="003224A7" w14:paraId="437E8E6B"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536320" w14:textId="77777777" w:rsidR="003224A7" w:rsidRDefault="003224A7" w:rsidP="003B6AA0">
            <w:r>
              <w:rPr>
                <w:rFonts w:ascii="Calibri" w:eastAsia="Calibri" w:hAnsi="Calibri" w:cs="Calibri"/>
                <w:color w:val="111111"/>
                <w:sz w:val="16"/>
                <w:szCs w:val="16"/>
              </w:rPr>
              <w:t>status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0EC77A" w14:textId="77777777" w:rsidR="003224A7" w:rsidRDefault="003224A7" w:rsidP="003B6AA0">
            <w:r>
              <w:rPr>
                <w:rFonts w:ascii="Calibri" w:eastAsia="Calibri" w:hAnsi="Calibri" w:cs="Calibri"/>
                <w:color w:val="111111"/>
                <w:sz w:val="16"/>
                <w:szCs w:val="16"/>
              </w:rPr>
              <w:t>enum</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0748BF" w14:textId="77777777" w:rsidR="003224A7" w:rsidRDefault="003224A7" w:rsidP="003B6AA0">
            <w:r>
              <w:rPr>
                <w:rFonts w:ascii="Calibri" w:eastAsia="Calibri" w:hAnsi="Calibri" w:cs="Calibri"/>
                <w:color w:val="111111"/>
                <w:sz w:val="16"/>
                <w:szCs w:val="16"/>
              </w:rPr>
              <w:t>MET / IN_PROGRESS / PENDING / CHECK / NOT_APPLICABLE</w:t>
            </w:r>
          </w:p>
        </w:tc>
      </w:tr>
      <w:tr w:rsidR="003224A7" w14:paraId="62211B6E"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2A8033" w14:textId="77777777" w:rsidR="003224A7" w:rsidRDefault="003224A7" w:rsidP="003B6AA0">
            <w:r>
              <w:rPr>
                <w:rFonts w:ascii="Calibri" w:eastAsia="Calibri" w:hAnsi="Calibri" w:cs="Calibri"/>
                <w:color w:val="111111"/>
                <w:sz w:val="16"/>
                <w:szCs w:val="16"/>
              </w:rPr>
              <w:t>evidence_ref</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8522DC" w14:textId="77777777" w:rsidR="003224A7" w:rsidRDefault="003224A7" w:rsidP="003B6AA0">
            <w:r>
              <w:rPr>
                <w:rFonts w:ascii="Calibri" w:eastAsia="Calibri" w:hAnsi="Calibri" w:cs="Calibri"/>
                <w:color w:val="111111"/>
                <w:sz w:val="16"/>
                <w:szCs w:val="16"/>
              </w:rPr>
              <w:t>FK</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970ED6" w14:textId="77777777" w:rsidR="003224A7" w:rsidRDefault="003224A7" w:rsidP="003B6AA0">
            <w:r>
              <w:rPr>
                <w:rFonts w:ascii="Calibri" w:eastAsia="Calibri" w:hAnsi="Calibri" w:cs="Calibri"/>
                <w:color w:val="111111"/>
                <w:sz w:val="16"/>
                <w:szCs w:val="16"/>
              </w:rPr>
              <w:t>evidence_id when status = MET</w:t>
            </w:r>
          </w:p>
        </w:tc>
      </w:tr>
      <w:tr w:rsidR="003224A7" w14:paraId="68CBCAB8"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26362F" w14:textId="77777777" w:rsidR="003224A7" w:rsidRDefault="003224A7" w:rsidP="003B6AA0">
            <w:r>
              <w:rPr>
                <w:rFonts w:ascii="Calibri" w:eastAsia="Calibri" w:hAnsi="Calibri" w:cs="Calibri"/>
                <w:color w:val="111111"/>
                <w:sz w:val="16"/>
                <w:szCs w:val="16"/>
              </w:rPr>
              <w:t>responsible_actor</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F98023" w14:textId="77777777" w:rsidR="003224A7" w:rsidRDefault="003224A7" w:rsidP="003B6AA0">
            <w:r>
              <w:rPr>
                <w:rFonts w:ascii="Calibri" w:eastAsia="Calibri" w:hAnsi="Calibri" w:cs="Calibri"/>
                <w:color w:val="111111"/>
                <w:sz w:val="16"/>
                <w:szCs w:val="16"/>
              </w:rPr>
              <w:t>FK</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B5C177" w14:textId="77777777" w:rsidR="003224A7" w:rsidRDefault="003224A7" w:rsidP="003B6AA0">
            <w:r>
              <w:rPr>
                <w:rFonts w:ascii="Calibri" w:eastAsia="Calibri" w:hAnsi="Calibri" w:cs="Calibri"/>
                <w:color w:val="111111"/>
                <w:sz w:val="16"/>
                <w:szCs w:val="16"/>
              </w:rPr>
              <w:t>Who closes this criterion</w:t>
            </w:r>
          </w:p>
        </w:tc>
      </w:tr>
      <w:tr w:rsidR="003224A7" w14:paraId="71C4E2B2"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2CE289" w14:textId="77777777" w:rsidR="003224A7" w:rsidRDefault="003224A7" w:rsidP="003B6AA0">
            <w:r>
              <w:rPr>
                <w:rFonts w:ascii="Calibri" w:eastAsia="Calibri" w:hAnsi="Calibri" w:cs="Calibri"/>
                <w:color w:val="111111"/>
                <w:sz w:val="16"/>
                <w:szCs w:val="16"/>
              </w:rPr>
              <w:t>target_date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FB9EF9" w14:textId="77777777" w:rsidR="003224A7" w:rsidRDefault="003224A7" w:rsidP="003B6AA0">
            <w:r>
              <w:rPr>
                <w:rFonts w:ascii="Calibri" w:eastAsia="Calibri" w:hAnsi="Calibri" w:cs="Calibri"/>
                <w:color w:val="111111"/>
                <w:sz w:val="16"/>
                <w:szCs w:val="16"/>
              </w:rPr>
              <w:t>date</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0EA460" w14:textId="77777777" w:rsidR="003224A7" w:rsidRDefault="003224A7" w:rsidP="003B6AA0">
            <w:r>
              <w:rPr>
                <w:rFonts w:ascii="Calibri" w:eastAsia="Calibri" w:hAnsi="Calibri" w:cs="Calibri"/>
                <w:color w:val="111111"/>
                <w:sz w:val="16"/>
                <w:szCs w:val="16"/>
              </w:rPr>
              <w:t>When MET expected</w:t>
            </w:r>
          </w:p>
        </w:tc>
      </w:tr>
      <w:tr w:rsidR="003224A7" w14:paraId="5FB31170"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39AF1E" w14:textId="77777777" w:rsidR="003224A7" w:rsidRDefault="003224A7" w:rsidP="003B6AA0">
            <w:r>
              <w:rPr>
                <w:rFonts w:ascii="Calibri" w:eastAsia="Calibri" w:hAnsi="Calibri" w:cs="Calibri"/>
                <w:color w:val="111111"/>
                <w:sz w:val="16"/>
                <w:szCs w:val="16"/>
              </w:rPr>
              <w:t>last_reviewed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FFCD78" w14:textId="77777777" w:rsidR="003224A7" w:rsidRDefault="003224A7" w:rsidP="003B6AA0">
            <w:r>
              <w:rPr>
                <w:rFonts w:ascii="Calibri" w:eastAsia="Calibri" w:hAnsi="Calibri" w:cs="Calibri"/>
                <w:color w:val="111111"/>
                <w:sz w:val="16"/>
                <w:szCs w:val="16"/>
              </w:rPr>
              <w:t>datetime</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7A3795" w14:textId="77777777" w:rsidR="003224A7" w:rsidRDefault="003224A7" w:rsidP="003B6AA0">
            <w:r>
              <w:rPr>
                <w:rFonts w:ascii="Calibri" w:eastAsia="Calibri" w:hAnsi="Calibri" w:cs="Calibri"/>
                <w:color w:val="111111"/>
                <w:sz w:val="16"/>
                <w:szCs w:val="16"/>
              </w:rPr>
              <w:t>Auto-stamped on status change</w:t>
            </w:r>
          </w:p>
        </w:tc>
      </w:tr>
      <w:tr w:rsidR="003224A7" w14:paraId="10CF3F2D"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B0EC5F" w14:textId="77777777" w:rsidR="003224A7" w:rsidRDefault="003224A7" w:rsidP="003B6AA0">
            <w:r>
              <w:rPr>
                <w:rFonts w:ascii="Calibri" w:eastAsia="Calibri" w:hAnsi="Calibri" w:cs="Calibri"/>
                <w:color w:val="111111"/>
                <w:sz w:val="16"/>
                <w:szCs w:val="16"/>
              </w:rPr>
              <w:t>blocks_drawdown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68EDEC" w14:textId="77777777" w:rsidR="003224A7" w:rsidRDefault="003224A7" w:rsidP="003B6AA0">
            <w:r>
              <w:rPr>
                <w:rFonts w:ascii="Calibri" w:eastAsia="Calibri" w:hAnsi="Calibri" w:cs="Calibri"/>
                <w:color w:val="111111"/>
                <w:sz w:val="16"/>
                <w:szCs w:val="16"/>
              </w:rPr>
              <w:t>boolean</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7C68DB" w14:textId="77777777" w:rsidR="003224A7" w:rsidRDefault="003224A7" w:rsidP="003B6AA0">
            <w:r>
              <w:rPr>
                <w:rFonts w:ascii="Calibri" w:eastAsia="Calibri" w:hAnsi="Calibri" w:cs="Calibri"/>
                <w:color w:val="111111"/>
                <w:sz w:val="16"/>
                <w:szCs w:val="16"/>
              </w:rPr>
              <w:t>TRUE = unsatisfied criterion freezes tranche drawdown</w:t>
            </w:r>
          </w:p>
        </w:tc>
      </w:tr>
    </w:tbl>
    <w:p w14:paraId="79B75BDD" w14:textId="77777777" w:rsidR="003224A7" w:rsidRDefault="003224A7" w:rsidP="003224A7">
      <w:pPr>
        <w:spacing w:after="80"/>
      </w:pPr>
    </w:p>
    <w:p w14:paraId="0A4C282C" w14:textId="739A4097" w:rsidR="003224A7" w:rsidRDefault="00622574" w:rsidP="00622574">
      <w:pPr>
        <w:pStyle w:val="Heading4"/>
      </w:pPr>
      <w:bookmarkStart w:id="197" w:name="_Toc241592215"/>
      <w:r>
        <w:t>5.10   Pre-COD Metrics</w:t>
      </w:r>
      <w:bookmarkEnd w:id="197"/>
    </w:p>
    <w:p w14:paraId="26ADCF44" w14:textId="77777777" w:rsidR="003224A7" w:rsidRDefault="003224A7" w:rsidP="003224A7">
      <w:pPr>
        <w:spacing w:before="60" w:after="80" w:line="260" w:lineRule="auto"/>
      </w:pPr>
      <w:r>
        <w:rPr>
          <w:rFonts w:ascii="Calibri" w:eastAsia="Calibri" w:hAnsi="Calibri" w:cs="Calibri"/>
          <w:color w:val="111111"/>
          <w:sz w:val="20"/>
          <w:szCs w:val="20"/>
        </w:rPr>
        <w:t>Five metrics replace DSCR before Financial Close. Each is computed from package, gate, and tranche state. None requires new data collection. Together they form the FinanceBankabilityView dashboard for the FINANCE workspace pre-G10.</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000"/>
        <w:gridCol w:w="1520"/>
      </w:tblGrid>
      <w:tr w:rsidR="003224A7" w14:paraId="1BB20853" w14:textId="77777777" w:rsidTr="003B6AA0">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74F52EC7" w14:textId="77777777" w:rsidR="003224A7" w:rsidRDefault="003224A7" w:rsidP="003B6AA0">
            <w:r>
              <w:rPr>
                <w:rFonts w:ascii="Calibri" w:eastAsia="Calibri" w:hAnsi="Calibri" w:cs="Calibri"/>
                <w:b/>
                <w:bCs/>
                <w:color w:val="FFFFFF"/>
                <w:sz w:val="16"/>
                <w:szCs w:val="16"/>
              </w:rPr>
              <w:lastRenderedPageBreak/>
              <w:t>Metric</w:t>
            </w:r>
          </w:p>
        </w:tc>
        <w:tc>
          <w:tcPr>
            <w:tcW w:w="30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7D1088A4" w14:textId="77777777" w:rsidR="003224A7" w:rsidRDefault="003224A7" w:rsidP="003B6AA0">
            <w:r>
              <w:rPr>
                <w:rFonts w:ascii="Calibri" w:eastAsia="Calibri" w:hAnsi="Calibri" w:cs="Calibri"/>
                <w:b/>
                <w:bCs/>
                <w:color w:val="FFFFFF"/>
                <w:sz w:val="16"/>
                <w:szCs w:val="16"/>
              </w:rPr>
              <w:t>Formula</w:t>
            </w:r>
          </w:p>
        </w:tc>
        <w:tc>
          <w:tcPr>
            <w:tcW w:w="30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7E57019F" w14:textId="77777777" w:rsidR="003224A7" w:rsidRDefault="003224A7" w:rsidP="003B6AA0">
            <w:r>
              <w:rPr>
                <w:rFonts w:ascii="Calibri" w:eastAsia="Calibri" w:hAnsi="Calibri" w:cs="Calibri"/>
                <w:b/>
                <w:bCs/>
                <w:color w:val="FFFFFF"/>
                <w:sz w:val="16"/>
                <w:szCs w:val="16"/>
              </w:rPr>
              <w:t>GEX source</w:t>
            </w:r>
          </w:p>
        </w:tc>
        <w:tc>
          <w:tcPr>
            <w:tcW w:w="152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6AE62F50" w14:textId="77777777" w:rsidR="003224A7" w:rsidRDefault="003224A7" w:rsidP="003B6AA0">
            <w:r>
              <w:rPr>
                <w:rFonts w:ascii="Calibri" w:eastAsia="Calibri" w:hAnsi="Calibri" w:cs="Calibri"/>
                <w:b/>
                <w:bCs/>
                <w:color w:val="FFFFFF"/>
                <w:sz w:val="16"/>
                <w:szCs w:val="16"/>
              </w:rPr>
              <w:t>Threshold</w:t>
            </w:r>
          </w:p>
        </w:tc>
      </w:tr>
      <w:tr w:rsidR="003224A7" w14:paraId="23A8173F" w14:textId="77777777" w:rsidTr="003B6AA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F62029" w14:textId="77777777" w:rsidR="003224A7" w:rsidRDefault="003224A7" w:rsidP="003B6AA0">
            <w:r>
              <w:rPr>
                <w:rFonts w:ascii="Calibri" w:eastAsia="Calibri" w:hAnsi="Calibri" w:cs="Calibri"/>
                <w:color w:val="111111"/>
                <w:sz w:val="16"/>
                <w:szCs w:val="16"/>
              </w:rPr>
              <w:t>Evidence Coverage Ratio (ECR)</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3C8DB9" w14:textId="77777777" w:rsidR="003224A7" w:rsidRDefault="003224A7" w:rsidP="003B6AA0">
            <w:r>
              <w:rPr>
                <w:rFonts w:ascii="Calibri" w:eastAsia="Calibri" w:hAnsi="Calibri" w:cs="Calibri"/>
                <w:color w:val="111111"/>
                <w:sz w:val="16"/>
                <w:szCs w:val="16"/>
              </w:rPr>
              <w:t>Σ evidenced near-term cost / Σ near-term cost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15E154" w14:textId="77777777" w:rsidR="003224A7" w:rsidRDefault="003224A7" w:rsidP="003B6AA0">
            <w:r>
              <w:rPr>
                <w:rFonts w:ascii="Calibri" w:eastAsia="Calibri" w:hAnsi="Calibri" w:cs="Calibri"/>
                <w:color w:val="111111"/>
                <w:sz w:val="16"/>
                <w:szCs w:val="16"/>
              </w:rPr>
              <w:t>pkg.evidence_refs vs pkg.cost_p50, phase ≤ next</w:t>
            </w:r>
          </w:p>
        </w:tc>
        <w:tc>
          <w:tcPr>
            <w:tcW w:w="1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72154E" w14:textId="77777777" w:rsidR="003224A7" w:rsidRDefault="003224A7" w:rsidP="003B6AA0">
            <w:r>
              <w:rPr>
                <w:rFonts w:ascii="Calibri" w:eastAsia="Calibri" w:hAnsi="Calibri" w:cs="Calibri"/>
                <w:color w:val="111111"/>
                <w:sz w:val="16"/>
                <w:szCs w:val="16"/>
              </w:rPr>
              <w:t>≥ 80% at FEED launch</w:t>
            </w:r>
          </w:p>
        </w:tc>
      </w:tr>
      <w:tr w:rsidR="003224A7" w14:paraId="6E8ACCB7" w14:textId="77777777" w:rsidTr="003B6AA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90916D" w14:textId="77777777" w:rsidR="003224A7" w:rsidRDefault="003224A7" w:rsidP="003B6AA0">
            <w:r>
              <w:rPr>
                <w:rFonts w:ascii="Calibri" w:eastAsia="Calibri" w:hAnsi="Calibri" w:cs="Calibri"/>
                <w:color w:val="111111"/>
                <w:sz w:val="16"/>
                <w:szCs w:val="16"/>
              </w:rPr>
              <w:t>Funding Match Ratio (FMR)</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27A549" w14:textId="77777777" w:rsidR="003224A7" w:rsidRDefault="003224A7" w:rsidP="003B6AA0">
            <w:r>
              <w:rPr>
                <w:rFonts w:ascii="Calibri" w:eastAsia="Calibri" w:hAnsi="Calibri" w:cs="Calibri"/>
                <w:color w:val="111111"/>
                <w:sz w:val="16"/>
                <w:szCs w:val="16"/>
              </w:rPr>
              <w:t>Σ committed eligible capital / Σ next-18mo required spend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FCE58C" w14:textId="77777777" w:rsidR="003224A7" w:rsidRDefault="003224A7" w:rsidP="003B6AA0">
            <w:r>
              <w:rPr>
                <w:rFonts w:ascii="Calibri" w:eastAsia="Calibri" w:hAnsi="Calibri" w:cs="Calibri"/>
                <w:color w:val="111111"/>
                <w:sz w:val="16"/>
                <w:szCs w:val="16"/>
              </w:rPr>
              <w:t>CAPITAL_TRANCHES.committed vs SPEND_WAVE forward</w:t>
            </w:r>
          </w:p>
        </w:tc>
        <w:tc>
          <w:tcPr>
            <w:tcW w:w="1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FEF85D" w14:textId="77777777" w:rsidR="003224A7" w:rsidRDefault="003224A7" w:rsidP="003B6AA0">
            <w:r>
              <w:rPr>
                <w:rFonts w:ascii="Calibri" w:eastAsia="Calibri" w:hAnsi="Calibri" w:cs="Calibri"/>
                <w:color w:val="111111"/>
                <w:sz w:val="16"/>
                <w:szCs w:val="16"/>
              </w:rPr>
              <w:t>≥ 1.0 at G10</w:t>
            </w:r>
          </w:p>
        </w:tc>
      </w:tr>
      <w:tr w:rsidR="003224A7" w14:paraId="483F7B2D" w14:textId="77777777" w:rsidTr="003B6AA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DC8CE1" w14:textId="77777777" w:rsidR="003224A7" w:rsidRDefault="003224A7" w:rsidP="003B6AA0">
            <w:r>
              <w:rPr>
                <w:rFonts w:ascii="Calibri" w:eastAsia="Calibri" w:hAnsi="Calibri" w:cs="Calibri"/>
                <w:color w:val="111111"/>
                <w:sz w:val="16"/>
                <w:szCs w:val="16"/>
              </w:rPr>
              <w:t>De-risking Efficiency (DRE)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156C13" w14:textId="77777777" w:rsidR="003224A7" w:rsidRDefault="003224A7" w:rsidP="003B6AA0">
            <w:r>
              <w:rPr>
                <w:rFonts w:ascii="Calibri" w:eastAsia="Calibri" w:hAnsi="Calibri" w:cs="Calibri"/>
                <w:color w:val="111111"/>
                <w:sz w:val="16"/>
                <w:szCs w:val="16"/>
              </w:rPr>
              <w:t>distinct risk_removed categories / Σ pkg.cost_p50 (normalised)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E01B06" w14:textId="77777777" w:rsidR="003224A7" w:rsidRDefault="003224A7" w:rsidP="003B6AA0">
            <w:r>
              <w:rPr>
                <w:rFonts w:ascii="Calibri" w:eastAsia="Calibri" w:hAnsi="Calibri" w:cs="Calibri"/>
                <w:color w:val="111111"/>
                <w:sz w:val="16"/>
                <w:szCs w:val="16"/>
              </w:rPr>
              <w:t>pkg.risk_removed counts</w:t>
            </w:r>
          </w:p>
        </w:tc>
        <w:tc>
          <w:tcPr>
            <w:tcW w:w="1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799469" w14:textId="77777777" w:rsidR="003224A7" w:rsidRDefault="003224A7" w:rsidP="003B6AA0">
            <w:r>
              <w:rPr>
                <w:rFonts w:ascii="Calibri" w:eastAsia="Calibri" w:hAnsi="Calibri" w:cs="Calibri"/>
                <w:color w:val="111111"/>
                <w:sz w:val="16"/>
                <w:szCs w:val="16"/>
              </w:rPr>
              <w:t>Higher is better, no fixed floor</w:t>
            </w:r>
          </w:p>
        </w:tc>
      </w:tr>
      <w:tr w:rsidR="003224A7" w14:paraId="4196C998" w14:textId="77777777" w:rsidTr="003B6AA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655114" w14:textId="77777777" w:rsidR="003224A7" w:rsidRDefault="003224A7" w:rsidP="003B6AA0">
            <w:r>
              <w:rPr>
                <w:rFonts w:ascii="Calibri" w:eastAsia="Calibri" w:hAnsi="Calibri" w:cs="Calibri"/>
                <w:color w:val="111111"/>
                <w:sz w:val="16"/>
                <w:szCs w:val="16"/>
              </w:rPr>
              <w:t>Revenue Anchor Score (RAS)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E43D0A" w14:textId="77777777" w:rsidR="003224A7" w:rsidRDefault="003224A7" w:rsidP="003B6AA0">
            <w:r>
              <w:rPr>
                <w:rFonts w:ascii="Calibri" w:eastAsia="Calibri" w:hAnsi="Calibri" w:cs="Calibri"/>
                <w:color w:val="111111"/>
                <w:sz w:val="16"/>
                <w:szCs w:val="16"/>
              </w:rPr>
              <w:t>Quality-weighted offtake score 0–100</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067B21" w14:textId="77777777" w:rsidR="003224A7" w:rsidRDefault="003224A7" w:rsidP="003B6AA0">
            <w:r>
              <w:rPr>
                <w:rFonts w:ascii="Calibri" w:eastAsia="Calibri" w:hAnsi="Calibri" w:cs="Calibri"/>
                <w:color w:val="111111"/>
                <w:sz w:val="16"/>
                <w:szCs w:val="16"/>
              </w:rPr>
              <w:t>G4 evidence + counterparty credit</w:t>
            </w:r>
          </w:p>
        </w:tc>
        <w:tc>
          <w:tcPr>
            <w:tcW w:w="1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AE7A4D" w14:textId="77777777" w:rsidR="003224A7" w:rsidRDefault="003224A7" w:rsidP="003B6AA0">
            <w:r>
              <w:rPr>
                <w:rFonts w:ascii="Calibri" w:eastAsia="Calibri" w:hAnsi="Calibri" w:cs="Calibri"/>
                <w:color w:val="111111"/>
                <w:sz w:val="16"/>
                <w:szCs w:val="16"/>
              </w:rPr>
              <w:t>≥ 75 for G10</w:t>
            </w:r>
          </w:p>
        </w:tc>
      </w:tr>
      <w:tr w:rsidR="003224A7" w14:paraId="56DCDD3C" w14:textId="77777777" w:rsidTr="003B6AA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C09C2B" w14:textId="77777777" w:rsidR="003224A7" w:rsidRDefault="003224A7" w:rsidP="003B6AA0">
            <w:r>
              <w:rPr>
                <w:rFonts w:ascii="Calibri" w:eastAsia="Calibri" w:hAnsi="Calibri" w:cs="Calibri"/>
                <w:color w:val="111111"/>
                <w:sz w:val="16"/>
                <w:szCs w:val="16"/>
              </w:rPr>
              <w:t>Technology Integration Exposure (TIE)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33F032" w14:textId="77777777" w:rsidR="003224A7" w:rsidRDefault="003224A7" w:rsidP="003B6AA0">
            <w:r>
              <w:rPr>
                <w:rFonts w:ascii="Calibri" w:eastAsia="Calibri" w:hAnsi="Calibri" w:cs="Calibri"/>
                <w:color w:val="111111"/>
                <w:sz w:val="16"/>
                <w:szCs w:val="16"/>
              </w:rPr>
              <w:t>Share of scope at TRL &lt; 7 or difficult interfaces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926815" w14:textId="77777777" w:rsidR="003224A7" w:rsidRDefault="003224A7" w:rsidP="003B6AA0">
            <w:r>
              <w:rPr>
                <w:rFonts w:ascii="Calibri" w:eastAsia="Calibri" w:hAnsi="Calibri" w:cs="Calibri"/>
                <w:color w:val="111111"/>
                <w:sz w:val="16"/>
                <w:szCs w:val="16"/>
              </w:rPr>
              <w:t>pkg TRL overlay, FEED interface flags</w:t>
            </w:r>
          </w:p>
        </w:tc>
        <w:tc>
          <w:tcPr>
            <w:tcW w:w="1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AFD721" w14:textId="77777777" w:rsidR="003224A7" w:rsidRDefault="003224A7" w:rsidP="003B6AA0">
            <w:r>
              <w:rPr>
                <w:rFonts w:ascii="Calibri" w:eastAsia="Calibri" w:hAnsi="Calibri" w:cs="Calibri"/>
                <w:color w:val="111111"/>
                <w:sz w:val="16"/>
                <w:szCs w:val="16"/>
              </w:rPr>
              <w:t>≤ 25% before FID sanction</w:t>
            </w:r>
          </w:p>
        </w:tc>
      </w:tr>
    </w:tbl>
    <w:p w14:paraId="7AC49A8F" w14:textId="77777777" w:rsidR="00D97002" w:rsidRDefault="00000000">
      <w:pPr>
        <w:spacing w:before="80" w:after="80"/>
        <w:rPr>
          <w:ins w:id="198" w:author="Claude" w:date="2026-09-30T15:00:00Z"/>
        </w:rPr>
      </w:pPr>
      <w:ins w:id="199" w:author="Claude" w:date="2026-09-30T15:00:00Z">
        <w:r>
          <w:rPr>
            <w:b/>
            <w:bCs/>
          </w:rPr>
          <w:t>Status (v4.5).</w:t>
        </w:r>
        <w:r>
          <w:t xml:space="preserve"> Two metric sets exist, this one and the retired Bridge v6’s, with conflicting thresholds and a mis-defined ECR; none is canonical, so they stay out of client material (decision D11). “RAS ≥ 75 for G10” is not an engine rule: Financeable needs an effective offtake at O7 (project finance) or O5 (balance sheet). Any score here must be derived, never typed (D4).</w:t>
        </w:r>
      </w:ins>
    </w:p>
    <w:p w14:paraId="7220353D" w14:textId="77777777" w:rsidR="003224A7" w:rsidRDefault="003224A7" w:rsidP="003224A7">
      <w:pPr>
        <w:spacing w:after="100"/>
      </w:pPr>
    </w:p>
    <w:p w14:paraId="58A75B52" w14:textId="1B24BB6F" w:rsidR="003224A7" w:rsidRDefault="00622574" w:rsidP="00622574">
      <w:pPr>
        <w:pStyle w:val="Heading5"/>
      </w:pPr>
      <w:r>
        <w:t>5.11 pre_cod_metrics.py Latest Implementation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224A7" w14:paraId="292556EF" w14:textId="77777777" w:rsidTr="003B6AA0">
        <w:tc>
          <w:tcPr>
            <w:tcW w:w="972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60" w:type="dxa"/>
              <w:bottom w:w="100" w:type="dxa"/>
              <w:right w:w="160" w:type="dxa"/>
            </w:tcMar>
          </w:tcPr>
          <w:p w14:paraId="276743DD" w14:textId="77777777" w:rsidR="003224A7" w:rsidRDefault="003224A7" w:rsidP="003B6AA0">
            <w:r>
              <w:rPr>
                <w:rFonts w:ascii="Consolas" w:eastAsia="Consolas" w:hAnsi="Consolas" w:cs="Consolas"/>
                <w:color w:val="111111"/>
                <w:sz w:val="16"/>
                <w:szCs w:val="16"/>
              </w:rPr>
              <w:t># gex_pf_engine/core/pre_cod_metrics.py</w:t>
            </w:r>
          </w:p>
          <w:p w14:paraId="3FA33E6A" w14:textId="77777777" w:rsidR="003224A7" w:rsidRDefault="003224A7" w:rsidP="003B6AA0">
            <w:r>
              <w:rPr>
                <w:rFonts w:ascii="Consolas" w:eastAsia="Consolas" w:hAnsi="Consolas" w:cs="Consolas"/>
                <w:color w:val="111111"/>
                <w:sz w:val="16"/>
                <w:szCs w:val="16"/>
              </w:rPr>
              <w:t>from typing import Tuple</w:t>
            </w:r>
          </w:p>
          <w:p w14:paraId="749E4D22" w14:textId="77777777" w:rsidR="003224A7" w:rsidRDefault="003224A7" w:rsidP="003B6AA0">
            <w:r>
              <w:rPr>
                <w:rFonts w:ascii="Consolas" w:eastAsia="Consolas" w:hAnsi="Consolas" w:cs="Consolas"/>
                <w:color w:val="111111"/>
                <w:sz w:val="16"/>
                <w:szCs w:val="16"/>
              </w:rPr>
              <w:t>from dataclasses import dataclass</w:t>
            </w:r>
          </w:p>
          <w:p w14:paraId="78020F61" w14:textId="77777777" w:rsidR="003224A7" w:rsidRDefault="003224A7" w:rsidP="003B6AA0"/>
          <w:p w14:paraId="0214EA2A" w14:textId="77777777" w:rsidR="003224A7" w:rsidRDefault="003224A7" w:rsidP="003B6AA0">
            <w:r>
              <w:rPr>
                <w:rFonts w:ascii="Consolas" w:eastAsia="Consolas" w:hAnsi="Consolas" w:cs="Consolas"/>
                <w:color w:val="111111"/>
                <w:sz w:val="16"/>
                <w:szCs w:val="16"/>
              </w:rPr>
              <w:t>@dataclass</w:t>
            </w:r>
          </w:p>
          <w:p w14:paraId="7767EC5A" w14:textId="77777777" w:rsidR="003224A7" w:rsidRDefault="003224A7" w:rsidP="003B6AA0">
            <w:r>
              <w:rPr>
                <w:rFonts w:ascii="Consolas" w:eastAsia="Consolas" w:hAnsi="Consolas" w:cs="Consolas"/>
                <w:color w:val="111111"/>
                <w:sz w:val="16"/>
                <w:szCs w:val="16"/>
              </w:rPr>
              <w:t>class PreCODSnapshot:</w:t>
            </w:r>
          </w:p>
          <w:p w14:paraId="68E32125" w14:textId="77777777" w:rsidR="003224A7" w:rsidRDefault="003224A7" w:rsidP="003B6AA0">
            <w:r>
              <w:rPr>
                <w:rFonts w:ascii="Consolas" w:eastAsia="Consolas" w:hAnsi="Consolas" w:cs="Consolas"/>
                <w:color w:val="111111"/>
                <w:sz w:val="16"/>
                <w:szCs w:val="16"/>
              </w:rPr>
              <w:t xml:space="preserve">    ecr: float       # Evidence Coverage Ratio</w:t>
            </w:r>
          </w:p>
          <w:p w14:paraId="6C7B814C" w14:textId="77777777" w:rsidR="003224A7" w:rsidRDefault="003224A7" w:rsidP="003B6AA0">
            <w:r>
              <w:rPr>
                <w:rFonts w:ascii="Consolas" w:eastAsia="Consolas" w:hAnsi="Consolas" w:cs="Consolas"/>
                <w:color w:val="111111"/>
                <w:sz w:val="16"/>
                <w:szCs w:val="16"/>
              </w:rPr>
              <w:t xml:space="preserve">    fmr: float       # Funding Match Ratio</w:t>
            </w:r>
          </w:p>
          <w:p w14:paraId="591C4049" w14:textId="77777777" w:rsidR="003224A7" w:rsidRDefault="003224A7" w:rsidP="003B6AA0">
            <w:r>
              <w:rPr>
                <w:rFonts w:ascii="Consolas" w:eastAsia="Consolas" w:hAnsi="Consolas" w:cs="Consolas"/>
                <w:color w:val="111111"/>
                <w:sz w:val="16"/>
                <w:szCs w:val="16"/>
              </w:rPr>
              <w:t xml:space="preserve">    dre: float       # De-risking Efficiency</w:t>
            </w:r>
          </w:p>
          <w:p w14:paraId="2BDB1E24" w14:textId="77777777" w:rsidR="003224A7" w:rsidRDefault="003224A7" w:rsidP="003B6AA0">
            <w:r>
              <w:rPr>
                <w:rFonts w:ascii="Consolas" w:eastAsia="Consolas" w:hAnsi="Consolas" w:cs="Consolas"/>
                <w:color w:val="111111"/>
                <w:sz w:val="16"/>
                <w:szCs w:val="16"/>
              </w:rPr>
              <w:t xml:space="preserve">    ras: int         # Revenue Anchor Score (0-100)</w:t>
            </w:r>
          </w:p>
          <w:p w14:paraId="10201AF4" w14:textId="77777777" w:rsidR="003224A7" w:rsidRDefault="003224A7" w:rsidP="003B6AA0">
            <w:r>
              <w:rPr>
                <w:rFonts w:ascii="Consolas" w:eastAsia="Consolas" w:hAnsi="Consolas" w:cs="Consolas"/>
                <w:color w:val="111111"/>
                <w:sz w:val="16"/>
                <w:szCs w:val="16"/>
              </w:rPr>
              <w:t xml:space="preserve">    tie: float       # Technology Integration Exposure</w:t>
            </w:r>
          </w:p>
          <w:p w14:paraId="3AB6CE3E" w14:textId="77777777" w:rsidR="003224A7" w:rsidRDefault="003224A7" w:rsidP="003B6AA0">
            <w:r>
              <w:rPr>
                <w:rFonts w:ascii="Consolas" w:eastAsia="Consolas" w:hAnsi="Consolas" w:cs="Consolas"/>
                <w:color w:val="111111"/>
                <w:sz w:val="16"/>
                <w:szCs w:val="16"/>
              </w:rPr>
              <w:t xml:space="preserve">    g10_ready: bool  # ECR&gt;=0.8 AND FMR&gt;=1.0 AND RAS&gt;=75 AND TIE&lt;=0.25</w:t>
            </w:r>
          </w:p>
          <w:p w14:paraId="121304EE" w14:textId="77777777" w:rsidR="003224A7" w:rsidRDefault="003224A7" w:rsidP="003B6AA0"/>
          <w:p w14:paraId="7EB0E138" w14:textId="77777777" w:rsidR="003224A7" w:rsidRDefault="003224A7" w:rsidP="003B6AA0">
            <w:r>
              <w:rPr>
                <w:rFonts w:ascii="Consolas" w:eastAsia="Consolas" w:hAnsi="Consolas" w:cs="Consolas"/>
                <w:color w:val="111111"/>
                <w:sz w:val="16"/>
                <w:szCs w:val="16"/>
              </w:rPr>
              <w:t>def compute_pre_cod_snapshot(project_id: str) -&gt; PreCODSnapshot: ...</w:t>
            </w:r>
          </w:p>
          <w:p w14:paraId="62BD1B7A" w14:textId="77777777" w:rsidR="003224A7" w:rsidRDefault="003224A7" w:rsidP="003B6AA0">
            <w:r>
              <w:rPr>
                <w:rFonts w:ascii="Consolas" w:eastAsia="Consolas" w:hAnsi="Consolas" w:cs="Consolas"/>
                <w:color w:val="111111"/>
                <w:sz w:val="16"/>
                <w:szCs w:val="16"/>
              </w:rPr>
              <w:t>def evidence_coverage_ratio(project_id: str, horizon_months: int = 18) -&gt; float: ...</w:t>
            </w:r>
          </w:p>
          <w:p w14:paraId="0BD3F429" w14:textId="77777777" w:rsidR="003224A7" w:rsidRDefault="003224A7" w:rsidP="003B6AA0">
            <w:r>
              <w:rPr>
                <w:rFonts w:ascii="Consolas" w:eastAsia="Consolas" w:hAnsi="Consolas" w:cs="Consolas"/>
                <w:color w:val="111111"/>
                <w:sz w:val="16"/>
                <w:szCs w:val="16"/>
              </w:rPr>
              <w:t>def funding_match_ratio(project_id: str, horizon_months: int = 18) -&gt; float: ...</w:t>
            </w:r>
          </w:p>
          <w:p w14:paraId="5D4A7E64" w14:textId="77777777" w:rsidR="003224A7" w:rsidRDefault="003224A7" w:rsidP="003B6AA0">
            <w:r>
              <w:rPr>
                <w:rFonts w:ascii="Consolas" w:eastAsia="Consolas" w:hAnsi="Consolas" w:cs="Consolas"/>
                <w:color w:val="111111"/>
                <w:sz w:val="16"/>
                <w:szCs w:val="16"/>
              </w:rPr>
              <w:t>def de_risking_efficiency(project_id: str) -&gt; float: ...</w:t>
            </w:r>
          </w:p>
          <w:p w14:paraId="0DDFB6B2" w14:textId="77777777" w:rsidR="003224A7" w:rsidRDefault="003224A7" w:rsidP="003B6AA0">
            <w:r>
              <w:rPr>
                <w:rFonts w:ascii="Consolas" w:eastAsia="Consolas" w:hAnsi="Consolas" w:cs="Consolas"/>
                <w:color w:val="111111"/>
                <w:sz w:val="16"/>
                <w:szCs w:val="16"/>
              </w:rPr>
              <w:t>def revenue_anchor_score(project_id: str) -&gt; int: ...</w:t>
            </w:r>
          </w:p>
          <w:p w14:paraId="5A708183" w14:textId="77777777" w:rsidR="003224A7" w:rsidRDefault="003224A7" w:rsidP="003B6AA0">
            <w:r>
              <w:rPr>
                <w:rFonts w:ascii="Consolas" w:eastAsia="Consolas" w:hAnsi="Consolas" w:cs="Consolas"/>
                <w:color w:val="111111"/>
                <w:sz w:val="16"/>
                <w:szCs w:val="16"/>
              </w:rPr>
              <w:t>def technology_integration_exposure(project_id: str) -&gt; float: ...</w:t>
            </w:r>
          </w:p>
        </w:tc>
      </w:tr>
    </w:tbl>
    <w:p w14:paraId="1884C839" w14:textId="77777777" w:rsidR="003224A7" w:rsidRDefault="003224A7" w:rsidP="003224A7">
      <w:pPr>
        <w:spacing w:after="100"/>
      </w:pPr>
    </w:p>
    <w:p w14:paraId="3901EB6E" w14:textId="4AF20AA3" w:rsidR="00F6054B" w:rsidRPr="00F6054B" w:rsidRDefault="00622574" w:rsidP="00622574">
      <w:pPr>
        <w:pStyle w:val="Heading5"/>
      </w:pPr>
      <w:r>
        <w:t>5.11  Capital Instruments Field List (work in progress)</w:t>
      </w:r>
    </w:p>
    <w:p w14:paraId="19B1A1B2" w14:textId="77777777" w:rsidR="00F6054B" w:rsidRDefault="00F6054B" w:rsidP="00F6054B">
      <w:pPr>
        <w:pStyle w:val="Default"/>
        <w:suppressAutoHyphens/>
        <w:spacing w:line="240" w:lineRule="auto"/>
        <w:rPr>
          <w:rFonts w:ascii="Helvetica Neue UltraLight" w:eastAsia="Helvetica Neue UltraLight" w:hAnsi="Helvetica Neue UltraLight" w:cs="Helvetica Neue UltraLight"/>
          <w:sz w:val="22"/>
          <w:szCs w:val="22"/>
        </w:rPr>
      </w:pPr>
      <w:r>
        <w:rPr>
          <w:b/>
          <w:bCs/>
          <w:sz w:val="22"/>
          <w:szCs w:val="22"/>
        </w:rPr>
        <w:t>Grants</w:t>
      </w:r>
      <w:r>
        <w:rPr>
          <w:rFonts w:ascii="Helvetica Neue UltraLight" w:hAnsi="Helvetica Neue UltraLight"/>
          <w:sz w:val="22"/>
          <w:szCs w:val="22"/>
          <w:lang w:val="en-GB"/>
        </w:rPr>
        <w:t>(</w:t>
      </w:r>
      <w:r>
        <w:rPr>
          <w:rFonts w:ascii="Helvetica Neue UltraLight" w:hAnsi="Helvetica Neue UltraLight"/>
          <w:sz w:val="22"/>
          <w:szCs w:val="22"/>
          <w:lang w:val="en-US"/>
        </w:rPr>
        <w:t>Technical Assistance</w:t>
      </w:r>
      <w:r>
        <w:rPr>
          <w:rFonts w:ascii="Helvetica Neue UltraLight" w:hAnsi="Helvetica Neue UltraLight"/>
          <w:sz w:val="22"/>
          <w:szCs w:val="22"/>
          <w:lang w:val="en-GB"/>
        </w:rPr>
        <w:t>,</w:t>
      </w:r>
      <w:r>
        <w:rPr>
          <w:rFonts w:ascii="Helvetica Neue UltraLight" w:hAnsi="Helvetica Neue UltraLight"/>
          <w:sz w:val="22"/>
          <w:szCs w:val="22"/>
          <w:lang w:val="en-US"/>
        </w:rPr>
        <w:t>Non-reimbursable funding.', flow: 'Design &amp; Feasibility Support', decision: 'Policy Compliance Check', footer: 'First-Loss Position' },</w:t>
      </w:r>
    </w:p>
    <w:p w14:paraId="4E94EF1F" w14:textId="77777777" w:rsidR="00F6054B" w:rsidRDefault="00F6054B" w:rsidP="00F6054B">
      <w:pPr>
        <w:pStyle w:val="Default"/>
        <w:suppressAutoHyphens/>
        <w:spacing w:line="240" w:lineRule="auto"/>
        <w:rPr>
          <w:rFonts w:ascii="Helvetica Neue UltraLight" w:eastAsia="Helvetica Neue UltraLight" w:hAnsi="Helvetica Neue UltraLight" w:cs="Helvetica Neue UltraLight"/>
          <w:sz w:val="22"/>
          <w:szCs w:val="22"/>
        </w:rPr>
      </w:pPr>
      <w:r>
        <w:rPr>
          <w:b/>
          <w:bCs/>
          <w:sz w:val="22"/>
          <w:szCs w:val="22"/>
          <w:lang w:val="en-US"/>
        </w:rPr>
        <w:t>Concessional Debt</w:t>
      </w:r>
      <w:r>
        <w:rPr>
          <w:b/>
          <w:bCs/>
          <w:sz w:val="22"/>
          <w:szCs w:val="22"/>
          <w:lang w:val="en-GB"/>
        </w:rPr>
        <w:t>.(</w:t>
      </w:r>
      <w:r>
        <w:rPr>
          <w:rFonts w:ascii="Helvetica Neue UltraLight" w:hAnsi="Helvetica Neue UltraLight"/>
          <w:sz w:val="22"/>
          <w:szCs w:val="22"/>
        </w:rPr>
        <w:t>Soft Loans</w:t>
      </w:r>
      <w:r>
        <w:rPr>
          <w:rFonts w:ascii="Helvetica Neue UltraLight" w:hAnsi="Helvetica Neue UltraLight"/>
          <w:sz w:val="22"/>
          <w:szCs w:val="22"/>
          <w:lang w:val="en-GB"/>
        </w:rPr>
        <w:t xml:space="preserve">, </w:t>
      </w:r>
      <w:r>
        <w:rPr>
          <w:rFonts w:ascii="Helvetica Neue UltraLight" w:hAnsi="Helvetica Neue UltraLight"/>
          <w:sz w:val="22"/>
          <w:szCs w:val="22"/>
          <w:lang w:val="en-US"/>
        </w:rPr>
        <w:t>Below-market terms, longer grace periods</w:t>
      </w:r>
      <w:r>
        <w:rPr>
          <w:rFonts w:ascii="Helvetica Neue UltraLight" w:hAnsi="Helvetica Neue UltraLight"/>
          <w:sz w:val="22"/>
          <w:szCs w:val="22"/>
          <w:lang w:val="en-GB"/>
        </w:rPr>
        <w:t xml:space="preserve">, interest: Euribor + 1-2%, </w:t>
      </w:r>
      <w:r>
        <w:rPr>
          <w:rFonts w:ascii="Helvetica Neue UltraLight" w:hAnsi="Helvetica Neue UltraLight"/>
          <w:sz w:val="22"/>
          <w:szCs w:val="22"/>
          <w:lang w:val="en-US"/>
        </w:rPr>
        <w:t xml:space="preserve">ESG Milestone Review, exit: Covenant Breach, footer: 'Second-Loss Position' </w:t>
      </w:r>
    </w:p>
    <w:p w14:paraId="42A660B6" w14:textId="77777777" w:rsidR="00F6054B" w:rsidRDefault="00F6054B" w:rsidP="00F6054B">
      <w:pPr>
        <w:pStyle w:val="Default"/>
        <w:suppressAutoHyphens/>
        <w:spacing w:line="240" w:lineRule="auto"/>
        <w:rPr>
          <w:rFonts w:ascii="Helvetica Neue UltraLight" w:eastAsia="Helvetica Neue UltraLight" w:hAnsi="Helvetica Neue UltraLight" w:cs="Helvetica Neue UltraLight"/>
          <w:sz w:val="22"/>
          <w:szCs w:val="22"/>
        </w:rPr>
      </w:pPr>
      <w:r>
        <w:rPr>
          <w:b/>
          <w:bCs/>
          <w:sz w:val="22"/>
          <w:szCs w:val="22"/>
          <w:lang w:val="en-US"/>
        </w:rPr>
        <w:t>'DFI Investment</w:t>
      </w:r>
      <w:r>
        <w:rPr>
          <w:rFonts w:ascii="Helvetica Neue UltraLight" w:hAnsi="Helvetica Neue UltraLight"/>
          <w:sz w:val="22"/>
          <w:szCs w:val="22"/>
          <w:lang w:val="en-US"/>
        </w:rPr>
        <w:t>', class: 'dfi', title: 'Development Finance', description: 'Patient capital with development mandate.', flow: '7-10 Year Horizon', decision: 'Board Representation', exit: 'Impact Targets Missed', footer: 'Risk-Sharing Position' },</w:t>
      </w:r>
    </w:p>
    <w:p w14:paraId="03D907E7" w14:textId="77777777" w:rsidR="00F6054B" w:rsidRDefault="00F6054B" w:rsidP="00F6054B">
      <w:pPr>
        <w:pStyle w:val="Default"/>
        <w:suppressAutoHyphens/>
        <w:spacing w:line="240" w:lineRule="auto"/>
        <w:rPr>
          <w:rFonts w:ascii="Helvetica Neue UltraLight" w:eastAsia="Helvetica Neue UltraLight" w:hAnsi="Helvetica Neue UltraLight" w:cs="Helvetica Neue UltraLight"/>
          <w:sz w:val="22"/>
          <w:szCs w:val="22"/>
        </w:rPr>
      </w:pPr>
      <w:r>
        <w:rPr>
          <w:b/>
          <w:bCs/>
          <w:sz w:val="22"/>
          <w:szCs w:val="22"/>
          <w:lang w:val="it-IT"/>
        </w:rPr>
        <w:t>Mezzanine Finance</w:t>
      </w:r>
      <w:r>
        <w:rPr>
          <w:rFonts w:ascii="Helvetica Neue UltraLight" w:hAnsi="Helvetica Neue UltraLight"/>
          <w:sz w:val="22"/>
          <w:szCs w:val="22"/>
          <w:lang w:val="en-US"/>
        </w:rPr>
        <w:t>', class: 'mezz', title: 'Subordinated Debt', description: 'Higher yield, junior to senior debt.', flow: 'IRR Target: 12-15%', decision: 'Technology Validation', exit: 'DSCR Below 1.2x', footer: 'Mid-Risk Position' },</w:t>
      </w:r>
    </w:p>
    <w:p w14:paraId="3810DDF8" w14:textId="77777777" w:rsidR="00F6054B" w:rsidRDefault="00F6054B" w:rsidP="00F6054B">
      <w:pPr>
        <w:pStyle w:val="Default"/>
        <w:suppressAutoHyphens/>
        <w:spacing w:line="240" w:lineRule="auto"/>
        <w:rPr>
          <w:rFonts w:ascii="Helvetica Neue UltraLight" w:eastAsia="Helvetica Neue UltraLight" w:hAnsi="Helvetica Neue UltraLight" w:cs="Helvetica Neue UltraLight"/>
          <w:sz w:val="22"/>
          <w:szCs w:val="22"/>
        </w:rPr>
      </w:pPr>
      <w:r>
        <w:rPr>
          <w:rFonts w:ascii="Helvetica Neue UltraLight" w:hAnsi="Helvetica Neue UltraLight"/>
          <w:sz w:val="22"/>
          <w:szCs w:val="22"/>
        </w:rPr>
        <w:t xml:space="preserve"> </w:t>
      </w:r>
      <w:r>
        <w:rPr>
          <w:b/>
          <w:bCs/>
          <w:sz w:val="22"/>
          <w:szCs w:val="22"/>
          <w:lang w:val="en-GB"/>
        </w:rPr>
        <w:t>Senior Debt</w:t>
      </w:r>
      <w:r>
        <w:rPr>
          <w:rFonts w:ascii="Helvetica Neue UltraLight" w:hAnsi="Helvetica Neue UltraLight"/>
          <w:sz w:val="22"/>
          <w:szCs w:val="22"/>
          <w:lang w:val="en-US"/>
        </w:rPr>
        <w:t>', class: 'senior', title: 'Commercial Loans', description: 'Market-rate debt with priority repayment.', flow: 'Fixed Rate: SOFR + 3-4%', decision: 'Security Package Review', exit: 'Payment Default', footer: 'Senior Security Position' },</w:t>
      </w:r>
    </w:p>
    <w:p w14:paraId="7A203DA5" w14:textId="77777777" w:rsidR="00F6054B" w:rsidRDefault="00F6054B" w:rsidP="00F6054B">
      <w:pPr>
        <w:pStyle w:val="Default"/>
        <w:suppressAutoHyphens/>
        <w:spacing w:line="240" w:lineRule="auto"/>
        <w:rPr>
          <w:rFonts w:ascii="Helvetica Neue UltraLight" w:eastAsia="Helvetica Neue UltraLight" w:hAnsi="Helvetica Neue UltraLight" w:cs="Helvetica Neue UltraLight"/>
          <w:sz w:val="22"/>
          <w:szCs w:val="22"/>
        </w:rPr>
      </w:pPr>
      <w:r>
        <w:rPr>
          <w:b/>
          <w:bCs/>
          <w:sz w:val="22"/>
          <w:szCs w:val="22"/>
          <w:lang w:val="en-US"/>
        </w:rPr>
        <w:t>Equity Investment</w:t>
      </w:r>
      <w:r>
        <w:rPr>
          <w:rFonts w:ascii="Helvetica Neue UltraLight" w:hAnsi="Helvetica Neue UltraLight"/>
          <w:sz w:val="22"/>
          <w:szCs w:val="22"/>
          <w:lang w:val="en-US"/>
        </w:rPr>
        <w:t xml:space="preserve">', class: 'equity', title: 'Project Sponsors', description: 'Risk capital with upside potential.', flow: 'Target ROE: 18-22%', decision: 'Strategic Direction', exit: 'Sale/IPO Options', footer: 'Residual Claim Position' } </w:t>
      </w:r>
    </w:p>
    <w:p w14:paraId="711C4AA4" w14:textId="4D07E799" w:rsidR="003224A7" w:rsidRPr="00C57E54" w:rsidRDefault="00622574" w:rsidP="00C57E54">
      <w:pPr>
        <w:pStyle w:val="Heading2"/>
      </w:pPr>
      <w:bookmarkStart w:id="200" w:name="_4.7__"/>
      <w:bookmarkStart w:id="201" w:name="_Toc241592216"/>
      <w:bookmarkEnd w:id="200"/>
      <w:r>
        <w:t xml:space="preserve">6   </w:t>
      </w:r>
      <w:hyperlink w:anchor="_4.7__" w:history="1">
        <w:r>
          <w:rPr>
            <w:rStyle w:val="Hyperlink"/>
            <w:color w:val="4F4F00"/>
            <w:u w:val="none"/>
          </w:rPr>
          <w:t>Verification Taxonomy</w:t>
        </w:r>
        <w:bookmarkEnd w:id="201"/>
        <w:r>
          <w:rPr>
            <w:rStyle w:val="Hyperlink"/>
            <w:color w:val="4F4F00"/>
            <w:u w:val="none"/>
          </w:rPr>
          <w:t xml:space="preserve"> </w:t>
        </w:r>
      </w:hyperlink>
    </w:p>
    <w:p w14:paraId="65687B53" w14:textId="77777777" w:rsidR="003224A7" w:rsidRDefault="003224A7" w:rsidP="003224A7">
      <w:pPr>
        <w:spacing w:before="60" w:after="100" w:line="260" w:lineRule="auto"/>
      </w:pPr>
      <w:r>
        <w:rPr>
          <w:rFonts w:ascii="Calibri" w:eastAsia="Calibri" w:hAnsi="Calibri" w:cs="Calibri"/>
          <w:b/>
          <w:bCs/>
          <w:color w:val="111111"/>
          <w:sz w:val="20"/>
          <w:szCs w:val="20"/>
        </w:rPr>
        <w:lastRenderedPageBreak/>
        <w:t xml:space="preserve">Reconciles v6.0 reform (March 25 work) with v3.1 evidence_refs.  </w:t>
      </w:r>
      <w:r>
        <w:rPr>
          <w:rFonts w:ascii="Calibri" w:eastAsia="Calibri" w:hAnsi="Calibri" w:cs="Calibri"/>
          <w:color w:val="111111"/>
          <w:sz w:val="20"/>
          <w:szCs w:val="20"/>
        </w:rPr>
        <w:t>evidence_refs is tamper-evidence: a SHA-256 chain proving an artefact has not been altered. Verification state is decision-evidence: who has reviewed this artefact and at what depth. The two are orthogonal and both required.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2500"/>
        <w:gridCol w:w="2020"/>
      </w:tblGrid>
      <w:tr w:rsidR="003224A7" w14:paraId="3FB00D9B" w14:textId="77777777" w:rsidTr="003B6AA0">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745001D4" w14:textId="77777777" w:rsidR="003224A7" w:rsidRDefault="003224A7" w:rsidP="003B6AA0">
            <w:r>
              <w:rPr>
                <w:rFonts w:ascii="Calibri" w:eastAsia="Calibri" w:hAnsi="Calibri" w:cs="Calibri"/>
                <w:b/>
                <w:bCs/>
                <w:color w:val="FFFFFF"/>
                <w:sz w:val="16"/>
                <w:szCs w:val="16"/>
              </w:rPr>
              <w:t>State</w:t>
            </w:r>
          </w:p>
        </w:tc>
        <w:tc>
          <w:tcPr>
            <w:tcW w:w="35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3C632AAF" w14:textId="77777777" w:rsidR="003224A7" w:rsidRDefault="003224A7" w:rsidP="003B6AA0">
            <w:r>
              <w:rPr>
                <w:rFonts w:ascii="Calibri" w:eastAsia="Calibri" w:hAnsi="Calibri" w:cs="Calibri"/>
                <w:b/>
                <w:bCs/>
                <w:color w:val="FFFFFF"/>
                <w:sz w:val="16"/>
                <w:szCs w:val="16"/>
              </w:rPr>
              <w:t>Definition</w:t>
            </w:r>
          </w:p>
        </w:tc>
        <w:tc>
          <w:tcPr>
            <w:tcW w:w="25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43696167" w14:textId="77777777" w:rsidR="003224A7" w:rsidRDefault="003224A7" w:rsidP="003B6AA0">
            <w:r>
              <w:rPr>
                <w:rFonts w:ascii="Calibri" w:eastAsia="Calibri" w:hAnsi="Calibri" w:cs="Calibri"/>
                <w:b/>
                <w:bCs/>
                <w:color w:val="FFFFFF"/>
                <w:sz w:val="16"/>
                <w:szCs w:val="16"/>
              </w:rPr>
              <w:t>Who can advance</w:t>
            </w:r>
          </w:p>
        </w:tc>
        <w:tc>
          <w:tcPr>
            <w:tcW w:w="202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3CCA807D" w14:textId="77777777" w:rsidR="003224A7" w:rsidRDefault="003224A7" w:rsidP="003B6AA0">
            <w:r>
              <w:rPr>
                <w:rFonts w:ascii="Calibri" w:eastAsia="Calibri" w:hAnsi="Calibri" w:cs="Calibri"/>
                <w:b/>
                <w:bCs/>
                <w:color w:val="FFFFFF"/>
                <w:sz w:val="16"/>
                <w:szCs w:val="16"/>
              </w:rPr>
              <w:t>Where it appears</w:t>
            </w:r>
          </w:p>
        </w:tc>
      </w:tr>
      <w:tr w:rsidR="003224A7" w14:paraId="7BBC0442" w14:textId="77777777" w:rsidTr="003B6AA0">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06D71D" w14:textId="77777777" w:rsidR="003224A7" w:rsidRDefault="003224A7" w:rsidP="003B6AA0">
            <w:r>
              <w:rPr>
                <w:rFonts w:ascii="Calibri" w:eastAsia="Calibri" w:hAnsi="Calibri" w:cs="Calibri"/>
                <w:color w:val="111111"/>
                <w:sz w:val="16"/>
                <w:szCs w:val="16"/>
              </w:rPr>
              <w:t>UNVERIFIED</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774B48" w14:textId="77777777" w:rsidR="003224A7" w:rsidRDefault="003224A7" w:rsidP="003B6AA0">
            <w:r>
              <w:rPr>
                <w:rFonts w:ascii="Calibri" w:eastAsia="Calibri" w:hAnsi="Calibri" w:cs="Calibri"/>
                <w:color w:val="111111"/>
                <w:sz w:val="16"/>
                <w:szCs w:val="16"/>
              </w:rPr>
              <w:t>Created by author, not yet submitted for review</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8FB12B" w14:textId="77777777" w:rsidR="003224A7" w:rsidRDefault="003224A7" w:rsidP="003B6AA0">
            <w:r>
              <w:rPr>
                <w:rFonts w:ascii="Calibri" w:eastAsia="Calibri" w:hAnsi="Calibri" w:cs="Calibri"/>
                <w:color w:val="111111"/>
                <w:sz w:val="16"/>
                <w:szCs w:val="16"/>
              </w:rPr>
              <w:t>PRODUCER, EQUITY_SPONSOR</w:t>
            </w:r>
          </w:p>
        </w:tc>
        <w:tc>
          <w:tcPr>
            <w:tcW w:w="2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8C9850" w14:textId="77777777" w:rsidR="003224A7" w:rsidRDefault="003224A7" w:rsidP="003B6AA0">
            <w:r>
              <w:rPr>
                <w:rFonts w:ascii="Calibri" w:eastAsia="Calibri" w:hAnsi="Calibri" w:cs="Calibri"/>
                <w:color w:val="111111"/>
                <w:sz w:val="16"/>
                <w:szCs w:val="16"/>
              </w:rPr>
              <w:t>Default state on creation</w:t>
            </w:r>
          </w:p>
        </w:tc>
      </w:tr>
      <w:tr w:rsidR="003224A7" w14:paraId="12F6B230" w14:textId="77777777" w:rsidTr="003B6AA0">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FC57F3" w14:textId="77777777" w:rsidR="003224A7" w:rsidRDefault="003224A7" w:rsidP="003B6AA0">
            <w:r>
              <w:rPr>
                <w:rFonts w:ascii="Calibri" w:eastAsia="Calibri" w:hAnsi="Calibri" w:cs="Calibri"/>
                <w:color w:val="111111"/>
                <w:sz w:val="16"/>
                <w:szCs w:val="16"/>
              </w:rPr>
              <w:t>SUBMITTED</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C70EC5" w14:textId="77777777" w:rsidR="003224A7" w:rsidRDefault="003224A7" w:rsidP="003B6AA0">
            <w:r>
              <w:rPr>
                <w:rFonts w:ascii="Calibri" w:eastAsia="Calibri" w:hAnsi="Calibri" w:cs="Calibri"/>
                <w:color w:val="111111"/>
                <w:sz w:val="16"/>
                <w:szCs w:val="16"/>
              </w:rPr>
              <w:t>Author has flagged for reviewer attention; reviewer assigned</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8E8164" w14:textId="77777777" w:rsidR="003224A7" w:rsidRDefault="003224A7" w:rsidP="003B6AA0">
            <w:r>
              <w:rPr>
                <w:rFonts w:ascii="Calibri" w:eastAsia="Calibri" w:hAnsi="Calibri" w:cs="Calibri"/>
                <w:color w:val="111111"/>
                <w:sz w:val="16"/>
                <w:szCs w:val="16"/>
              </w:rPr>
              <w:t>PRODUCER → reviewer</w:t>
            </w:r>
          </w:p>
        </w:tc>
        <w:tc>
          <w:tcPr>
            <w:tcW w:w="2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06D3C3" w14:textId="77777777" w:rsidR="003224A7" w:rsidRDefault="003224A7" w:rsidP="003B6AA0">
            <w:r>
              <w:rPr>
                <w:rFonts w:ascii="Calibri" w:eastAsia="Calibri" w:hAnsi="Calibri" w:cs="Calibri"/>
                <w:color w:val="111111"/>
                <w:sz w:val="16"/>
                <w:szCs w:val="16"/>
              </w:rPr>
              <w:t>Reviewer queue entry</w:t>
            </w:r>
          </w:p>
        </w:tc>
      </w:tr>
      <w:tr w:rsidR="003224A7" w14:paraId="36738073" w14:textId="77777777" w:rsidTr="003B6AA0">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1EA6D1" w14:textId="77777777" w:rsidR="003224A7" w:rsidRDefault="003224A7" w:rsidP="003B6AA0">
            <w:r>
              <w:rPr>
                <w:rFonts w:ascii="Calibri" w:eastAsia="Calibri" w:hAnsi="Calibri" w:cs="Calibri"/>
                <w:color w:val="111111"/>
                <w:sz w:val="16"/>
                <w:szCs w:val="16"/>
              </w:rPr>
              <w:t>CONFIRMED</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F26F6D" w14:textId="77777777" w:rsidR="003224A7" w:rsidRDefault="003224A7" w:rsidP="003B6AA0">
            <w:r>
              <w:rPr>
                <w:rFonts w:ascii="Calibri" w:eastAsia="Calibri" w:hAnsi="Calibri" w:cs="Calibri"/>
                <w:color w:val="111111"/>
                <w:sz w:val="16"/>
                <w:szCs w:val="16"/>
              </w:rPr>
              <w:t>Named reviewer has signed; gate progress credit awarded</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A977B8" w14:textId="77777777" w:rsidR="003224A7" w:rsidRDefault="003224A7" w:rsidP="003B6AA0">
            <w:r>
              <w:rPr>
                <w:rFonts w:ascii="Calibri" w:eastAsia="Calibri" w:hAnsi="Calibri" w:cs="Calibri"/>
                <w:color w:val="111111"/>
                <w:sz w:val="16"/>
                <w:szCs w:val="16"/>
              </w:rPr>
              <w:t>CERTIFIER, IE, INSURER, SENIOR_LENDER</w:t>
            </w:r>
          </w:p>
        </w:tc>
        <w:tc>
          <w:tcPr>
            <w:tcW w:w="2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62C6DB" w14:textId="77777777" w:rsidR="003224A7" w:rsidRDefault="003224A7" w:rsidP="003B6AA0">
            <w:r>
              <w:rPr>
                <w:rFonts w:ascii="Calibri" w:eastAsia="Calibri" w:hAnsi="Calibri" w:cs="Calibri"/>
                <w:color w:val="111111"/>
                <w:sz w:val="16"/>
                <w:szCs w:val="16"/>
              </w:rPr>
              <w:t>Gate reaches IN_PROGRESS or PASS</w:t>
            </w:r>
          </w:p>
        </w:tc>
      </w:tr>
      <w:tr w:rsidR="003224A7" w14:paraId="2759B876" w14:textId="77777777" w:rsidTr="003B6AA0">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137ACC" w14:textId="77777777" w:rsidR="003224A7" w:rsidRDefault="003224A7" w:rsidP="003B6AA0">
            <w:r>
              <w:rPr>
                <w:rFonts w:ascii="Calibri" w:eastAsia="Calibri" w:hAnsi="Calibri" w:cs="Calibri"/>
                <w:color w:val="111111"/>
                <w:sz w:val="16"/>
                <w:szCs w:val="16"/>
              </w:rPr>
              <w:t>AUDITED</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5A8E5E" w14:textId="77777777" w:rsidR="003224A7" w:rsidRDefault="003224A7" w:rsidP="003B6AA0">
            <w:r>
              <w:rPr>
                <w:rFonts w:ascii="Calibri" w:eastAsia="Calibri" w:hAnsi="Calibri" w:cs="Calibri"/>
                <w:color w:val="111111"/>
                <w:sz w:val="16"/>
                <w:szCs w:val="16"/>
              </w:rPr>
              <w:t>Independent third party (auditor or DFI) has re-verified</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149713" w14:textId="77777777" w:rsidR="003224A7" w:rsidRDefault="003224A7" w:rsidP="003B6AA0">
            <w:r>
              <w:rPr>
                <w:rFonts w:ascii="Calibri" w:eastAsia="Calibri" w:hAnsi="Calibri" w:cs="Calibri"/>
                <w:color w:val="111111"/>
                <w:sz w:val="16"/>
                <w:szCs w:val="16"/>
              </w:rPr>
              <w:t>DFI, EXTERNAL_AUDITOR</w:t>
            </w:r>
          </w:p>
        </w:tc>
        <w:tc>
          <w:tcPr>
            <w:tcW w:w="2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F46F2B" w14:textId="77777777" w:rsidR="003224A7" w:rsidRDefault="003224A7" w:rsidP="003B6AA0">
            <w:r>
              <w:rPr>
                <w:rFonts w:ascii="Calibri" w:eastAsia="Calibri" w:hAnsi="Calibri" w:cs="Calibri"/>
                <w:color w:val="111111"/>
                <w:sz w:val="16"/>
                <w:szCs w:val="16"/>
              </w:rPr>
              <w:t>Required for G10 close, sovereign tokens</w:t>
            </w:r>
          </w:p>
        </w:tc>
      </w:tr>
    </w:tbl>
    <w:p w14:paraId="5571D18A" w14:textId="77777777" w:rsidR="00D97002" w:rsidRDefault="00000000">
      <w:pPr>
        <w:spacing w:before="80" w:after="80"/>
        <w:rPr>
          <w:ins w:id="202" w:author="Claude" w:date="2026-09-30T15:00:00Z"/>
        </w:rPr>
      </w:pPr>
      <w:ins w:id="203" w:author="Claude" w:date="2026-09-30T15:00:00Z">
        <w:r>
          <w:rPr>
            <w:b/>
            <w:bCs/>
          </w:rPr>
          <w:t>Mapping (v4.5):</w:t>
        </w:r>
        <w:r>
          <w:t xml:space="preserve"> see §2.4. “Required for G10 close” is not an engine rule: no gate requires AUDITED; G8 requires the model audit opinion issued (executed).</w:t>
        </w:r>
      </w:ins>
    </w:p>
    <w:p w14:paraId="15DA1C9E" w14:textId="77777777" w:rsidR="00C57E54" w:rsidRDefault="00C57E54" w:rsidP="00C57E54"/>
    <w:p w14:paraId="380659AA" w14:textId="09D9FB33" w:rsidR="0070014C" w:rsidRDefault="00C57E54">
      <w:pPr>
        <w:pStyle w:val="Heading2"/>
        <w:numPr>
          <w:ilvl w:val="0"/>
          <w:numId w:val="21"/>
        </w:numPr>
      </w:pPr>
      <w:bookmarkStart w:id="204" w:name="_Toc241592217"/>
      <w:r>
        <w:t>TEA &amp; Cost-Basis Service</w:t>
      </w:r>
      <w:bookmarkEnd w:id="204"/>
    </w:p>
    <w:p w14:paraId="66AA9D95" w14:textId="77777777" w:rsidR="0070014C" w:rsidRDefault="003B6AA0">
      <w:pPr>
        <w:spacing w:before="60" w:after="100"/>
      </w:pPr>
      <w:r>
        <w:rPr>
          <w:color w:val="1A2332"/>
          <w:sz w:val="20"/>
          <w:szCs w:val="20"/>
        </w:rPr>
        <w:t>The cost basis a project carries into FID is computed, then promoted to evidence-grade — it is never a typed-in number. GEX runs a dedicated Techno-Economic Assessment service (tea_engine, port 8002) wrapping the open-source OpenPyTEA engine. Given a molecule’s process function (§4.9) it returns CAPEX, OPEX and the levelised cost of product (LCOP), plus a tornado / Monte-Carlo sensitivity. This operationalises the Techno-Economic Analysis / LCOX tool called for in the Integration Framework doctrine; the canonical GEX metric is LCOP.</w:t>
      </w:r>
    </w:p>
    <w:p w14:paraId="3A6C3A44" w14:textId="77777777" w:rsidR="0070014C" w:rsidRDefault="003B6AA0">
      <w:pPr>
        <w:spacing w:before="60" w:after="100"/>
      </w:pPr>
      <w:r>
        <w:rPr>
          <w:b/>
          <w:color w:val="1A2332"/>
          <w:sz w:val="20"/>
          <w:szCs w:val="20"/>
        </w:rPr>
        <w:t xml:space="preserve">Evidence, not assumption.  </w:t>
      </w:r>
      <w:r>
        <w:rPr>
          <w:color w:val="1A2332"/>
          <w:sz w:val="20"/>
          <w:szCs w:val="20"/>
        </w:rPr>
        <w:t>A TEA run is recorded as an immutable evidence entry (kind = derived, projection_snapshot) in the evidence ledger, hash-pinned to its input configuration. Being computed does not make it the project’s cost basis. It is promoted to a model_base_case claim only when an Independent Engineer or CFO issues an approval_decision that folds the claim submitted → verified. Until then the cost basis is provisional.</w:t>
      </w:r>
    </w:p>
    <w:p w14:paraId="65041413" w14:textId="77777777" w:rsidR="0070014C" w:rsidRDefault="003B6AA0">
      <w:pPr>
        <w:spacing w:before="60" w:after="100"/>
      </w:pPr>
      <w:r>
        <w:rPr>
          <w:b/>
          <w:color w:val="1A2332"/>
          <w:sz w:val="20"/>
          <w:szCs w:val="20"/>
        </w:rPr>
        <w:t xml:space="preserve">Release-gating.  </w:t>
      </w:r>
      <w:r>
        <w:rPr>
          <w:color w:val="1A2332"/>
          <w:sz w:val="20"/>
          <w:szCs w:val="20"/>
        </w:rPr>
        <w:t>The project-finance engine may run provisional compute on a submitted cost basis, but no release-gated computation (waterfall, covenants, DSCR, structured drawdown) may execute unless the live model_base_case is terminal-valid (verified). This is enforced at the call site, not merely documented.</w:t>
      </w:r>
    </w:p>
    <w:p w14:paraId="688300C8" w14:textId="77777777" w:rsidR="0070014C" w:rsidRDefault="003B6AA0">
      <w:pPr>
        <w:spacing w:before="60" w:after="100"/>
      </w:pPr>
      <w:r>
        <w:rPr>
          <w:b/>
          <w:color w:val="1A2332"/>
          <w:sz w:val="20"/>
          <w:szCs w:val="20"/>
        </w:rPr>
        <w:t xml:space="preserve">CAPEX is computed; AACE class is certified.  </w:t>
      </w:r>
      <w:r>
        <w:rPr>
          <w:color w:val="1A2332"/>
          <w:sz w:val="20"/>
          <w:szCs w:val="20"/>
        </w:rPr>
        <w:t>OpenPyTEA computes CAPEX/OPEX/LCOP; it cannot certify that the estimate is AACE Class 3 — that is an Independent-Engineer judgement on engineering-definition maturity (quantity take-offs, vendor quotes, FEED completeness). GEX records both and never conflates them: capex_total lives on the model_base_case claim, while aace_class is a separate IE-produced claim. This refines the Class 3 CAPEX field of the Production Profile Handoff (§5.5).</w:t>
      </w:r>
    </w:p>
    <w:p w14:paraId="04C1D75F" w14:textId="77777777" w:rsidR="0070014C" w:rsidRDefault="003B6AA0">
      <w:pPr>
        <w:spacing w:before="60" w:after="100"/>
      </w:pPr>
      <w:r>
        <w:rPr>
          <w:b/>
          <w:color w:val="1A2332"/>
          <w:sz w:val="20"/>
          <w:szCs w:val="20"/>
        </w:rPr>
        <w:t xml:space="preserve">Code anchors.  </w:t>
      </w:r>
      <w:r>
        <w:rPr>
          <w:color w:val="1A2332"/>
          <w:sz w:val="20"/>
          <w:szCs w:val="20"/>
        </w:rPr>
        <w:t>tea_engine/ (FastAPI, :8002, reusing the Supabase-JWT bridge); backend/app/api/v1/routes_tea.py (compute → evidence + submitted claim; approve → verified); the release-gate guard in backend/app/api/v1/routes_finance_model.py.</w:t>
      </w:r>
    </w:p>
    <w:p w14:paraId="1B6FFB68" w14:textId="39486F15" w:rsidR="0070014C" w:rsidRDefault="00C57E54">
      <w:pPr>
        <w:pStyle w:val="Heading2"/>
      </w:pPr>
      <w:bookmarkStart w:id="205" w:name="_Toc241592218"/>
      <w:r>
        <w:t>8   Per-Molecule Process Function  [NEW v4.3]</w:t>
      </w:r>
      <w:bookmarkEnd w:id="205"/>
    </w:p>
    <w:p w14:paraId="320C787C" w14:textId="77777777" w:rsidR="0070014C" w:rsidRDefault="003B6AA0">
      <w:pPr>
        <w:spacing w:before="60" w:after="100"/>
      </w:pPr>
      <w:r>
        <w:rPr>
          <w:color w:val="1A2332"/>
          <w:sz w:val="20"/>
          <w:szCs w:val="20"/>
        </w:rPr>
        <w:t>A green-fuel TEA is meaningful only if it describes how the specific molecule is actually made. GEX therefore ascertains, per molecule, the process function: its reaction, feedstock stoichiometry, and real equipment train. Absent this, CAPEX/OPEX/LCOP — and the model_base_case claim and release gate that inherit from them — describe a generic fiction.</w:t>
      </w:r>
    </w:p>
    <w:p w14:paraId="2376ED43" w14:textId="77777777" w:rsidR="0070014C" w:rsidRDefault="003B6AA0">
      <w:pPr>
        <w:spacing w:before="60" w:after="100"/>
      </w:pPr>
      <w:r>
        <w:rPr>
          <w:color w:val="1A2332"/>
          <w:sz w:val="20"/>
          <w:szCs w:val="20"/>
        </w:rPr>
        <w:t>The process-function registry (tea_engine/process_functions.py) defines each molecule’s train against cost correlations that actually compute. e-Methanol is fully defined (CO₂ + 3 H₂ → CH₃OH; twelve-unit train; 0.90 yield); e-methane, green hydrogen and ammonia are scaffolds (reaction and stoichiometry present, equipment train pending). A TEA request for an undefined molecule is refused (HTTP 422) rather than returning fabricated economics.</w:t>
      </w:r>
    </w:p>
    <w:p w14:paraId="2478F05E" w14:textId="77777777" w:rsidR="0070014C" w:rsidRDefault="003B6AA0">
      <w:pPr>
        <w:spacing w:before="60" w:after="100"/>
      </w:pPr>
      <w:r>
        <w:rPr>
          <w:b/>
          <w:color w:val="1A2332"/>
          <w:sz w:val="20"/>
          <w:szCs w:val="20"/>
        </w:rPr>
        <w:t xml:space="preserve">Ascertained, not assumed.  </w:t>
      </w:r>
      <w:r>
        <w:rPr>
          <w:color w:val="1A2332"/>
          <w:sz w:val="20"/>
          <w:szCs w:val="20"/>
        </w:rPr>
        <w:t>Every template carries an ascertained flag, default false: a canonical first-pass that an Independent Engineer must verify before it is trusted — exactly as model_base_case is submitted until approved. The process-function id, version and ascertained state are stamped on every TEA run, so a cost basis always declares which process truth it stands on.</w:t>
      </w:r>
    </w:p>
    <w:p w14:paraId="4EAA157F" w14:textId="77777777" w:rsidR="0070014C" w:rsidRDefault="003B6AA0" w:rsidP="0000085A">
      <w:pPr>
        <w:pStyle w:val="Heading1"/>
      </w:pPr>
      <w:bookmarkStart w:id="206" w:name="sec5"/>
      <w:bookmarkStart w:id="207" w:name="_Toc241592219"/>
      <w:r>
        <w:lastRenderedPageBreak/>
        <w:t>5   Tokenisation Module</w:t>
      </w:r>
      <w:bookmarkEnd w:id="206"/>
      <w:bookmarkEnd w:id="207"/>
    </w:p>
    <w:p w14:paraId="6E0790AF" w14:textId="77777777" w:rsidR="0070014C" w:rsidRDefault="003B6AA0">
      <w:pPr>
        <w:spacing w:before="60" w:after="100"/>
      </w:pPr>
      <w:r>
        <w:rPr>
          <w:color w:val="1A2332"/>
          <w:sz w:val="20"/>
          <w:szCs w:val="20"/>
        </w:rPr>
        <w:t>Content unchanged from v4.0 §5. Summary: the module covers token issuance (§5.1), certification pathways (§5.2, five tiers: STANDARD / RFNBO / CertifHy / SOVEREIGN_ESG / VOLUNTARY), token lifecycle states (§5.3: minted → reserved → matched → settled → retired / voided), mass-balance and double-counting prevention (§5.4), and the Production Profile Handoff at FID (§5.5).</w:t>
      </w:r>
    </w:p>
    <w:p w14:paraId="33468AD4" w14:textId="77777777" w:rsidR="0070014C" w:rsidRDefault="003B6AA0">
      <w:pPr>
        <w:spacing w:before="60" w:after="100"/>
      </w:pPr>
      <w:r>
        <w:rPr>
          <w:color w:val="1A2332"/>
          <w:sz w:val="20"/>
          <w:szCs w:val="20"/>
        </w:rPr>
        <w:t>The Lineage Trail (Appendix E §E.6) and Evidence Density Tile (Appendix E §E.5) are the primary primitives for this module. The State Strip (§E.1) renders the token lifecycle wherever a token appears.</w:t>
      </w:r>
    </w:p>
    <w:p w14:paraId="3448A73B" w14:textId="77777777" w:rsidR="003224A7" w:rsidRDefault="003224A7" w:rsidP="003224A7">
      <w:pPr>
        <w:spacing w:before="60" w:after="100" w:line="260" w:lineRule="auto"/>
      </w:pPr>
      <w:r>
        <w:rPr>
          <w:rFonts w:ascii="Calibri" w:eastAsia="Calibri" w:hAnsi="Calibri" w:cs="Calibri"/>
          <w:color w:val="111111"/>
          <w:sz w:val="20"/>
          <w:szCs w:val="20"/>
        </w:rPr>
        <w:t>Tokens are the cryptographically anchored production records that turn a certified molecule into a tradeable, retirable, attribution-bearing unit. They begin existing at COD (or at FID for forward tokens) and persist through retirement. The module already exists in skeleton form (tokens_sqlite.py, decision_twin.py, marketplace_sqlite.py, matching_sqlite.py); v4.0 specifies the extensions required.</w:t>
      </w:r>
    </w:p>
    <w:p w14:paraId="62444F75" w14:textId="77777777" w:rsidR="003224A7" w:rsidRDefault="003224A7" w:rsidP="00F6054B">
      <w:pPr>
        <w:pStyle w:val="Heading2"/>
      </w:pPr>
      <w:bookmarkStart w:id="208" w:name="_Toc241592220"/>
      <w:r>
        <w:t>5.1   TOKEN entity</w:t>
      </w:r>
      <w:bookmarkEnd w:id="208"/>
    </w:p>
    <w:p w14:paraId="71A93137" w14:textId="77777777" w:rsidR="003224A7" w:rsidRDefault="003224A7" w:rsidP="003224A7">
      <w:pPr>
        <w:spacing w:before="60" w:after="80" w:line="260" w:lineRule="auto"/>
      </w:pPr>
      <w:r>
        <w:rPr>
          <w:rFonts w:ascii="Calibri" w:eastAsia="Calibri" w:hAnsi="Calibri" w:cs="Calibri"/>
          <w:b/>
          <w:bCs/>
          <w:color w:val="0E5C7A"/>
          <w:sz w:val="20"/>
          <w:szCs w:val="20"/>
        </w:rPr>
        <w:t xml:space="preserve">[EXTEND] tokens_sqlite.py.  </w:t>
      </w:r>
      <w:r>
        <w:rPr>
          <w:rFonts w:ascii="Calibri" w:eastAsia="Calibri" w:hAnsi="Calibri" w:cs="Calibri"/>
          <w:color w:val="111111"/>
          <w:sz w:val="20"/>
          <w:szCs w:val="20"/>
        </w:rPr>
        <w:t>Add typed fields for full provenance, retirement, and sovereign attribution.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920"/>
      </w:tblGrid>
      <w:tr w:rsidR="003224A7" w14:paraId="083B0399" w14:textId="77777777" w:rsidTr="003B6AA0">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02D1F289" w14:textId="77777777" w:rsidR="003224A7" w:rsidRDefault="003224A7" w:rsidP="003B6AA0">
            <w:r>
              <w:rPr>
                <w:rFonts w:ascii="Calibri" w:eastAsia="Calibri" w:hAnsi="Calibri" w:cs="Calibri"/>
                <w:b/>
                <w:bCs/>
                <w:color w:val="FFFFFF"/>
                <w:sz w:val="16"/>
                <w:szCs w:val="16"/>
              </w:rPr>
              <w:t>Field</w:t>
            </w:r>
          </w:p>
        </w:tc>
        <w:tc>
          <w:tcPr>
            <w:tcW w:w="14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4B522672" w14:textId="77777777" w:rsidR="003224A7" w:rsidRDefault="003224A7" w:rsidP="003B6AA0">
            <w:r>
              <w:rPr>
                <w:rFonts w:ascii="Calibri" w:eastAsia="Calibri" w:hAnsi="Calibri" w:cs="Calibri"/>
                <w:b/>
                <w:bCs/>
                <w:color w:val="FFFFFF"/>
                <w:sz w:val="16"/>
                <w:szCs w:val="16"/>
              </w:rPr>
              <w:t>Type</w:t>
            </w:r>
          </w:p>
        </w:tc>
        <w:tc>
          <w:tcPr>
            <w:tcW w:w="592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2999B17E" w14:textId="77777777" w:rsidR="003224A7" w:rsidRDefault="003224A7" w:rsidP="003B6AA0">
            <w:r>
              <w:rPr>
                <w:rFonts w:ascii="Calibri" w:eastAsia="Calibri" w:hAnsi="Calibri" w:cs="Calibri"/>
                <w:b/>
                <w:bCs/>
                <w:color w:val="FFFFFF"/>
                <w:sz w:val="16"/>
                <w:szCs w:val="16"/>
              </w:rPr>
              <w:t>Note</w:t>
            </w:r>
          </w:p>
        </w:tc>
      </w:tr>
      <w:tr w:rsidR="003224A7" w14:paraId="77052426"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05A95F" w14:textId="77777777" w:rsidR="003224A7" w:rsidRDefault="003224A7" w:rsidP="003B6AA0">
            <w:r>
              <w:rPr>
                <w:rFonts w:ascii="Calibri" w:eastAsia="Calibri" w:hAnsi="Calibri" w:cs="Calibri"/>
                <w:color w:val="111111"/>
                <w:sz w:val="16"/>
                <w:szCs w:val="16"/>
              </w:rPr>
              <w:t>token_id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3F8279" w14:textId="77777777" w:rsidR="003224A7" w:rsidRDefault="003224A7" w:rsidP="003B6AA0">
            <w:r>
              <w:rPr>
                <w:rFonts w:ascii="Calibri" w:eastAsia="Calibri" w:hAnsi="Calibri" w:cs="Calibri"/>
                <w:color w:val="111111"/>
                <w:sz w:val="16"/>
                <w:szCs w:val="16"/>
              </w:rPr>
              <w:t>UUID</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7D1115" w14:textId="77777777" w:rsidR="003224A7" w:rsidRDefault="003224A7" w:rsidP="003B6AA0">
            <w:r>
              <w:rPr>
                <w:rFonts w:ascii="Calibri" w:eastAsia="Calibri" w:hAnsi="Calibri" w:cs="Calibri"/>
                <w:color w:val="111111"/>
                <w:sz w:val="16"/>
                <w:szCs w:val="16"/>
              </w:rPr>
              <w:t>Primary key, immutable</w:t>
            </w:r>
          </w:p>
        </w:tc>
      </w:tr>
      <w:tr w:rsidR="003224A7" w14:paraId="5CC584BD"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48CEA0" w14:textId="77777777" w:rsidR="003224A7" w:rsidRDefault="003224A7" w:rsidP="003B6AA0">
            <w:r>
              <w:rPr>
                <w:rFonts w:ascii="Calibri" w:eastAsia="Calibri" w:hAnsi="Calibri" w:cs="Calibri"/>
                <w:color w:val="111111"/>
                <w:sz w:val="16"/>
                <w:szCs w:val="16"/>
              </w:rPr>
              <w:t>project_id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2B9DAD" w14:textId="77777777" w:rsidR="003224A7" w:rsidRDefault="003224A7" w:rsidP="003B6AA0">
            <w:r>
              <w:rPr>
                <w:rFonts w:ascii="Calibri" w:eastAsia="Calibri" w:hAnsi="Calibri" w:cs="Calibri"/>
                <w:color w:val="111111"/>
                <w:sz w:val="16"/>
                <w:szCs w:val="16"/>
              </w:rPr>
              <w:t>FK</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4CCF9D" w14:textId="77777777" w:rsidR="003224A7" w:rsidRDefault="003224A7" w:rsidP="003B6AA0">
            <w:r>
              <w:rPr>
                <w:rFonts w:ascii="Calibri" w:eastAsia="Calibri" w:hAnsi="Calibri" w:cs="Calibri"/>
                <w:color w:val="111111"/>
                <w:sz w:val="16"/>
                <w:szCs w:val="16"/>
              </w:rPr>
              <w:t>Threads to DEVELOPMENT_PACKAGES</w:t>
            </w:r>
          </w:p>
        </w:tc>
      </w:tr>
      <w:tr w:rsidR="003224A7" w:rsidRPr="00DB1B59" w14:paraId="0D37380A"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82242C" w14:textId="77777777" w:rsidR="003224A7" w:rsidRDefault="003224A7" w:rsidP="003B6AA0">
            <w:r>
              <w:rPr>
                <w:rFonts w:ascii="Calibri" w:eastAsia="Calibri" w:hAnsi="Calibri" w:cs="Calibri"/>
                <w:color w:val="111111"/>
                <w:sz w:val="16"/>
                <w:szCs w:val="16"/>
              </w:rPr>
              <w:t>molecule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B279D6" w14:textId="77777777" w:rsidR="003224A7" w:rsidRDefault="003224A7" w:rsidP="003B6AA0">
            <w:r>
              <w:rPr>
                <w:rFonts w:ascii="Calibri" w:eastAsia="Calibri" w:hAnsi="Calibri" w:cs="Calibri"/>
                <w:color w:val="111111"/>
                <w:sz w:val="16"/>
                <w:szCs w:val="16"/>
              </w:rPr>
              <w:t>enum</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F8D604" w14:textId="77777777" w:rsidR="003224A7" w:rsidRPr="00A263D8" w:rsidRDefault="003224A7" w:rsidP="003B6AA0">
            <w:pPr>
              <w:rPr>
                <w:lang w:val="de-DE"/>
              </w:rPr>
            </w:pPr>
            <w:r>
              <w:rPr>
                <w:rFonts w:ascii="Calibri" w:eastAsia="Calibri" w:hAnsi="Calibri" w:cs="Calibri"/>
                <w:color w:val="111111"/>
                <w:sz w:val="16"/>
                <w:szCs w:val="16"/>
                <w:lang w:val="de-DE"/>
              </w:rPr>
              <w:t>H2 / NH3 / E_METHANOL / SAF / E_DIESEL</w:t>
            </w:r>
          </w:p>
        </w:tc>
      </w:tr>
      <w:tr w:rsidR="003224A7" w14:paraId="4AA4714A"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6D9048" w14:textId="77777777" w:rsidR="003224A7" w:rsidRDefault="003224A7" w:rsidP="003B6AA0">
            <w:r>
              <w:rPr>
                <w:rFonts w:ascii="Calibri" w:eastAsia="Calibri" w:hAnsi="Calibri" w:cs="Calibri"/>
                <w:color w:val="111111"/>
                <w:sz w:val="16"/>
                <w:szCs w:val="16"/>
              </w:rPr>
              <w:t>volume_kg</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44D9EB" w14:textId="77777777" w:rsidR="003224A7" w:rsidRDefault="003224A7" w:rsidP="003B6AA0">
            <w:r>
              <w:rPr>
                <w:rFonts w:ascii="Calibri" w:eastAsia="Calibri" w:hAnsi="Calibri" w:cs="Calibri"/>
                <w:color w:val="111111"/>
                <w:sz w:val="16"/>
                <w:szCs w:val="16"/>
              </w:rPr>
              <w:t>decimal</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68FC51" w14:textId="77777777" w:rsidR="003224A7" w:rsidRDefault="003224A7" w:rsidP="003B6AA0">
            <w:r>
              <w:rPr>
                <w:rFonts w:ascii="Calibri" w:eastAsia="Calibri" w:hAnsi="Calibri" w:cs="Calibri"/>
                <w:color w:val="111111"/>
                <w:sz w:val="16"/>
                <w:szCs w:val="16"/>
              </w:rPr>
              <w:t>Mass at meter, kg</w:t>
            </w:r>
          </w:p>
        </w:tc>
      </w:tr>
      <w:tr w:rsidR="003224A7" w14:paraId="25558523"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9AF0C3" w14:textId="77777777" w:rsidR="003224A7" w:rsidRDefault="003224A7" w:rsidP="003B6AA0">
            <w:r>
              <w:rPr>
                <w:rFonts w:ascii="Calibri" w:eastAsia="Calibri" w:hAnsi="Calibri" w:cs="Calibri"/>
                <w:color w:val="111111"/>
                <w:sz w:val="16"/>
                <w:szCs w:val="16"/>
              </w:rPr>
              <w:t>energy_mj</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132A40" w14:textId="77777777" w:rsidR="003224A7" w:rsidRDefault="003224A7" w:rsidP="003B6AA0">
            <w:r>
              <w:rPr>
                <w:rFonts w:ascii="Calibri" w:eastAsia="Calibri" w:hAnsi="Calibri" w:cs="Calibri"/>
                <w:color w:val="111111"/>
                <w:sz w:val="16"/>
                <w:szCs w:val="16"/>
              </w:rPr>
              <w:t>decimal</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48C90C" w14:textId="77777777" w:rsidR="003224A7" w:rsidRDefault="003224A7" w:rsidP="003B6AA0">
            <w:r>
              <w:rPr>
                <w:rFonts w:ascii="Calibri" w:eastAsia="Calibri" w:hAnsi="Calibri" w:cs="Calibri"/>
                <w:color w:val="111111"/>
                <w:sz w:val="16"/>
                <w:szCs w:val="16"/>
              </w:rPr>
              <w:t>Energy content, MJ</w:t>
            </w:r>
          </w:p>
        </w:tc>
      </w:tr>
      <w:tr w:rsidR="003224A7" w14:paraId="33DB38E3"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E156E5" w14:textId="77777777" w:rsidR="003224A7" w:rsidRDefault="003224A7" w:rsidP="003B6AA0">
            <w:r>
              <w:rPr>
                <w:rFonts w:ascii="Calibri" w:eastAsia="Calibri" w:hAnsi="Calibri" w:cs="Calibri"/>
                <w:color w:val="111111"/>
                <w:sz w:val="16"/>
                <w:szCs w:val="16"/>
              </w:rPr>
              <w:t>production_window_start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CF7E76" w14:textId="77777777" w:rsidR="003224A7" w:rsidRDefault="003224A7" w:rsidP="003B6AA0">
            <w:r>
              <w:rPr>
                <w:rFonts w:ascii="Calibri" w:eastAsia="Calibri" w:hAnsi="Calibri" w:cs="Calibri"/>
                <w:color w:val="111111"/>
                <w:sz w:val="16"/>
                <w:szCs w:val="16"/>
              </w:rPr>
              <w:t>datetime</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334497" w14:textId="77777777" w:rsidR="003224A7" w:rsidRDefault="003224A7" w:rsidP="003B6AA0">
            <w:r>
              <w:rPr>
                <w:rFonts w:ascii="Calibri" w:eastAsia="Calibri" w:hAnsi="Calibri" w:cs="Calibri"/>
                <w:color w:val="111111"/>
                <w:sz w:val="16"/>
                <w:szCs w:val="16"/>
              </w:rPr>
              <w:t>Hourly granularity for RFNBO temporal correlation</w:t>
            </w:r>
          </w:p>
        </w:tc>
      </w:tr>
      <w:tr w:rsidR="003224A7" w14:paraId="0E138626"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2222D2" w14:textId="77777777" w:rsidR="003224A7" w:rsidRDefault="003224A7" w:rsidP="003B6AA0">
            <w:r>
              <w:rPr>
                <w:rFonts w:ascii="Calibri" w:eastAsia="Calibri" w:hAnsi="Calibri" w:cs="Calibri"/>
                <w:color w:val="111111"/>
                <w:sz w:val="16"/>
                <w:szCs w:val="16"/>
              </w:rPr>
              <w:t>production_window_end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9EC1A2" w14:textId="77777777" w:rsidR="003224A7" w:rsidRDefault="003224A7" w:rsidP="003B6AA0">
            <w:r>
              <w:rPr>
                <w:rFonts w:ascii="Calibri" w:eastAsia="Calibri" w:hAnsi="Calibri" w:cs="Calibri"/>
                <w:color w:val="111111"/>
                <w:sz w:val="16"/>
                <w:szCs w:val="16"/>
              </w:rPr>
              <w:t>datetime</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773AB2" w14:textId="77777777" w:rsidR="003224A7" w:rsidRDefault="003224A7" w:rsidP="003B6AA0">
            <w:r>
              <w:rPr>
                <w:rFonts w:ascii="Calibri" w:eastAsia="Calibri" w:hAnsi="Calibri" w:cs="Calibri"/>
                <w:color w:val="111111"/>
                <w:sz w:val="16"/>
                <w:szCs w:val="16"/>
              </w:rPr>
              <w:t>Hourly granularity</w:t>
            </w:r>
          </w:p>
        </w:tc>
      </w:tr>
      <w:tr w:rsidR="003224A7" w14:paraId="1161999D"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0E1E39" w14:textId="77777777" w:rsidR="003224A7" w:rsidRDefault="003224A7" w:rsidP="003B6AA0">
            <w:r>
              <w:rPr>
                <w:rFonts w:ascii="Calibri" w:eastAsia="Calibri" w:hAnsi="Calibri" w:cs="Calibri"/>
                <w:color w:val="111111"/>
                <w:sz w:val="16"/>
                <w:szCs w:val="16"/>
              </w:rPr>
              <w:t>certification_pathway</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AA2FF3" w14:textId="77777777" w:rsidR="003224A7" w:rsidRDefault="003224A7" w:rsidP="003B6AA0">
            <w:r>
              <w:rPr>
                <w:rFonts w:ascii="Calibri" w:eastAsia="Calibri" w:hAnsi="Calibri" w:cs="Calibri"/>
                <w:color w:val="111111"/>
                <w:sz w:val="16"/>
                <w:szCs w:val="16"/>
              </w:rPr>
              <w:t>enum</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FE3C72" w14:textId="77777777" w:rsidR="003224A7" w:rsidRDefault="003224A7" w:rsidP="003B6AA0">
            <w:r>
              <w:rPr>
                <w:rFonts w:ascii="Calibri" w:eastAsia="Calibri" w:hAnsi="Calibri" w:cs="Calibri"/>
                <w:color w:val="111111"/>
                <w:sz w:val="16"/>
                <w:szCs w:val="16"/>
              </w:rPr>
              <w:t>STANDARD / RFNBO / CERTIFHY / SOVEREIGN_ESG / VOLUNTARY</w:t>
            </w:r>
          </w:p>
        </w:tc>
      </w:tr>
      <w:tr w:rsidR="003224A7" w14:paraId="626C9584"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4ED85A" w14:textId="77777777" w:rsidR="003224A7" w:rsidRDefault="003224A7" w:rsidP="003B6AA0">
            <w:r>
              <w:rPr>
                <w:rFonts w:ascii="Calibri" w:eastAsia="Calibri" w:hAnsi="Calibri" w:cs="Calibri"/>
                <w:color w:val="111111"/>
                <w:sz w:val="16"/>
                <w:szCs w:val="16"/>
              </w:rPr>
              <w:t>carbon_intensity_gco2e_mj</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CEEE01" w14:textId="77777777" w:rsidR="003224A7" w:rsidRDefault="003224A7" w:rsidP="003B6AA0">
            <w:r>
              <w:rPr>
                <w:rFonts w:ascii="Calibri" w:eastAsia="Calibri" w:hAnsi="Calibri" w:cs="Calibri"/>
                <w:color w:val="111111"/>
                <w:sz w:val="16"/>
                <w:szCs w:val="16"/>
              </w:rPr>
              <w:t>decimal</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8D7920" w14:textId="77777777" w:rsidR="003224A7" w:rsidRDefault="003224A7" w:rsidP="003B6AA0">
            <w:r>
              <w:rPr>
                <w:rFonts w:ascii="Calibri" w:eastAsia="Calibri" w:hAnsi="Calibri" w:cs="Calibri"/>
                <w:color w:val="111111"/>
                <w:sz w:val="16"/>
                <w:szCs w:val="16"/>
              </w:rPr>
              <w:t>Lifecycle CI</w:t>
            </w:r>
          </w:p>
        </w:tc>
      </w:tr>
      <w:tr w:rsidR="003224A7" w14:paraId="2A0FA472"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B0E16F" w14:textId="77777777" w:rsidR="003224A7" w:rsidRDefault="003224A7" w:rsidP="003B6AA0">
            <w:r>
              <w:rPr>
                <w:rFonts w:ascii="Calibri" w:eastAsia="Calibri" w:hAnsi="Calibri" w:cs="Calibri"/>
                <w:color w:val="111111"/>
                <w:sz w:val="16"/>
                <w:szCs w:val="16"/>
              </w:rPr>
              <w:t>sovereign_metadata</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C56285" w14:textId="77777777" w:rsidR="003224A7" w:rsidRDefault="003224A7" w:rsidP="003B6AA0">
            <w:r>
              <w:rPr>
                <w:rFonts w:ascii="Calibri" w:eastAsia="Calibri" w:hAnsi="Calibri" w:cs="Calibri"/>
                <w:color w:val="111111"/>
                <w:sz w:val="16"/>
                <w:szCs w:val="16"/>
              </w:rPr>
              <w:t>JSON</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618A9E" w14:textId="77777777" w:rsidR="003224A7" w:rsidRDefault="003224A7" w:rsidP="003B6AA0">
            <w:r>
              <w:rPr>
                <w:rFonts w:ascii="Calibri" w:eastAsia="Calibri" w:hAnsi="Calibri" w:cs="Calibri"/>
                <w:color w:val="111111"/>
                <w:sz w:val="16"/>
                <w:szCs w:val="16"/>
              </w:rPr>
              <w:t>host_nation, debt_swap_id, carbon_attribution_pct, sovereign_certifier</w:t>
            </w:r>
          </w:p>
        </w:tc>
      </w:tr>
      <w:tr w:rsidR="003224A7" w14:paraId="1A1F2CE3"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24631C" w14:textId="77777777" w:rsidR="003224A7" w:rsidRDefault="003224A7" w:rsidP="003B6AA0">
            <w:r>
              <w:rPr>
                <w:rFonts w:ascii="Calibri" w:eastAsia="Calibri" w:hAnsi="Calibri" w:cs="Calibri"/>
                <w:color w:val="111111"/>
                <w:sz w:val="16"/>
                <w:szCs w:val="16"/>
              </w:rPr>
              <w:t>mass_balance_lot_id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FAFDC4" w14:textId="77777777" w:rsidR="003224A7" w:rsidRDefault="003224A7" w:rsidP="003B6AA0">
            <w:r>
              <w:rPr>
                <w:rFonts w:ascii="Calibri" w:eastAsia="Calibri" w:hAnsi="Calibri" w:cs="Calibri"/>
                <w:color w:val="111111"/>
                <w:sz w:val="16"/>
                <w:szCs w:val="16"/>
              </w:rPr>
              <w:t>FK</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E624D0" w14:textId="77777777" w:rsidR="003224A7" w:rsidRDefault="003224A7" w:rsidP="003B6AA0">
            <w:r>
              <w:rPr>
                <w:rFonts w:ascii="Calibri" w:eastAsia="Calibri" w:hAnsi="Calibri" w:cs="Calibri"/>
                <w:color w:val="111111"/>
                <w:sz w:val="16"/>
                <w:szCs w:val="16"/>
              </w:rPr>
              <w:t>Prevents double-counting</w:t>
            </w:r>
          </w:p>
        </w:tc>
      </w:tr>
      <w:tr w:rsidR="003224A7" w14:paraId="3DF788EE"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09B48A" w14:textId="77777777" w:rsidR="003224A7" w:rsidRDefault="003224A7" w:rsidP="003B6AA0">
            <w:r>
              <w:rPr>
                <w:rFonts w:ascii="Calibri" w:eastAsia="Calibri" w:hAnsi="Calibri" w:cs="Calibri"/>
                <w:color w:val="111111"/>
                <w:sz w:val="16"/>
                <w:szCs w:val="16"/>
              </w:rPr>
              <w:t>lifecycle_state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5FF530" w14:textId="77777777" w:rsidR="003224A7" w:rsidRDefault="003224A7" w:rsidP="003B6AA0">
            <w:r>
              <w:rPr>
                <w:rFonts w:ascii="Calibri" w:eastAsia="Calibri" w:hAnsi="Calibri" w:cs="Calibri"/>
                <w:color w:val="111111"/>
                <w:sz w:val="16"/>
                <w:szCs w:val="16"/>
              </w:rPr>
              <w:t>enum</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4E1139" w14:textId="77777777" w:rsidR="003224A7" w:rsidRDefault="003224A7" w:rsidP="003B6AA0">
            <w:r>
              <w:rPr>
                <w:rFonts w:ascii="Calibri" w:eastAsia="Calibri" w:hAnsi="Calibri" w:cs="Calibri"/>
                <w:color w:val="111111"/>
                <w:sz w:val="16"/>
                <w:szCs w:val="16"/>
              </w:rPr>
              <w:t>MINTED / RESERVED / MATCHED / SETTLED / RETIRED / VOIDED</w:t>
            </w:r>
          </w:p>
        </w:tc>
      </w:tr>
      <w:tr w:rsidR="003224A7" w14:paraId="7040B68F"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4CE867" w14:textId="77777777" w:rsidR="003224A7" w:rsidRDefault="003224A7" w:rsidP="003B6AA0">
            <w:r>
              <w:rPr>
                <w:rFonts w:ascii="Calibri" w:eastAsia="Calibri" w:hAnsi="Calibri" w:cs="Calibri"/>
                <w:color w:val="111111"/>
                <w:sz w:val="16"/>
                <w:szCs w:val="16"/>
              </w:rPr>
              <w:t>provenance_hash</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7C9E5F" w14:textId="77777777" w:rsidR="003224A7" w:rsidRDefault="003224A7" w:rsidP="003B6AA0">
            <w:r>
              <w:rPr>
                <w:rFonts w:ascii="Calibri" w:eastAsia="Calibri" w:hAnsi="Calibri" w:cs="Calibri"/>
                <w:color w:val="111111"/>
                <w:sz w:val="16"/>
                <w:szCs w:val="16"/>
              </w:rPr>
              <w:t>SHA-256</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D46C05" w14:textId="77777777" w:rsidR="003224A7" w:rsidRDefault="003224A7" w:rsidP="003B6AA0">
            <w:r>
              <w:rPr>
                <w:rFonts w:ascii="Calibri" w:eastAsia="Calibri" w:hAnsi="Calibri" w:cs="Calibri"/>
                <w:color w:val="111111"/>
                <w:sz w:val="16"/>
                <w:szCs w:val="16"/>
              </w:rPr>
              <w:t>Hash chain over project_id, meter_event_id, certifier_id, prior_hash</w:t>
            </w:r>
          </w:p>
        </w:tc>
      </w:tr>
      <w:tr w:rsidR="003224A7" w14:paraId="2A212FA5"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A8755F" w14:textId="77777777" w:rsidR="003224A7" w:rsidRDefault="003224A7" w:rsidP="003B6AA0">
            <w:r>
              <w:rPr>
                <w:rFonts w:ascii="Calibri" w:eastAsia="Calibri" w:hAnsi="Calibri" w:cs="Calibri"/>
                <w:color w:val="111111"/>
                <w:sz w:val="16"/>
                <w:szCs w:val="16"/>
              </w:rPr>
              <w:t>retirement_event_id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ABB8C5" w14:textId="77777777" w:rsidR="003224A7" w:rsidRDefault="003224A7" w:rsidP="003B6AA0">
            <w:r>
              <w:rPr>
                <w:rFonts w:ascii="Calibri" w:eastAsia="Calibri" w:hAnsi="Calibri" w:cs="Calibri"/>
                <w:color w:val="111111"/>
                <w:sz w:val="16"/>
                <w:szCs w:val="16"/>
              </w:rPr>
              <w:t>FK</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DC2FC3" w14:textId="77777777" w:rsidR="003224A7" w:rsidRDefault="003224A7" w:rsidP="003B6AA0">
            <w:r>
              <w:rPr>
                <w:rFonts w:ascii="Calibri" w:eastAsia="Calibri" w:hAnsi="Calibri" w:cs="Calibri"/>
                <w:color w:val="111111"/>
                <w:sz w:val="16"/>
                <w:szCs w:val="16"/>
              </w:rPr>
              <w:t>When lifecycle_state = RETIRED</w:t>
            </w:r>
          </w:p>
        </w:tc>
      </w:tr>
      <w:tr w:rsidR="003224A7" w14:paraId="29DCF7D5"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2DA4AE" w14:textId="77777777" w:rsidR="003224A7" w:rsidRDefault="003224A7" w:rsidP="003B6AA0">
            <w:r>
              <w:rPr>
                <w:rFonts w:ascii="Calibri" w:eastAsia="Calibri" w:hAnsi="Calibri" w:cs="Calibri"/>
                <w:color w:val="111111"/>
                <w:sz w:val="16"/>
                <w:szCs w:val="16"/>
              </w:rPr>
              <w:t>carbon_attribution_event_id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139BF3" w14:textId="77777777" w:rsidR="003224A7" w:rsidRDefault="003224A7" w:rsidP="003B6AA0">
            <w:r>
              <w:rPr>
                <w:rFonts w:ascii="Calibri" w:eastAsia="Calibri" w:hAnsi="Calibri" w:cs="Calibri"/>
                <w:color w:val="111111"/>
                <w:sz w:val="16"/>
                <w:szCs w:val="16"/>
              </w:rPr>
              <w:t>FK</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5292F7" w14:textId="77777777" w:rsidR="003224A7" w:rsidRDefault="003224A7" w:rsidP="003B6AA0">
            <w:r>
              <w:rPr>
                <w:rFonts w:ascii="Calibri" w:eastAsia="Calibri" w:hAnsi="Calibri" w:cs="Calibri"/>
                <w:color w:val="111111"/>
                <w:sz w:val="16"/>
                <w:szCs w:val="16"/>
              </w:rPr>
              <w:t>For SOVEREIGN_ESG retirement only</w:t>
            </w:r>
          </w:p>
        </w:tc>
      </w:tr>
      <w:tr w:rsidR="003224A7" w14:paraId="386FA9F7"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1C61A6" w14:textId="77777777" w:rsidR="003224A7" w:rsidRDefault="003224A7" w:rsidP="003B6AA0">
            <w:r>
              <w:rPr>
                <w:rFonts w:ascii="Calibri" w:eastAsia="Calibri" w:hAnsi="Calibri" w:cs="Calibri"/>
                <w:color w:val="111111"/>
                <w:sz w:val="16"/>
                <w:szCs w:val="16"/>
              </w:rPr>
              <w:t>verification_state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DAEAC7" w14:textId="77777777" w:rsidR="003224A7" w:rsidRDefault="003224A7" w:rsidP="003B6AA0">
            <w:r>
              <w:rPr>
                <w:rFonts w:ascii="Calibri" w:eastAsia="Calibri" w:hAnsi="Calibri" w:cs="Calibri"/>
                <w:color w:val="111111"/>
                <w:sz w:val="16"/>
                <w:szCs w:val="16"/>
              </w:rPr>
              <w:t>enum</w:t>
            </w:r>
          </w:p>
        </w:tc>
        <w:tc>
          <w:tcPr>
            <w:tcW w:w="5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6DCD74" w14:textId="77777777" w:rsidR="003224A7" w:rsidRDefault="003224A7" w:rsidP="003B6AA0">
            <w:r>
              <w:rPr>
                <w:rFonts w:ascii="Calibri" w:eastAsia="Calibri" w:hAnsi="Calibri" w:cs="Calibri"/>
                <w:color w:val="111111"/>
                <w:sz w:val="16"/>
                <w:szCs w:val="16"/>
              </w:rPr>
              <w:t>UNVERIFIED / SUBMITTED / CONFIRMED / AUDITED — same taxonomy as §4.7</w:t>
            </w:r>
          </w:p>
        </w:tc>
      </w:tr>
    </w:tbl>
    <w:p w14:paraId="2ED845DE" w14:textId="77777777" w:rsidR="003224A7" w:rsidRDefault="003224A7" w:rsidP="003224A7">
      <w:pPr>
        <w:spacing w:after="100"/>
      </w:pPr>
    </w:p>
    <w:p w14:paraId="39FD2705" w14:textId="77777777" w:rsidR="003224A7" w:rsidRDefault="003224A7" w:rsidP="00F6054B">
      <w:pPr>
        <w:pStyle w:val="Heading2"/>
      </w:pPr>
      <w:bookmarkStart w:id="209" w:name="_Toc241592221"/>
      <w:r>
        <w:t>5.2   Provenance pathways</w:t>
      </w:r>
      <w:bookmarkEnd w:id="209"/>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00"/>
        <w:gridCol w:w="3500"/>
        <w:gridCol w:w="2220"/>
      </w:tblGrid>
      <w:tr w:rsidR="003224A7" w14:paraId="0A760F2C" w14:textId="77777777" w:rsidTr="003B6AA0">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3FCECEB2" w14:textId="77777777" w:rsidR="003224A7" w:rsidRDefault="003224A7" w:rsidP="003B6AA0">
            <w:r>
              <w:rPr>
                <w:rFonts w:ascii="Calibri" w:eastAsia="Calibri" w:hAnsi="Calibri" w:cs="Calibri"/>
                <w:b/>
                <w:bCs/>
                <w:color w:val="FFFFFF"/>
                <w:sz w:val="16"/>
                <w:szCs w:val="16"/>
              </w:rPr>
              <w:t>Pathway</w:t>
            </w:r>
          </w:p>
        </w:tc>
        <w:tc>
          <w:tcPr>
            <w:tcW w:w="23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7BDC615F" w14:textId="77777777" w:rsidR="003224A7" w:rsidRDefault="003224A7" w:rsidP="003B6AA0">
            <w:r>
              <w:rPr>
                <w:rFonts w:ascii="Calibri" w:eastAsia="Calibri" w:hAnsi="Calibri" w:cs="Calibri"/>
                <w:b/>
                <w:bCs/>
                <w:color w:val="FFFFFF"/>
                <w:sz w:val="16"/>
                <w:szCs w:val="16"/>
              </w:rPr>
              <w:t>Verifier</w:t>
            </w:r>
          </w:p>
        </w:tc>
        <w:tc>
          <w:tcPr>
            <w:tcW w:w="35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50906A21" w14:textId="77777777" w:rsidR="003224A7" w:rsidRDefault="003224A7" w:rsidP="003B6AA0">
            <w:r>
              <w:rPr>
                <w:rFonts w:ascii="Calibri" w:eastAsia="Calibri" w:hAnsi="Calibri" w:cs="Calibri"/>
                <w:b/>
                <w:bCs/>
                <w:color w:val="FFFFFF"/>
                <w:sz w:val="16"/>
                <w:szCs w:val="16"/>
              </w:rPr>
              <w:t>What it proves</w:t>
            </w:r>
          </w:p>
        </w:tc>
        <w:tc>
          <w:tcPr>
            <w:tcW w:w="222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4F444E20" w14:textId="77777777" w:rsidR="003224A7" w:rsidRDefault="003224A7" w:rsidP="003B6AA0">
            <w:r>
              <w:rPr>
                <w:rFonts w:ascii="Calibri" w:eastAsia="Calibri" w:hAnsi="Calibri" w:cs="Calibri"/>
                <w:b/>
                <w:bCs/>
                <w:color w:val="FFFFFF"/>
                <w:sz w:val="16"/>
                <w:szCs w:val="16"/>
              </w:rPr>
              <w:t>Premium</w:t>
            </w:r>
          </w:p>
        </w:tc>
      </w:tr>
      <w:tr w:rsidR="003224A7" w14:paraId="3431E2B8" w14:textId="77777777" w:rsidTr="003B6AA0">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30D3E3" w14:textId="77777777" w:rsidR="003224A7" w:rsidRDefault="003224A7" w:rsidP="003B6AA0">
            <w:r>
              <w:rPr>
                <w:rFonts w:ascii="Calibri" w:eastAsia="Calibri" w:hAnsi="Calibri" w:cs="Calibri"/>
                <w:color w:val="111111"/>
                <w:sz w:val="16"/>
                <w:szCs w:val="16"/>
              </w:rPr>
              <w:t>STANDARD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3DA18D" w14:textId="77777777" w:rsidR="003224A7" w:rsidRDefault="003224A7" w:rsidP="003B6AA0">
            <w:r>
              <w:rPr>
                <w:rFonts w:ascii="Calibri" w:eastAsia="Calibri" w:hAnsi="Calibri" w:cs="Calibri"/>
                <w:color w:val="111111"/>
                <w:sz w:val="16"/>
                <w:szCs w:val="16"/>
              </w:rPr>
              <w:t>GEX internal</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6B8240" w14:textId="77777777" w:rsidR="003224A7" w:rsidRDefault="003224A7" w:rsidP="003B6AA0">
            <w:r>
              <w:rPr>
                <w:rFonts w:ascii="Calibri" w:eastAsia="Calibri" w:hAnsi="Calibri" w:cs="Calibri"/>
                <w:color w:val="111111"/>
                <w:sz w:val="16"/>
                <w:szCs w:val="16"/>
              </w:rPr>
              <w:t>Mass balance and meter integrity</w:t>
            </w:r>
          </w:p>
        </w:tc>
        <w:tc>
          <w:tcPr>
            <w:tcW w:w="22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70BDE5" w14:textId="77777777" w:rsidR="003224A7" w:rsidRDefault="003224A7" w:rsidP="003B6AA0">
            <w:r>
              <w:rPr>
                <w:rFonts w:ascii="Calibri" w:eastAsia="Calibri" w:hAnsi="Calibri" w:cs="Calibri"/>
                <w:color w:val="111111"/>
                <w:sz w:val="16"/>
                <w:szCs w:val="16"/>
              </w:rPr>
              <w:t>None</w:t>
            </w:r>
          </w:p>
        </w:tc>
      </w:tr>
      <w:tr w:rsidR="003224A7" w14:paraId="4934C3F7" w14:textId="77777777" w:rsidTr="003B6AA0">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D36F3A" w14:textId="77777777" w:rsidR="003224A7" w:rsidRDefault="003224A7" w:rsidP="003B6AA0">
            <w:r>
              <w:rPr>
                <w:rFonts w:ascii="Calibri" w:eastAsia="Calibri" w:hAnsi="Calibri" w:cs="Calibri"/>
                <w:color w:val="111111"/>
                <w:sz w:val="16"/>
                <w:szCs w:val="16"/>
              </w:rPr>
              <w:t>RFNBO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5F01B9" w14:textId="77777777" w:rsidR="003224A7" w:rsidRDefault="003224A7" w:rsidP="003B6AA0">
            <w:r>
              <w:rPr>
                <w:rFonts w:ascii="Calibri" w:eastAsia="Calibri" w:hAnsi="Calibri" w:cs="Calibri"/>
                <w:color w:val="111111"/>
                <w:sz w:val="16"/>
                <w:szCs w:val="16"/>
              </w:rPr>
              <w:t>DNV / TüV / accredited body</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D20792" w14:textId="77777777" w:rsidR="003224A7" w:rsidRDefault="003224A7" w:rsidP="003B6AA0">
            <w:r>
              <w:rPr>
                <w:rFonts w:ascii="Calibri" w:eastAsia="Calibri" w:hAnsi="Calibri" w:cs="Calibri"/>
                <w:color w:val="111111"/>
                <w:sz w:val="16"/>
                <w:szCs w:val="16"/>
              </w:rPr>
              <w:t>EU RED III compliance, hourly correlation, additionality</w:t>
            </w:r>
          </w:p>
        </w:tc>
        <w:tc>
          <w:tcPr>
            <w:tcW w:w="22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79656D" w14:textId="77777777" w:rsidR="003224A7" w:rsidRDefault="003224A7" w:rsidP="003B6AA0">
            <w:r>
              <w:rPr>
                <w:rFonts w:ascii="Calibri" w:eastAsia="Calibri" w:hAnsi="Calibri" w:cs="Calibri"/>
                <w:color w:val="111111"/>
                <w:sz w:val="16"/>
                <w:szCs w:val="16"/>
              </w:rPr>
              <w:t>EU regulated market access</w:t>
            </w:r>
          </w:p>
        </w:tc>
      </w:tr>
      <w:tr w:rsidR="003224A7" w14:paraId="7C76AC3E" w14:textId="77777777" w:rsidTr="003B6AA0">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4EAB82" w14:textId="77777777" w:rsidR="003224A7" w:rsidRDefault="003224A7" w:rsidP="003B6AA0">
            <w:r>
              <w:rPr>
                <w:rFonts w:ascii="Calibri" w:eastAsia="Calibri" w:hAnsi="Calibri" w:cs="Calibri"/>
                <w:color w:val="111111"/>
                <w:sz w:val="16"/>
                <w:szCs w:val="16"/>
              </w:rPr>
              <w:t>CERTIFHY</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16465C" w14:textId="77777777" w:rsidR="003224A7" w:rsidRDefault="003224A7" w:rsidP="003B6AA0">
            <w:r>
              <w:rPr>
                <w:rFonts w:ascii="Calibri" w:eastAsia="Calibri" w:hAnsi="Calibri" w:cs="Calibri"/>
                <w:color w:val="111111"/>
                <w:sz w:val="16"/>
                <w:szCs w:val="16"/>
              </w:rPr>
              <w:t>CertifHy scheme operator</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9610BC" w14:textId="77777777" w:rsidR="003224A7" w:rsidRDefault="003224A7" w:rsidP="003B6AA0">
            <w:r>
              <w:rPr>
                <w:rFonts w:ascii="Calibri" w:eastAsia="Calibri" w:hAnsi="Calibri" w:cs="Calibri"/>
                <w:color w:val="111111"/>
                <w:sz w:val="16"/>
                <w:szCs w:val="16"/>
              </w:rPr>
              <w:t>GoO chain across borders</w:t>
            </w:r>
          </w:p>
        </w:tc>
        <w:tc>
          <w:tcPr>
            <w:tcW w:w="22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0CE9EB" w14:textId="77777777" w:rsidR="003224A7" w:rsidRDefault="003224A7" w:rsidP="003B6AA0">
            <w:r>
              <w:rPr>
                <w:rFonts w:ascii="Calibri" w:eastAsia="Calibri" w:hAnsi="Calibri" w:cs="Calibri"/>
                <w:color w:val="111111"/>
                <w:sz w:val="16"/>
                <w:szCs w:val="16"/>
              </w:rPr>
              <w:t>EU GO market</w:t>
            </w:r>
          </w:p>
        </w:tc>
      </w:tr>
      <w:tr w:rsidR="003224A7" w14:paraId="2838448A" w14:textId="77777777" w:rsidTr="003B6AA0">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BAB87D" w14:textId="77777777" w:rsidR="003224A7" w:rsidRDefault="003224A7" w:rsidP="003B6AA0">
            <w:r>
              <w:rPr>
                <w:rFonts w:ascii="Calibri" w:eastAsia="Calibri" w:hAnsi="Calibri" w:cs="Calibri"/>
                <w:color w:val="111111"/>
                <w:sz w:val="16"/>
                <w:szCs w:val="16"/>
              </w:rPr>
              <w:t>SOVEREIGN_ESG</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4477E3" w14:textId="77777777" w:rsidR="003224A7" w:rsidRDefault="003224A7" w:rsidP="003B6AA0">
            <w:r>
              <w:rPr>
                <w:rFonts w:ascii="Calibri" w:eastAsia="Calibri" w:hAnsi="Calibri" w:cs="Calibri"/>
                <w:color w:val="111111"/>
                <w:sz w:val="16"/>
                <w:szCs w:val="16"/>
              </w:rPr>
              <w:t>IMF/WB + national authority + accredited body</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B82FA3" w14:textId="77777777" w:rsidR="003224A7" w:rsidRDefault="003224A7" w:rsidP="003B6AA0">
            <w:r>
              <w:rPr>
                <w:rFonts w:ascii="Calibri" w:eastAsia="Calibri" w:hAnsi="Calibri" w:cs="Calibri"/>
                <w:color w:val="111111"/>
                <w:sz w:val="16"/>
                <w:szCs w:val="16"/>
              </w:rPr>
              <w:t>Debt-for-nature linkage, carbon attribution to host nation</w:t>
            </w:r>
          </w:p>
        </w:tc>
        <w:tc>
          <w:tcPr>
            <w:tcW w:w="22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083077" w14:textId="77777777" w:rsidR="003224A7" w:rsidRDefault="003224A7" w:rsidP="003B6AA0">
            <w:r>
              <w:rPr>
                <w:rFonts w:ascii="Calibri" w:eastAsia="Calibri" w:hAnsi="Calibri" w:cs="Calibri"/>
                <w:color w:val="111111"/>
                <w:sz w:val="16"/>
                <w:szCs w:val="16"/>
              </w:rPr>
              <w:t>ESG-mandate buyer access</w:t>
            </w:r>
          </w:p>
        </w:tc>
      </w:tr>
      <w:tr w:rsidR="003224A7" w14:paraId="5AFAE42B" w14:textId="77777777" w:rsidTr="003B6AA0">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AA1D8E" w14:textId="77777777" w:rsidR="003224A7" w:rsidRDefault="003224A7" w:rsidP="003B6AA0">
            <w:r>
              <w:rPr>
                <w:rFonts w:ascii="Calibri" w:eastAsia="Calibri" w:hAnsi="Calibri" w:cs="Calibri"/>
                <w:color w:val="111111"/>
                <w:sz w:val="16"/>
                <w:szCs w:val="16"/>
              </w:rPr>
              <w:t>VOLUNTARY</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3C85A3" w14:textId="77777777" w:rsidR="003224A7" w:rsidRDefault="003224A7" w:rsidP="003B6AA0">
            <w:r>
              <w:rPr>
                <w:rFonts w:ascii="Calibri" w:eastAsia="Calibri" w:hAnsi="Calibri" w:cs="Calibri"/>
                <w:color w:val="111111"/>
                <w:sz w:val="16"/>
                <w:szCs w:val="16"/>
              </w:rPr>
              <w:t>Issuer-defined</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DF88C5" w14:textId="77777777" w:rsidR="003224A7" w:rsidRDefault="003224A7" w:rsidP="003B6AA0">
            <w:r>
              <w:rPr>
                <w:rFonts w:ascii="Calibri" w:eastAsia="Calibri" w:hAnsi="Calibri" w:cs="Calibri"/>
                <w:color w:val="111111"/>
                <w:sz w:val="16"/>
                <w:szCs w:val="16"/>
              </w:rPr>
              <w:t>Bilateral attribute claims</w:t>
            </w:r>
          </w:p>
        </w:tc>
        <w:tc>
          <w:tcPr>
            <w:tcW w:w="22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8EBD25" w14:textId="77777777" w:rsidR="003224A7" w:rsidRDefault="003224A7" w:rsidP="003B6AA0">
            <w:r>
              <w:rPr>
                <w:rFonts w:ascii="Calibri" w:eastAsia="Calibri" w:hAnsi="Calibri" w:cs="Calibri"/>
                <w:color w:val="111111"/>
                <w:sz w:val="16"/>
                <w:szCs w:val="16"/>
              </w:rPr>
              <w:t>Bilateral premium</w:t>
            </w:r>
          </w:p>
        </w:tc>
      </w:tr>
    </w:tbl>
    <w:p w14:paraId="66103A82" w14:textId="77777777" w:rsidR="003224A7" w:rsidRDefault="003224A7" w:rsidP="003224A7">
      <w:pPr>
        <w:spacing w:after="80"/>
      </w:pPr>
    </w:p>
    <w:p w14:paraId="17A174DB" w14:textId="77777777" w:rsidR="003224A7" w:rsidRDefault="003224A7" w:rsidP="003224A7">
      <w:pPr>
        <w:spacing w:before="60" w:after="100" w:line="260" w:lineRule="auto"/>
      </w:pPr>
      <w:r>
        <w:rPr>
          <w:rFonts w:ascii="Calibri" w:eastAsia="Calibri" w:hAnsi="Calibri" w:cs="Calibri"/>
          <w:b/>
          <w:bCs/>
          <w:color w:val="111111"/>
          <w:sz w:val="18"/>
          <w:szCs w:val="18"/>
        </w:rPr>
        <w:t xml:space="preserve">Sequencing.  </w:t>
      </w:r>
      <w:r>
        <w:rPr>
          <w:rFonts w:ascii="Calibri" w:eastAsia="Calibri" w:hAnsi="Calibri" w:cs="Calibri"/>
          <w:color w:val="111111"/>
          <w:sz w:val="18"/>
          <w:szCs w:val="18"/>
        </w:rPr>
        <w:t>STANDARD and RFNBO are critical-path. CERTIFHY follows. SOVEREIGN_ESG and the debt-for-nature integration are deferred to Phase B4 (§8.1) — they affect a small fraction of the pipeline and require external instrument readiness (IMF/WB swap agreements). v3.1 sequenced sovereign provenance prematurely.</w:t>
      </w:r>
    </w:p>
    <w:p w14:paraId="280CB10E" w14:textId="77777777" w:rsidR="003224A7" w:rsidRDefault="003224A7" w:rsidP="00F6054B">
      <w:pPr>
        <w:pStyle w:val="Heading2"/>
      </w:pPr>
      <w:bookmarkStart w:id="210" w:name="_Toc241592222"/>
      <w:r>
        <w:t>5.3   Token lifecycle</w:t>
      </w:r>
      <w:bookmarkEnd w:id="210"/>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900"/>
        <w:gridCol w:w="2100"/>
        <w:gridCol w:w="3320"/>
      </w:tblGrid>
      <w:tr w:rsidR="003224A7" w14:paraId="2D131C55" w14:textId="77777777" w:rsidTr="003B6AA0">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09F1221B" w14:textId="77777777" w:rsidR="003224A7" w:rsidRDefault="003224A7" w:rsidP="003B6AA0">
            <w:r>
              <w:rPr>
                <w:rFonts w:ascii="Calibri" w:eastAsia="Calibri" w:hAnsi="Calibri" w:cs="Calibri"/>
                <w:b/>
                <w:bCs/>
                <w:color w:val="FFFFFF"/>
                <w:sz w:val="16"/>
                <w:szCs w:val="16"/>
              </w:rPr>
              <w:lastRenderedPageBreak/>
              <w:t>State</w:t>
            </w:r>
          </w:p>
        </w:tc>
        <w:tc>
          <w:tcPr>
            <w:tcW w:w="29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02B62C3F" w14:textId="77777777" w:rsidR="003224A7" w:rsidRDefault="003224A7" w:rsidP="003B6AA0">
            <w:r>
              <w:rPr>
                <w:rFonts w:ascii="Calibri" w:eastAsia="Calibri" w:hAnsi="Calibri" w:cs="Calibri"/>
                <w:b/>
                <w:bCs/>
                <w:color w:val="FFFFFF"/>
                <w:sz w:val="16"/>
                <w:szCs w:val="16"/>
              </w:rPr>
              <w:t>Trigger</w:t>
            </w:r>
          </w:p>
        </w:tc>
        <w:tc>
          <w:tcPr>
            <w:tcW w:w="21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21CC1679" w14:textId="77777777" w:rsidR="003224A7" w:rsidRDefault="003224A7" w:rsidP="003B6AA0">
            <w:r>
              <w:rPr>
                <w:rFonts w:ascii="Calibri" w:eastAsia="Calibri" w:hAnsi="Calibri" w:cs="Calibri"/>
                <w:b/>
                <w:bCs/>
                <w:color w:val="FFFFFF"/>
                <w:sz w:val="16"/>
                <w:szCs w:val="16"/>
              </w:rPr>
              <w:t>Allowed transitions</w:t>
            </w:r>
          </w:p>
        </w:tc>
        <w:tc>
          <w:tcPr>
            <w:tcW w:w="332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2D86F288" w14:textId="77777777" w:rsidR="003224A7" w:rsidRDefault="003224A7" w:rsidP="003B6AA0">
            <w:r>
              <w:rPr>
                <w:rFonts w:ascii="Calibri" w:eastAsia="Calibri" w:hAnsi="Calibri" w:cs="Calibri"/>
                <w:b/>
                <w:bCs/>
                <w:color w:val="FFFFFF"/>
                <w:sz w:val="16"/>
                <w:szCs w:val="16"/>
              </w:rPr>
              <w:t>Notes</w:t>
            </w:r>
          </w:p>
        </w:tc>
      </w:tr>
      <w:tr w:rsidR="003224A7" w14:paraId="4FB89A76" w14:textId="77777777" w:rsidTr="003B6AA0">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32A2F3" w14:textId="77777777" w:rsidR="003224A7" w:rsidRDefault="003224A7" w:rsidP="003B6AA0">
            <w:r>
              <w:rPr>
                <w:rFonts w:ascii="Calibri" w:eastAsia="Calibri" w:hAnsi="Calibri" w:cs="Calibri"/>
                <w:color w:val="111111"/>
                <w:sz w:val="16"/>
                <w:szCs w:val="16"/>
              </w:rPr>
              <w:t>MINTED</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A2155A" w14:textId="77777777" w:rsidR="003224A7" w:rsidRDefault="003224A7" w:rsidP="003B6AA0">
            <w:r>
              <w:rPr>
                <w:rFonts w:ascii="Calibri" w:eastAsia="Calibri" w:hAnsi="Calibri" w:cs="Calibri"/>
                <w:color w:val="111111"/>
                <w:sz w:val="16"/>
                <w:szCs w:val="16"/>
              </w:rPr>
              <w:t>Producer + certifier sign meter event</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19E5B3" w14:textId="77777777" w:rsidR="003224A7" w:rsidRDefault="003224A7" w:rsidP="003B6AA0">
            <w:r>
              <w:rPr>
                <w:rFonts w:ascii="Calibri" w:eastAsia="Calibri" w:hAnsi="Calibri" w:cs="Calibri"/>
                <w:color w:val="111111"/>
                <w:sz w:val="16"/>
                <w:szCs w:val="16"/>
              </w:rPr>
              <w:t>RESERVED, VOIDED</w:t>
            </w:r>
          </w:p>
        </w:tc>
        <w:tc>
          <w:tcPr>
            <w:tcW w:w="3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8DF339" w14:textId="77777777" w:rsidR="003224A7" w:rsidRDefault="003224A7" w:rsidP="003B6AA0">
            <w:r>
              <w:rPr>
                <w:rFonts w:ascii="Calibri" w:eastAsia="Calibri" w:hAnsi="Calibri" w:cs="Calibri"/>
                <w:color w:val="111111"/>
                <w:sz w:val="16"/>
                <w:szCs w:val="16"/>
              </w:rPr>
              <w:t>Verification state ≥ CONFIRMED required</w:t>
            </w:r>
          </w:p>
        </w:tc>
      </w:tr>
      <w:tr w:rsidR="003224A7" w14:paraId="61A868D6" w14:textId="77777777" w:rsidTr="003B6AA0">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0A8904" w14:textId="77777777" w:rsidR="003224A7" w:rsidRDefault="003224A7" w:rsidP="003B6AA0">
            <w:r>
              <w:rPr>
                <w:rFonts w:ascii="Calibri" w:eastAsia="Calibri" w:hAnsi="Calibri" w:cs="Calibri"/>
                <w:color w:val="111111"/>
                <w:sz w:val="16"/>
                <w:szCs w:val="16"/>
              </w:rPr>
              <w:t>RESERVED</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374AB9" w14:textId="77777777" w:rsidR="003224A7" w:rsidRDefault="003224A7" w:rsidP="003B6AA0">
            <w:r>
              <w:rPr>
                <w:rFonts w:ascii="Calibri" w:eastAsia="Calibri" w:hAnsi="Calibri" w:cs="Calibri"/>
                <w:color w:val="111111"/>
                <w:sz w:val="16"/>
                <w:szCs w:val="16"/>
              </w:rPr>
              <w:t>Listed on marketplace OR locked to a forward contract</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3A872E" w14:textId="77777777" w:rsidR="003224A7" w:rsidRDefault="003224A7" w:rsidP="003B6AA0">
            <w:r>
              <w:rPr>
                <w:rFonts w:ascii="Calibri" w:eastAsia="Calibri" w:hAnsi="Calibri" w:cs="Calibri"/>
                <w:color w:val="111111"/>
                <w:sz w:val="16"/>
                <w:szCs w:val="16"/>
              </w:rPr>
              <w:t>MATCHED, MINTED (unlist)</w:t>
            </w:r>
          </w:p>
        </w:tc>
        <w:tc>
          <w:tcPr>
            <w:tcW w:w="3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60BFBB" w14:textId="77777777" w:rsidR="003224A7" w:rsidRDefault="003224A7" w:rsidP="003B6AA0">
            <w:r>
              <w:rPr>
                <w:rFonts w:ascii="Calibri" w:eastAsia="Calibri" w:hAnsi="Calibri" w:cs="Calibri"/>
                <w:color w:val="111111"/>
                <w:sz w:val="16"/>
                <w:szCs w:val="16"/>
              </w:rPr>
              <w:t>Volume cannot be double-listed</w:t>
            </w:r>
          </w:p>
        </w:tc>
      </w:tr>
      <w:tr w:rsidR="003224A7" w14:paraId="314CCA27" w14:textId="77777777" w:rsidTr="003B6AA0">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CAB5FB" w14:textId="77777777" w:rsidR="003224A7" w:rsidRDefault="003224A7" w:rsidP="003B6AA0">
            <w:r>
              <w:rPr>
                <w:rFonts w:ascii="Calibri" w:eastAsia="Calibri" w:hAnsi="Calibri" w:cs="Calibri"/>
                <w:color w:val="111111"/>
                <w:sz w:val="16"/>
                <w:szCs w:val="16"/>
              </w:rPr>
              <w:t>MATCHED</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B428AA" w14:textId="77777777" w:rsidR="003224A7" w:rsidRDefault="003224A7" w:rsidP="003B6AA0">
            <w:r>
              <w:rPr>
                <w:rFonts w:ascii="Calibri" w:eastAsia="Calibri" w:hAnsi="Calibri" w:cs="Calibri"/>
                <w:color w:val="111111"/>
                <w:sz w:val="16"/>
                <w:szCs w:val="16"/>
              </w:rPr>
              <w:t>Counterparty accepts, contract created</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88CA5C" w14:textId="77777777" w:rsidR="003224A7" w:rsidRDefault="003224A7" w:rsidP="003B6AA0">
            <w:r>
              <w:rPr>
                <w:rFonts w:ascii="Calibri" w:eastAsia="Calibri" w:hAnsi="Calibri" w:cs="Calibri"/>
                <w:color w:val="111111"/>
                <w:sz w:val="16"/>
                <w:szCs w:val="16"/>
              </w:rPr>
              <w:t>SETTLED</w:t>
            </w:r>
          </w:p>
        </w:tc>
        <w:tc>
          <w:tcPr>
            <w:tcW w:w="3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C82C01" w14:textId="77777777" w:rsidR="003224A7" w:rsidRDefault="003224A7" w:rsidP="003B6AA0">
            <w:r>
              <w:rPr>
                <w:rFonts w:ascii="Calibri" w:eastAsia="Calibri" w:hAnsi="Calibri" w:cs="Calibri"/>
                <w:color w:val="111111"/>
                <w:sz w:val="16"/>
                <w:szCs w:val="16"/>
              </w:rPr>
              <w:t>Mass-balance lot locked</w:t>
            </w:r>
          </w:p>
        </w:tc>
      </w:tr>
      <w:tr w:rsidR="003224A7" w14:paraId="3F590BA5" w14:textId="77777777" w:rsidTr="003B6AA0">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F3FEF3" w14:textId="77777777" w:rsidR="003224A7" w:rsidRDefault="003224A7" w:rsidP="003B6AA0">
            <w:r>
              <w:rPr>
                <w:rFonts w:ascii="Calibri" w:eastAsia="Calibri" w:hAnsi="Calibri" w:cs="Calibri"/>
                <w:color w:val="111111"/>
                <w:sz w:val="16"/>
                <w:szCs w:val="16"/>
              </w:rPr>
              <w:t>SETTLED</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88A6BD" w14:textId="77777777" w:rsidR="003224A7" w:rsidRDefault="003224A7" w:rsidP="003B6AA0">
            <w:r>
              <w:rPr>
                <w:rFonts w:ascii="Calibri" w:eastAsia="Calibri" w:hAnsi="Calibri" w:cs="Calibri"/>
                <w:color w:val="111111"/>
                <w:sz w:val="16"/>
                <w:szCs w:val="16"/>
              </w:rPr>
              <w:t>Settlement event recorded with payment confirmation</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71812B" w14:textId="77777777" w:rsidR="003224A7" w:rsidRDefault="003224A7" w:rsidP="003B6AA0">
            <w:r>
              <w:rPr>
                <w:rFonts w:ascii="Calibri" w:eastAsia="Calibri" w:hAnsi="Calibri" w:cs="Calibri"/>
                <w:color w:val="111111"/>
                <w:sz w:val="16"/>
                <w:szCs w:val="16"/>
              </w:rPr>
              <w:t>RETIRED</w:t>
            </w:r>
          </w:p>
        </w:tc>
        <w:tc>
          <w:tcPr>
            <w:tcW w:w="3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7526AA" w14:textId="77777777" w:rsidR="003224A7" w:rsidRDefault="003224A7" w:rsidP="003B6AA0">
            <w:r>
              <w:rPr>
                <w:rFonts w:ascii="Calibri" w:eastAsia="Calibri" w:hAnsi="Calibri" w:cs="Calibri"/>
                <w:color w:val="111111"/>
                <w:sz w:val="16"/>
                <w:szCs w:val="16"/>
              </w:rPr>
              <w:t>Cash leg complete</w:t>
            </w:r>
          </w:p>
        </w:tc>
      </w:tr>
      <w:tr w:rsidR="003224A7" w14:paraId="497FD810" w14:textId="77777777" w:rsidTr="003B6AA0">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208225" w14:textId="77777777" w:rsidR="003224A7" w:rsidRDefault="003224A7" w:rsidP="003B6AA0">
            <w:r>
              <w:rPr>
                <w:rFonts w:ascii="Calibri" w:eastAsia="Calibri" w:hAnsi="Calibri" w:cs="Calibri"/>
                <w:color w:val="111111"/>
                <w:sz w:val="16"/>
                <w:szCs w:val="16"/>
              </w:rPr>
              <w:t>RETIRED</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2DB10A" w14:textId="77777777" w:rsidR="003224A7" w:rsidRDefault="003224A7" w:rsidP="003B6AA0">
            <w:r>
              <w:rPr>
                <w:rFonts w:ascii="Calibri" w:eastAsia="Calibri" w:hAnsi="Calibri" w:cs="Calibri"/>
                <w:color w:val="111111"/>
                <w:sz w:val="16"/>
                <w:szCs w:val="16"/>
              </w:rPr>
              <w:t>Buyer claims environmental attributes; carbon attribution event written if SOVEREIGN_ESG</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EDA02D" w14:textId="77777777" w:rsidR="003224A7" w:rsidRDefault="003224A7" w:rsidP="003B6AA0">
            <w:r>
              <w:rPr>
                <w:rFonts w:ascii="Calibri" w:eastAsia="Calibri" w:hAnsi="Calibri" w:cs="Calibri"/>
                <w:color w:val="111111"/>
                <w:sz w:val="16"/>
                <w:szCs w:val="16"/>
              </w:rPr>
              <w:t>Terminal</w:t>
            </w:r>
          </w:p>
        </w:tc>
        <w:tc>
          <w:tcPr>
            <w:tcW w:w="3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26CC7D" w14:textId="77777777" w:rsidR="003224A7" w:rsidRDefault="003224A7" w:rsidP="003B6AA0">
            <w:r>
              <w:rPr>
                <w:rFonts w:ascii="Calibri" w:eastAsia="Calibri" w:hAnsi="Calibri" w:cs="Calibri"/>
                <w:color w:val="111111"/>
                <w:sz w:val="16"/>
                <w:szCs w:val="16"/>
              </w:rPr>
              <w:t>Cannot be re-traded</w:t>
            </w:r>
          </w:p>
        </w:tc>
      </w:tr>
      <w:tr w:rsidR="003224A7" w14:paraId="6DCD2607" w14:textId="77777777" w:rsidTr="003B6AA0">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90B301" w14:textId="77777777" w:rsidR="003224A7" w:rsidRDefault="003224A7" w:rsidP="003B6AA0">
            <w:r>
              <w:rPr>
                <w:rFonts w:ascii="Calibri" w:eastAsia="Calibri" w:hAnsi="Calibri" w:cs="Calibri"/>
                <w:color w:val="111111"/>
                <w:sz w:val="16"/>
                <w:szCs w:val="16"/>
              </w:rPr>
              <w:t>VOIDED</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301B5B" w14:textId="77777777" w:rsidR="003224A7" w:rsidRDefault="003224A7" w:rsidP="003B6AA0">
            <w:r>
              <w:rPr>
                <w:rFonts w:ascii="Calibri" w:eastAsia="Calibri" w:hAnsi="Calibri" w:cs="Calibri"/>
                <w:color w:val="111111"/>
                <w:sz w:val="16"/>
                <w:szCs w:val="16"/>
              </w:rPr>
              <w:t>Verification failure or fraud detection</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9664C6" w14:textId="77777777" w:rsidR="003224A7" w:rsidRDefault="003224A7" w:rsidP="003B6AA0">
            <w:r>
              <w:rPr>
                <w:rFonts w:ascii="Calibri" w:eastAsia="Calibri" w:hAnsi="Calibri" w:cs="Calibri"/>
                <w:color w:val="111111"/>
                <w:sz w:val="16"/>
                <w:szCs w:val="16"/>
              </w:rPr>
              <w:t>Terminal</w:t>
            </w:r>
          </w:p>
        </w:tc>
        <w:tc>
          <w:tcPr>
            <w:tcW w:w="3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A4DD5E" w14:textId="77777777" w:rsidR="003224A7" w:rsidRDefault="003224A7" w:rsidP="003B6AA0">
            <w:r>
              <w:rPr>
                <w:rFonts w:ascii="Calibri" w:eastAsia="Calibri" w:hAnsi="Calibri" w:cs="Calibri"/>
                <w:color w:val="111111"/>
                <w:sz w:val="16"/>
                <w:szCs w:val="16"/>
              </w:rPr>
              <w:t>Audit trail preserved</w:t>
            </w:r>
          </w:p>
        </w:tc>
      </w:tr>
    </w:tbl>
    <w:p w14:paraId="7238D44C" w14:textId="77777777" w:rsidR="003224A7" w:rsidRDefault="003224A7" w:rsidP="003224A7">
      <w:pPr>
        <w:spacing w:after="100"/>
      </w:pPr>
    </w:p>
    <w:p w14:paraId="09356E42" w14:textId="77777777" w:rsidR="003224A7" w:rsidRDefault="003224A7" w:rsidP="00F6054B">
      <w:pPr>
        <w:pStyle w:val="Heading2"/>
      </w:pPr>
      <w:bookmarkStart w:id="211" w:name="_Toc241592223"/>
      <w:r>
        <w:t>5.4   Mass-balance and double-counting prevention</w:t>
      </w:r>
      <w:bookmarkEnd w:id="211"/>
    </w:p>
    <w:p w14:paraId="61D39D2F" w14:textId="77777777" w:rsidR="003224A7" w:rsidRDefault="003224A7" w:rsidP="003224A7">
      <w:pPr>
        <w:spacing w:before="60" w:after="100" w:line="260" w:lineRule="auto"/>
      </w:pPr>
      <w:r>
        <w:rPr>
          <w:rFonts w:ascii="Calibri" w:eastAsia="Calibri" w:hAnsi="Calibri" w:cs="Calibri"/>
          <w:color w:val="111111"/>
          <w:sz w:val="20"/>
          <w:szCs w:val="20"/>
        </w:rPr>
        <w:t>Every kilogram of certified production maps to exactly one MASS_BALANCE_LOT. Tokens can only be minted within the volume of a lot. Lot exhaustion prevents over-issuance. Cross-jurisdiction transfers (e.g., Chilean SAF burned in Europe) carry the lot reference forward; the carbon attribution event at retirement closes the lot share.</w:t>
      </w:r>
    </w:p>
    <w:p w14:paraId="0E4211A8" w14:textId="77777777" w:rsidR="003224A7" w:rsidRDefault="003224A7" w:rsidP="00F6054B">
      <w:pPr>
        <w:pStyle w:val="Heading2"/>
      </w:pPr>
      <w:bookmarkStart w:id="212" w:name="_Toc241592224"/>
      <w:r>
        <w:t>5.5   Production Profile Handoff at FID</w:t>
      </w:r>
      <w:bookmarkEnd w:id="212"/>
    </w:p>
    <w:p w14:paraId="17AC1DFE" w14:textId="77777777" w:rsidR="003224A7" w:rsidRDefault="003224A7" w:rsidP="003224A7">
      <w:pPr>
        <w:spacing w:before="60" w:after="120" w:line="260" w:lineRule="auto"/>
      </w:pPr>
      <w:r>
        <w:rPr>
          <w:rFonts w:ascii="Calibri" w:eastAsia="Calibri" w:hAnsi="Calibri" w:cs="Calibri"/>
          <w:color w:val="111111"/>
          <w:sz w:val="20"/>
          <w:szCs w:val="20"/>
        </w:rPr>
        <w:t>At FID a read-only Production Profile Handoff document is generated and bound to the project. This is the artefact v3.1 §"Output 2" referenced. It contains: confirmed nameplate capacity, Class 3 CAPEX, offtake structure (counterparty, tenor, indexation), provenance chain (project_id, certifier, RFNBO compliance), and the SHA-256 root of the evidence tree. This document is what allows the trading layer to begin pre-listing forward tokens.</w:t>
      </w:r>
    </w:p>
    <w:p w14:paraId="41076972" w14:textId="77777777" w:rsidR="0070014C" w:rsidRDefault="003B6AA0">
      <w:r>
        <w:br w:type="page"/>
      </w:r>
    </w:p>
    <w:p w14:paraId="546521E4" w14:textId="77777777" w:rsidR="0070014C" w:rsidRDefault="003B6AA0" w:rsidP="0000085A">
      <w:pPr>
        <w:pStyle w:val="Heading1"/>
      </w:pPr>
      <w:bookmarkStart w:id="213" w:name="sec6"/>
      <w:bookmarkStart w:id="214" w:name="_Toc241592225"/>
      <w:r>
        <w:lastRenderedPageBreak/>
        <w:t>6   Trading Module</w:t>
      </w:r>
      <w:bookmarkEnd w:id="213"/>
      <w:bookmarkEnd w:id="214"/>
    </w:p>
    <w:p w14:paraId="46D1FBBF" w14:textId="77777777" w:rsidR="0070014C" w:rsidRDefault="003B6AA0">
      <w:pPr>
        <w:spacing w:before="60" w:after="100"/>
      </w:pPr>
      <w:r>
        <w:rPr>
          <w:color w:val="1A2332"/>
          <w:sz w:val="20"/>
          <w:szCs w:val="20"/>
        </w:rPr>
        <w:t>Content unchanged from v4.0 §6. Summary: capacity → listings → matching (§6.1–6.2), ESG-tier matching algorithm (mandate-driven, ranked, never auto-selects), settlement and carbon attribution (§6.3, two parallel events for SOVEREIGN_ESG tokens), and counterparty channels via Element-Matrix (§6.4).</w:t>
      </w:r>
    </w:p>
    <w:p w14:paraId="00B3B904" w14:textId="77777777" w:rsidR="0070014C" w:rsidRDefault="003B6AA0">
      <w:pPr>
        <w:spacing w:before="60" w:after="100"/>
      </w:pPr>
      <w:r>
        <w:rPr>
          <w:color w:val="1A2332"/>
          <w:sz w:val="20"/>
          <w:szCs w:val="20"/>
        </w:rPr>
        <w:t>The Causal Navigation Bar (Appendix E §E.7) is the primary primitive for this module — it surfaces the token-to-listing-to-contract causal chain on every view. The Capital Eligibility Bar (§E.2) shows delivery-type eligibility on listing views.</w:t>
      </w:r>
    </w:p>
    <w:p w14:paraId="09CD6DC7" w14:textId="77777777" w:rsidR="003224A7" w:rsidRDefault="003224A7" w:rsidP="003224A7">
      <w:pPr>
        <w:spacing w:before="60" w:after="100" w:line="260" w:lineRule="auto"/>
      </w:pPr>
      <w:r>
        <w:rPr>
          <w:rFonts w:ascii="Calibri" w:eastAsia="Calibri" w:hAnsi="Calibri" w:cs="Calibri"/>
          <w:color w:val="111111"/>
          <w:sz w:val="20"/>
          <w:szCs w:val="20"/>
        </w:rPr>
        <w:t>Trading is the third layer and the longest-running. The same project that closed FID and began minting tokens is now a counterparty in matched contracts year after year. The module already exists in skeleton (marketplace_sqlite.py, matching_sqlite.py, contracts_sqlite.py). v4.0 specifies the schema-stable extensions and the ESG-tier matching logic.</w:t>
      </w:r>
    </w:p>
    <w:p w14:paraId="28F91BED" w14:textId="77777777" w:rsidR="003224A7" w:rsidRDefault="003224A7" w:rsidP="00F6054B">
      <w:pPr>
        <w:pStyle w:val="Heading2"/>
      </w:pPr>
      <w:bookmarkStart w:id="215" w:name="_Toc241592226"/>
      <w:r>
        <w:t>6.1   Capacity → Tokens → Listings</w:t>
      </w:r>
      <w:bookmarkEnd w:id="215"/>
    </w:p>
    <w:p w14:paraId="77B10DA7" w14:textId="77777777" w:rsidR="003224A7" w:rsidRDefault="003224A7" w:rsidP="003224A7">
      <w:pPr>
        <w:spacing w:before="60" w:after="80" w:line="260" w:lineRule="auto"/>
      </w:pPr>
      <w:r>
        <w:rPr>
          <w:rFonts w:ascii="Calibri" w:eastAsia="Calibri" w:hAnsi="Calibri" w:cs="Calibri"/>
          <w:color w:val="111111"/>
          <w:sz w:val="20"/>
          <w:szCs w:val="20"/>
        </w:rPr>
        <w:t>A producer with confirmed capacity (post-G11) can list either spot tokens (already minted) or forward tokens (committed-but-not-yet-produced). Forward listings require a Production Profile Handoff (§5.5) and are bound to a delivery window. Spot and forward are the same LISTING entity with a delivery_type field.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5620"/>
      </w:tblGrid>
      <w:tr w:rsidR="003224A7" w14:paraId="0D28F0EB" w14:textId="77777777" w:rsidTr="003B6AA0">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5E65AADA" w14:textId="77777777" w:rsidR="003224A7" w:rsidRDefault="003224A7" w:rsidP="003B6AA0">
            <w:r>
              <w:rPr>
                <w:rFonts w:ascii="Calibri" w:eastAsia="Calibri" w:hAnsi="Calibri" w:cs="Calibri"/>
                <w:b/>
                <w:bCs/>
                <w:color w:val="FFFFFF"/>
                <w:sz w:val="16"/>
                <w:szCs w:val="16"/>
              </w:rPr>
              <w:t>Field</w:t>
            </w:r>
          </w:p>
        </w:tc>
        <w:tc>
          <w:tcPr>
            <w:tcW w:w="170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7D585412" w14:textId="77777777" w:rsidR="003224A7" w:rsidRDefault="003224A7" w:rsidP="003B6AA0">
            <w:r>
              <w:rPr>
                <w:rFonts w:ascii="Calibri" w:eastAsia="Calibri" w:hAnsi="Calibri" w:cs="Calibri"/>
                <w:b/>
                <w:bCs/>
                <w:color w:val="FFFFFF"/>
                <w:sz w:val="16"/>
                <w:szCs w:val="16"/>
              </w:rPr>
              <w:t>Type</w:t>
            </w:r>
          </w:p>
        </w:tc>
        <w:tc>
          <w:tcPr>
            <w:tcW w:w="5620" w:type="dxa"/>
            <w:tcBorders>
              <w:top w:val="single" w:sz="4" w:space="0" w:color="BFBFBF"/>
              <w:left w:val="single" w:sz="4" w:space="0" w:color="BFBFBF"/>
              <w:bottom w:val="single" w:sz="4" w:space="0" w:color="BFBFBF"/>
              <w:right w:val="single" w:sz="4" w:space="0" w:color="BFBFBF"/>
            </w:tcBorders>
            <w:shd w:val="clear" w:color="auto" w:fill="111111"/>
            <w:tcMar>
              <w:top w:w="60" w:type="dxa"/>
              <w:left w:w="100" w:type="dxa"/>
              <w:bottom w:w="60" w:type="dxa"/>
              <w:right w:w="100" w:type="dxa"/>
            </w:tcMar>
            <w:vAlign w:val="center"/>
          </w:tcPr>
          <w:p w14:paraId="409E1F70" w14:textId="77777777" w:rsidR="003224A7" w:rsidRDefault="003224A7" w:rsidP="003B6AA0">
            <w:r>
              <w:rPr>
                <w:rFonts w:ascii="Calibri" w:eastAsia="Calibri" w:hAnsi="Calibri" w:cs="Calibri"/>
                <w:b/>
                <w:bCs/>
                <w:color w:val="FFFFFF"/>
                <w:sz w:val="16"/>
                <w:szCs w:val="16"/>
              </w:rPr>
              <w:t>Note</w:t>
            </w:r>
          </w:p>
        </w:tc>
      </w:tr>
      <w:tr w:rsidR="003224A7" w14:paraId="5EF3C2DE"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AF2A0E" w14:textId="77777777" w:rsidR="003224A7" w:rsidRDefault="003224A7" w:rsidP="003B6AA0">
            <w:r>
              <w:rPr>
                <w:rFonts w:ascii="Calibri" w:eastAsia="Calibri" w:hAnsi="Calibri" w:cs="Calibri"/>
                <w:color w:val="111111"/>
                <w:sz w:val="16"/>
                <w:szCs w:val="16"/>
              </w:rPr>
              <w:t>listing_id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ED4E40" w14:textId="77777777" w:rsidR="003224A7" w:rsidRDefault="003224A7" w:rsidP="003B6AA0">
            <w:r>
              <w:rPr>
                <w:rFonts w:ascii="Calibri" w:eastAsia="Calibri" w:hAnsi="Calibri" w:cs="Calibri"/>
                <w:color w:val="111111"/>
                <w:sz w:val="16"/>
                <w:szCs w:val="16"/>
              </w:rPr>
              <w:t>UUID</w:t>
            </w:r>
          </w:p>
        </w:tc>
        <w:tc>
          <w:tcPr>
            <w:tcW w:w="5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DFCE23" w14:textId="77777777" w:rsidR="003224A7" w:rsidRDefault="003224A7" w:rsidP="003B6AA0">
            <w:r>
              <w:rPr>
                <w:rFonts w:ascii="Calibri" w:eastAsia="Calibri" w:hAnsi="Calibri" w:cs="Calibri"/>
                <w:color w:val="111111"/>
                <w:sz w:val="16"/>
                <w:szCs w:val="16"/>
              </w:rPr>
              <w:t>Primary key</w:t>
            </w:r>
          </w:p>
        </w:tc>
      </w:tr>
      <w:tr w:rsidR="003224A7" w14:paraId="595BB6EF"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87BAA8" w14:textId="77777777" w:rsidR="003224A7" w:rsidRDefault="003224A7" w:rsidP="003B6AA0">
            <w:r>
              <w:rPr>
                <w:rFonts w:ascii="Calibri" w:eastAsia="Calibri" w:hAnsi="Calibri" w:cs="Calibri"/>
                <w:color w:val="111111"/>
                <w:sz w:val="16"/>
                <w:szCs w:val="16"/>
              </w:rPr>
              <w:t>producer_id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10A11D" w14:textId="77777777" w:rsidR="003224A7" w:rsidRDefault="003224A7" w:rsidP="003B6AA0">
            <w:r>
              <w:rPr>
                <w:rFonts w:ascii="Calibri" w:eastAsia="Calibri" w:hAnsi="Calibri" w:cs="Calibri"/>
                <w:color w:val="111111"/>
                <w:sz w:val="16"/>
                <w:szCs w:val="16"/>
              </w:rPr>
              <w:t>FK actor</w:t>
            </w:r>
          </w:p>
        </w:tc>
        <w:tc>
          <w:tcPr>
            <w:tcW w:w="5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01A676" w14:textId="77777777" w:rsidR="003224A7" w:rsidRDefault="003224A7" w:rsidP="003B6AA0">
            <w:r>
              <w:rPr>
                <w:rFonts w:ascii="Calibri" w:eastAsia="Calibri" w:hAnsi="Calibri" w:cs="Calibri"/>
                <w:color w:val="111111"/>
                <w:sz w:val="16"/>
                <w:szCs w:val="16"/>
              </w:rPr>
              <w:t>PRODUCER ABAC persona only</w:t>
            </w:r>
          </w:p>
        </w:tc>
      </w:tr>
      <w:tr w:rsidR="003224A7" w14:paraId="366CB704"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85E643" w14:textId="77777777" w:rsidR="003224A7" w:rsidRDefault="003224A7" w:rsidP="003B6AA0">
            <w:r>
              <w:rPr>
                <w:rFonts w:ascii="Calibri" w:eastAsia="Calibri" w:hAnsi="Calibri" w:cs="Calibri"/>
                <w:color w:val="111111"/>
                <w:sz w:val="16"/>
                <w:szCs w:val="16"/>
              </w:rPr>
              <w:t>project_id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DF6058" w14:textId="77777777" w:rsidR="003224A7" w:rsidRDefault="003224A7" w:rsidP="003B6AA0">
            <w:r>
              <w:rPr>
                <w:rFonts w:ascii="Calibri" w:eastAsia="Calibri" w:hAnsi="Calibri" w:cs="Calibri"/>
                <w:color w:val="111111"/>
                <w:sz w:val="16"/>
                <w:szCs w:val="16"/>
              </w:rPr>
              <w:t>FK</w:t>
            </w:r>
          </w:p>
        </w:tc>
        <w:tc>
          <w:tcPr>
            <w:tcW w:w="5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7FFF29" w14:textId="77777777" w:rsidR="003224A7" w:rsidRDefault="003224A7" w:rsidP="003B6AA0">
            <w:r>
              <w:rPr>
                <w:rFonts w:ascii="Calibri" w:eastAsia="Calibri" w:hAnsi="Calibri" w:cs="Calibri"/>
                <w:color w:val="111111"/>
                <w:sz w:val="16"/>
                <w:szCs w:val="16"/>
              </w:rPr>
              <w:t>Threads to DEVELOPMENT_PACKAGES</w:t>
            </w:r>
          </w:p>
        </w:tc>
      </w:tr>
      <w:tr w:rsidR="003224A7" w14:paraId="5405E9FA"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B5D63F" w14:textId="77777777" w:rsidR="003224A7" w:rsidRDefault="003224A7" w:rsidP="003B6AA0">
            <w:r>
              <w:rPr>
                <w:rFonts w:ascii="Calibri" w:eastAsia="Calibri" w:hAnsi="Calibri" w:cs="Calibri"/>
                <w:color w:val="111111"/>
                <w:sz w:val="16"/>
                <w:szCs w:val="16"/>
              </w:rPr>
              <w:t>delivery_type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E8CE6E" w14:textId="77777777" w:rsidR="003224A7" w:rsidRDefault="003224A7" w:rsidP="003B6AA0">
            <w:r>
              <w:rPr>
                <w:rFonts w:ascii="Calibri" w:eastAsia="Calibri" w:hAnsi="Calibri" w:cs="Calibri"/>
                <w:color w:val="111111"/>
                <w:sz w:val="16"/>
                <w:szCs w:val="16"/>
              </w:rPr>
              <w:t>enum</w:t>
            </w:r>
          </w:p>
        </w:tc>
        <w:tc>
          <w:tcPr>
            <w:tcW w:w="5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443DDC" w14:textId="77777777" w:rsidR="003224A7" w:rsidRDefault="003224A7" w:rsidP="003B6AA0">
            <w:r>
              <w:rPr>
                <w:rFonts w:ascii="Calibri" w:eastAsia="Calibri" w:hAnsi="Calibri" w:cs="Calibri"/>
                <w:color w:val="111111"/>
                <w:sz w:val="16"/>
                <w:szCs w:val="16"/>
              </w:rPr>
              <w:t>SPOT / FORWARD</w:t>
            </w:r>
          </w:p>
        </w:tc>
      </w:tr>
      <w:tr w:rsidR="003224A7" w14:paraId="563E213E"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EDF97C" w14:textId="77777777" w:rsidR="003224A7" w:rsidRDefault="003224A7" w:rsidP="003B6AA0">
            <w:r>
              <w:rPr>
                <w:rFonts w:ascii="Calibri" w:eastAsia="Calibri" w:hAnsi="Calibri" w:cs="Calibri"/>
                <w:color w:val="111111"/>
                <w:sz w:val="16"/>
                <w:szCs w:val="16"/>
              </w:rPr>
              <w:t>delivery_window_start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88BF79" w14:textId="77777777" w:rsidR="003224A7" w:rsidRDefault="003224A7" w:rsidP="003B6AA0">
            <w:r>
              <w:rPr>
                <w:rFonts w:ascii="Calibri" w:eastAsia="Calibri" w:hAnsi="Calibri" w:cs="Calibri"/>
                <w:color w:val="111111"/>
                <w:sz w:val="16"/>
                <w:szCs w:val="16"/>
              </w:rPr>
              <w:t>datetime</w:t>
            </w:r>
          </w:p>
        </w:tc>
        <w:tc>
          <w:tcPr>
            <w:tcW w:w="5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264BFF" w14:textId="77777777" w:rsidR="003224A7" w:rsidRDefault="003224A7" w:rsidP="003B6AA0">
            <w:r>
              <w:rPr>
                <w:rFonts w:ascii="Calibri" w:eastAsia="Calibri" w:hAnsi="Calibri" w:cs="Calibri"/>
                <w:color w:val="111111"/>
                <w:sz w:val="16"/>
                <w:szCs w:val="16"/>
              </w:rPr>
              <w:t>For SPOT == production_window</w:t>
            </w:r>
          </w:p>
        </w:tc>
      </w:tr>
      <w:tr w:rsidR="003224A7" w14:paraId="3DC634B4"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8E3CCA" w14:textId="77777777" w:rsidR="003224A7" w:rsidRDefault="003224A7" w:rsidP="003B6AA0">
            <w:r>
              <w:rPr>
                <w:rFonts w:ascii="Calibri" w:eastAsia="Calibri" w:hAnsi="Calibri" w:cs="Calibri"/>
                <w:color w:val="111111"/>
                <w:sz w:val="16"/>
                <w:szCs w:val="16"/>
              </w:rPr>
              <w:t>delivery_window_end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BECF1F" w14:textId="77777777" w:rsidR="003224A7" w:rsidRDefault="003224A7" w:rsidP="003B6AA0">
            <w:r>
              <w:rPr>
                <w:rFonts w:ascii="Calibri" w:eastAsia="Calibri" w:hAnsi="Calibri" w:cs="Calibri"/>
                <w:color w:val="111111"/>
                <w:sz w:val="16"/>
                <w:szCs w:val="16"/>
              </w:rPr>
              <w:t>datetime</w:t>
            </w:r>
          </w:p>
        </w:tc>
        <w:tc>
          <w:tcPr>
            <w:tcW w:w="5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1CCBDF" w14:textId="77777777" w:rsidR="003224A7" w:rsidRDefault="003224A7" w:rsidP="003B6AA0">
            <w:r>
              <w:rPr>
                <w:rFonts w:ascii="Calibri" w:eastAsia="Calibri" w:hAnsi="Calibri" w:cs="Calibri"/>
                <w:color w:val="111111"/>
                <w:sz w:val="16"/>
                <w:szCs w:val="16"/>
              </w:rPr>
              <w:t>For FORWARD bound to handoff</w:t>
            </w:r>
          </w:p>
        </w:tc>
      </w:tr>
      <w:tr w:rsidR="003224A7" w14:paraId="77C0BE33"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E0BF9E" w14:textId="77777777" w:rsidR="003224A7" w:rsidRDefault="003224A7" w:rsidP="003B6AA0">
            <w:r>
              <w:rPr>
                <w:rFonts w:ascii="Calibri" w:eastAsia="Calibri" w:hAnsi="Calibri" w:cs="Calibri"/>
                <w:color w:val="111111"/>
                <w:sz w:val="16"/>
                <w:szCs w:val="16"/>
              </w:rPr>
              <w:t>volume_kg</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2415A0" w14:textId="77777777" w:rsidR="003224A7" w:rsidRDefault="003224A7" w:rsidP="003B6AA0">
            <w:r>
              <w:rPr>
                <w:rFonts w:ascii="Calibri" w:eastAsia="Calibri" w:hAnsi="Calibri" w:cs="Calibri"/>
                <w:color w:val="111111"/>
                <w:sz w:val="16"/>
                <w:szCs w:val="16"/>
              </w:rPr>
              <w:t>decimal</w:t>
            </w:r>
          </w:p>
        </w:tc>
        <w:tc>
          <w:tcPr>
            <w:tcW w:w="5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5E4D19" w14:textId="77777777" w:rsidR="003224A7" w:rsidRDefault="003224A7" w:rsidP="003B6AA0">
            <w:r>
              <w:rPr>
                <w:rFonts w:ascii="Calibri" w:eastAsia="Calibri" w:hAnsi="Calibri" w:cs="Calibri"/>
                <w:color w:val="111111"/>
                <w:sz w:val="16"/>
                <w:szCs w:val="16"/>
              </w:rPr>
              <w:t>Listed quantity</w:t>
            </w:r>
          </w:p>
        </w:tc>
      </w:tr>
      <w:tr w:rsidR="003224A7" w14:paraId="74F1A1BD"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4DB020" w14:textId="77777777" w:rsidR="003224A7" w:rsidRDefault="003224A7" w:rsidP="003B6AA0">
            <w:r>
              <w:rPr>
                <w:rFonts w:ascii="Calibri" w:eastAsia="Calibri" w:hAnsi="Calibri" w:cs="Calibri"/>
                <w:color w:val="111111"/>
                <w:sz w:val="16"/>
                <w:szCs w:val="16"/>
              </w:rPr>
              <w:t>molecule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6A905F" w14:textId="77777777" w:rsidR="003224A7" w:rsidRDefault="003224A7" w:rsidP="003B6AA0">
            <w:r>
              <w:rPr>
                <w:rFonts w:ascii="Calibri" w:eastAsia="Calibri" w:hAnsi="Calibri" w:cs="Calibri"/>
                <w:color w:val="111111"/>
                <w:sz w:val="16"/>
                <w:szCs w:val="16"/>
              </w:rPr>
              <w:t>enum</w:t>
            </w:r>
          </w:p>
        </w:tc>
        <w:tc>
          <w:tcPr>
            <w:tcW w:w="5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3150B2" w14:textId="77777777" w:rsidR="003224A7" w:rsidRDefault="003224A7" w:rsidP="003B6AA0">
            <w:r>
              <w:rPr>
                <w:rFonts w:ascii="Calibri" w:eastAsia="Calibri" w:hAnsi="Calibri" w:cs="Calibri"/>
                <w:color w:val="111111"/>
                <w:sz w:val="16"/>
                <w:szCs w:val="16"/>
              </w:rPr>
              <w:t>Same as TOKENS.molecule</w:t>
            </w:r>
          </w:p>
        </w:tc>
      </w:tr>
      <w:tr w:rsidR="003224A7" w14:paraId="4991E067"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D6D135" w14:textId="77777777" w:rsidR="003224A7" w:rsidRDefault="003224A7" w:rsidP="003B6AA0">
            <w:r>
              <w:rPr>
                <w:rFonts w:ascii="Calibri" w:eastAsia="Calibri" w:hAnsi="Calibri" w:cs="Calibri"/>
                <w:color w:val="111111"/>
                <w:sz w:val="16"/>
                <w:szCs w:val="16"/>
              </w:rPr>
              <w:t>certification_pathway_required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24E0B4" w14:textId="77777777" w:rsidR="003224A7" w:rsidRDefault="003224A7" w:rsidP="003B6AA0">
            <w:r>
              <w:rPr>
                <w:rFonts w:ascii="Calibri" w:eastAsia="Calibri" w:hAnsi="Calibri" w:cs="Calibri"/>
                <w:color w:val="111111"/>
                <w:sz w:val="16"/>
                <w:szCs w:val="16"/>
              </w:rPr>
              <w:t>array enum</w:t>
            </w:r>
          </w:p>
        </w:tc>
        <w:tc>
          <w:tcPr>
            <w:tcW w:w="5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CD3C5F" w14:textId="77777777" w:rsidR="003224A7" w:rsidRDefault="003224A7" w:rsidP="003B6AA0">
            <w:r>
              <w:rPr>
                <w:rFonts w:ascii="Calibri" w:eastAsia="Calibri" w:hAnsi="Calibri" w:cs="Calibri"/>
                <w:color w:val="111111"/>
                <w:sz w:val="16"/>
                <w:szCs w:val="16"/>
              </w:rPr>
              <w:t>Buyer must accept these</w:t>
            </w:r>
          </w:p>
        </w:tc>
      </w:tr>
      <w:tr w:rsidR="003224A7" w14:paraId="1E6D5074"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5AABBA" w14:textId="77777777" w:rsidR="003224A7" w:rsidRDefault="003224A7" w:rsidP="003B6AA0">
            <w:r>
              <w:rPr>
                <w:rFonts w:ascii="Calibri" w:eastAsia="Calibri" w:hAnsi="Calibri" w:cs="Calibri"/>
                <w:color w:val="111111"/>
                <w:sz w:val="16"/>
                <w:szCs w:val="16"/>
              </w:rPr>
              <w:t>delivery_basis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7AF662" w14:textId="77777777" w:rsidR="003224A7" w:rsidRDefault="003224A7" w:rsidP="003B6AA0">
            <w:r>
              <w:rPr>
                <w:rFonts w:ascii="Calibri" w:eastAsia="Calibri" w:hAnsi="Calibri" w:cs="Calibri"/>
                <w:color w:val="111111"/>
                <w:sz w:val="16"/>
                <w:szCs w:val="16"/>
              </w:rPr>
              <w:t>enum</w:t>
            </w:r>
          </w:p>
        </w:tc>
        <w:tc>
          <w:tcPr>
            <w:tcW w:w="5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4AD22A" w14:textId="77777777" w:rsidR="003224A7" w:rsidRDefault="003224A7" w:rsidP="003B6AA0">
            <w:r>
              <w:rPr>
                <w:rFonts w:ascii="Calibri" w:eastAsia="Calibri" w:hAnsi="Calibri" w:cs="Calibri"/>
                <w:color w:val="111111"/>
                <w:sz w:val="16"/>
                <w:szCs w:val="16"/>
              </w:rPr>
              <w:t>EXW / FOB / DAP / CIF / DELIVERED</w:t>
            </w:r>
          </w:p>
        </w:tc>
      </w:tr>
      <w:tr w:rsidR="003224A7" w14:paraId="3006FB31"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B438A5" w14:textId="77777777" w:rsidR="003224A7" w:rsidRDefault="003224A7" w:rsidP="003B6AA0">
            <w:r>
              <w:rPr>
                <w:rFonts w:ascii="Calibri" w:eastAsia="Calibri" w:hAnsi="Calibri" w:cs="Calibri"/>
                <w:color w:val="111111"/>
                <w:sz w:val="16"/>
                <w:szCs w:val="16"/>
              </w:rPr>
              <w:t>delivery_location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EE0F39" w14:textId="77777777" w:rsidR="003224A7" w:rsidRDefault="003224A7" w:rsidP="003B6AA0">
            <w:r>
              <w:rPr>
                <w:rFonts w:ascii="Calibri" w:eastAsia="Calibri" w:hAnsi="Calibri" w:cs="Calibri"/>
                <w:color w:val="111111"/>
                <w:sz w:val="16"/>
                <w:szCs w:val="16"/>
              </w:rPr>
              <w:t>string</w:t>
            </w:r>
          </w:p>
        </w:tc>
        <w:tc>
          <w:tcPr>
            <w:tcW w:w="5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CACC28" w14:textId="77777777" w:rsidR="003224A7" w:rsidRDefault="003224A7" w:rsidP="003B6AA0">
            <w:r>
              <w:rPr>
                <w:rFonts w:ascii="Calibri" w:eastAsia="Calibri" w:hAnsi="Calibri" w:cs="Calibri"/>
                <w:color w:val="111111"/>
                <w:sz w:val="16"/>
                <w:szCs w:val="16"/>
              </w:rPr>
              <w:t>Or geocoded</w:t>
            </w:r>
          </w:p>
        </w:tc>
      </w:tr>
      <w:tr w:rsidR="003224A7" w14:paraId="20E097D6"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DF466B" w14:textId="77777777" w:rsidR="003224A7" w:rsidRDefault="003224A7" w:rsidP="003B6AA0">
            <w:r>
              <w:rPr>
                <w:rFonts w:ascii="Calibri" w:eastAsia="Calibri" w:hAnsi="Calibri" w:cs="Calibri"/>
                <w:color w:val="111111"/>
                <w:sz w:val="16"/>
                <w:szCs w:val="16"/>
              </w:rPr>
              <w:t>price_basis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9D3284" w14:textId="77777777" w:rsidR="003224A7" w:rsidRDefault="003224A7" w:rsidP="003B6AA0">
            <w:r>
              <w:rPr>
                <w:rFonts w:ascii="Calibri" w:eastAsia="Calibri" w:hAnsi="Calibri" w:cs="Calibri"/>
                <w:color w:val="111111"/>
                <w:sz w:val="16"/>
                <w:szCs w:val="16"/>
              </w:rPr>
              <w:t>enum</w:t>
            </w:r>
          </w:p>
        </w:tc>
        <w:tc>
          <w:tcPr>
            <w:tcW w:w="5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A7BBE8" w14:textId="77777777" w:rsidR="003224A7" w:rsidRDefault="003224A7" w:rsidP="003B6AA0">
            <w:r>
              <w:rPr>
                <w:rFonts w:ascii="Calibri" w:eastAsia="Calibri" w:hAnsi="Calibri" w:cs="Calibri"/>
                <w:color w:val="111111"/>
                <w:sz w:val="16"/>
                <w:szCs w:val="16"/>
              </w:rPr>
              <w:t>FIXED / INDEXED / FORMULA</w:t>
            </w:r>
          </w:p>
        </w:tc>
      </w:tr>
      <w:tr w:rsidR="003224A7" w14:paraId="1FA74BDA"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2DBD70" w14:textId="77777777" w:rsidR="003224A7" w:rsidRDefault="003224A7" w:rsidP="003B6AA0">
            <w:r>
              <w:rPr>
                <w:rFonts w:ascii="Calibri" w:eastAsia="Calibri" w:hAnsi="Calibri" w:cs="Calibri"/>
                <w:color w:val="111111"/>
                <w:sz w:val="16"/>
                <w:szCs w:val="16"/>
              </w:rPr>
              <w:t>price_value_or_formula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C96393" w14:textId="77777777" w:rsidR="003224A7" w:rsidRDefault="003224A7" w:rsidP="003B6AA0">
            <w:r>
              <w:rPr>
                <w:rFonts w:ascii="Calibri" w:eastAsia="Calibri" w:hAnsi="Calibri" w:cs="Calibri"/>
                <w:color w:val="111111"/>
                <w:sz w:val="16"/>
                <w:szCs w:val="16"/>
              </w:rPr>
              <w:t>string / decimal</w:t>
            </w:r>
          </w:p>
        </w:tc>
        <w:tc>
          <w:tcPr>
            <w:tcW w:w="5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FE0235" w14:textId="77777777" w:rsidR="003224A7" w:rsidRDefault="003224A7" w:rsidP="003B6AA0">
            <w:r>
              <w:rPr>
                <w:rFonts w:ascii="Calibri" w:eastAsia="Calibri" w:hAnsi="Calibri" w:cs="Calibri"/>
                <w:color w:val="111111"/>
                <w:sz w:val="16"/>
                <w:szCs w:val="16"/>
              </w:rPr>
              <w:t>Argus / Platts / fixed €/MT</w:t>
            </w:r>
          </w:p>
        </w:tc>
      </w:tr>
      <w:tr w:rsidR="003224A7" w14:paraId="05A4C141"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159E31" w14:textId="77777777" w:rsidR="003224A7" w:rsidRDefault="003224A7" w:rsidP="003B6AA0">
            <w:r>
              <w:rPr>
                <w:rFonts w:ascii="Calibri" w:eastAsia="Calibri" w:hAnsi="Calibri" w:cs="Calibri"/>
                <w:color w:val="111111"/>
                <w:sz w:val="16"/>
                <w:szCs w:val="16"/>
              </w:rPr>
              <w:t>min_order_kg</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62C041" w14:textId="77777777" w:rsidR="003224A7" w:rsidRDefault="003224A7" w:rsidP="003B6AA0">
            <w:r>
              <w:rPr>
                <w:rFonts w:ascii="Calibri" w:eastAsia="Calibri" w:hAnsi="Calibri" w:cs="Calibri"/>
                <w:color w:val="111111"/>
                <w:sz w:val="16"/>
                <w:szCs w:val="16"/>
              </w:rPr>
              <w:t>decimal</w:t>
            </w:r>
          </w:p>
        </w:tc>
        <w:tc>
          <w:tcPr>
            <w:tcW w:w="5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763A3B" w14:textId="77777777" w:rsidR="003224A7" w:rsidRDefault="003224A7" w:rsidP="003B6AA0">
            <w:r>
              <w:rPr>
                <w:rFonts w:ascii="Calibri" w:eastAsia="Calibri" w:hAnsi="Calibri" w:cs="Calibri"/>
                <w:color w:val="111111"/>
                <w:sz w:val="16"/>
                <w:szCs w:val="16"/>
              </w:rPr>
              <w:t>Minimum lot</w:t>
            </w:r>
          </w:p>
        </w:tc>
      </w:tr>
      <w:tr w:rsidR="003224A7" w14:paraId="6F322DE1"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968999" w14:textId="77777777" w:rsidR="003224A7" w:rsidRDefault="003224A7" w:rsidP="003B6AA0">
            <w:r>
              <w:rPr>
                <w:rFonts w:ascii="Calibri" w:eastAsia="Calibri" w:hAnsi="Calibri" w:cs="Calibri"/>
                <w:color w:val="111111"/>
                <w:sz w:val="16"/>
                <w:szCs w:val="16"/>
              </w:rPr>
              <w:t>expiry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2961C9" w14:textId="77777777" w:rsidR="003224A7" w:rsidRDefault="003224A7" w:rsidP="003B6AA0">
            <w:r>
              <w:rPr>
                <w:rFonts w:ascii="Calibri" w:eastAsia="Calibri" w:hAnsi="Calibri" w:cs="Calibri"/>
                <w:color w:val="111111"/>
                <w:sz w:val="16"/>
                <w:szCs w:val="16"/>
              </w:rPr>
              <w:t>datetime</w:t>
            </w:r>
          </w:p>
        </w:tc>
        <w:tc>
          <w:tcPr>
            <w:tcW w:w="5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99467F" w14:textId="77777777" w:rsidR="003224A7" w:rsidRDefault="003224A7" w:rsidP="003B6AA0">
            <w:r>
              <w:rPr>
                <w:rFonts w:ascii="Calibri" w:eastAsia="Calibri" w:hAnsi="Calibri" w:cs="Calibri"/>
                <w:color w:val="111111"/>
                <w:sz w:val="16"/>
                <w:szCs w:val="16"/>
              </w:rPr>
              <w:t>Auto-withdraw</w:t>
            </w:r>
          </w:p>
        </w:tc>
      </w:tr>
      <w:tr w:rsidR="003224A7" w14:paraId="393FB0AB"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171655" w14:textId="77777777" w:rsidR="003224A7" w:rsidRDefault="003224A7" w:rsidP="003B6AA0">
            <w:r>
              <w:rPr>
                <w:rFonts w:ascii="Calibri" w:eastAsia="Calibri" w:hAnsi="Calibri" w:cs="Calibri"/>
                <w:color w:val="111111"/>
                <w:sz w:val="16"/>
                <w:szCs w:val="16"/>
              </w:rPr>
              <w:t>esg_tier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C0B5FC" w14:textId="77777777" w:rsidR="003224A7" w:rsidRDefault="003224A7" w:rsidP="003B6AA0">
            <w:r>
              <w:rPr>
                <w:rFonts w:ascii="Calibri" w:eastAsia="Calibri" w:hAnsi="Calibri" w:cs="Calibri"/>
                <w:color w:val="111111"/>
                <w:sz w:val="16"/>
                <w:szCs w:val="16"/>
              </w:rPr>
              <w:t>enum</w:t>
            </w:r>
          </w:p>
        </w:tc>
        <w:tc>
          <w:tcPr>
            <w:tcW w:w="5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126F2C" w14:textId="77777777" w:rsidR="003224A7" w:rsidRDefault="003224A7" w:rsidP="003B6AA0">
            <w:r>
              <w:rPr>
                <w:rFonts w:ascii="Calibri" w:eastAsia="Calibri" w:hAnsi="Calibri" w:cs="Calibri"/>
                <w:color w:val="111111"/>
                <w:sz w:val="16"/>
                <w:szCs w:val="16"/>
              </w:rPr>
              <w:t>STANDARD / VERIFIED / SOVEREIGN — derived from token certification_pathway</w:t>
            </w:r>
          </w:p>
        </w:tc>
      </w:tr>
      <w:tr w:rsidR="003224A7" w14:paraId="5A7295C6" w14:textId="77777777" w:rsidTr="003B6AA0">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69671D" w14:textId="77777777" w:rsidR="003224A7" w:rsidRDefault="003224A7" w:rsidP="003B6AA0">
            <w:r>
              <w:rPr>
                <w:rFonts w:ascii="Calibri" w:eastAsia="Calibri" w:hAnsi="Calibri" w:cs="Calibri"/>
                <w:color w:val="111111"/>
                <w:sz w:val="16"/>
                <w:szCs w:val="16"/>
              </w:rPr>
              <w:t>listing_state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A598F3" w14:textId="77777777" w:rsidR="003224A7" w:rsidRDefault="003224A7" w:rsidP="003B6AA0">
            <w:r>
              <w:rPr>
                <w:rFonts w:ascii="Calibri" w:eastAsia="Calibri" w:hAnsi="Calibri" w:cs="Calibri"/>
                <w:color w:val="111111"/>
                <w:sz w:val="16"/>
                <w:szCs w:val="16"/>
              </w:rPr>
              <w:t>enum</w:t>
            </w:r>
          </w:p>
        </w:tc>
        <w:tc>
          <w:tcPr>
            <w:tcW w:w="5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E9A52D" w14:textId="77777777" w:rsidR="003224A7" w:rsidRDefault="003224A7" w:rsidP="003B6AA0">
            <w:r>
              <w:rPr>
                <w:rFonts w:ascii="Calibri" w:eastAsia="Calibri" w:hAnsi="Calibri" w:cs="Calibri"/>
                <w:color w:val="111111"/>
                <w:sz w:val="16"/>
                <w:szCs w:val="16"/>
              </w:rPr>
              <w:t>DRAFT / OPEN / RESERVED / MATCHED / SETTLED / EXPIRED / WITHDRAWN</w:t>
            </w:r>
          </w:p>
        </w:tc>
      </w:tr>
    </w:tbl>
    <w:p w14:paraId="78E8B274" w14:textId="77777777" w:rsidR="003224A7" w:rsidRDefault="003224A7" w:rsidP="003224A7">
      <w:pPr>
        <w:spacing w:after="100"/>
      </w:pPr>
    </w:p>
    <w:p w14:paraId="12131111" w14:textId="77777777" w:rsidR="003224A7" w:rsidRDefault="003224A7" w:rsidP="00F6054B">
      <w:pPr>
        <w:pStyle w:val="Heading2"/>
      </w:pPr>
      <w:bookmarkStart w:id="216" w:name="_Toc241592227"/>
      <w:r>
        <w:t>6.2   Matching algorithm</w:t>
      </w:r>
      <w:bookmarkEnd w:id="216"/>
    </w:p>
    <w:p w14:paraId="008275A6" w14:textId="77777777" w:rsidR="003224A7" w:rsidRDefault="003224A7" w:rsidP="003224A7">
      <w:pPr>
        <w:spacing w:before="60" w:after="80" w:line="260" w:lineRule="auto"/>
      </w:pPr>
      <w:r>
        <w:rPr>
          <w:rFonts w:ascii="Calibri" w:eastAsia="Calibri" w:hAnsi="Calibri" w:cs="Calibri"/>
          <w:color w:val="111111"/>
          <w:sz w:val="20"/>
          <w:szCs w:val="20"/>
        </w:rPr>
        <w:t>Matching is not a marketplace filter; it is a multi-attribute alignment between a buyer mandate and a listing. Buyer mandates are recorded as ABAC attributes plus a BUYER_MANDATE record (esg_compliance_level, certification_acceptable, delivery_basis_acceptable, price_band, volume_band). The matcher returns a ranked list, never a unilateral selection.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224A7" w14:paraId="45196D09" w14:textId="77777777" w:rsidTr="003B6AA0">
        <w:tc>
          <w:tcPr>
            <w:tcW w:w="972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60" w:type="dxa"/>
              <w:bottom w:w="100" w:type="dxa"/>
              <w:right w:w="160" w:type="dxa"/>
            </w:tcMar>
          </w:tcPr>
          <w:p w14:paraId="27E804D3" w14:textId="77777777" w:rsidR="003224A7" w:rsidRDefault="003224A7" w:rsidP="003B6AA0">
            <w:r>
              <w:rPr>
                <w:rFonts w:ascii="Consolas" w:eastAsia="Consolas" w:hAnsi="Consolas" w:cs="Consolas"/>
                <w:color w:val="111111"/>
                <w:sz w:val="16"/>
                <w:szCs w:val="16"/>
              </w:rPr>
              <w:t># gex-platform-enhanced/api/v1/matching_sqlite.py — extension</w:t>
            </w:r>
          </w:p>
          <w:p w14:paraId="0B0DC9E1" w14:textId="77777777" w:rsidR="003224A7" w:rsidRDefault="003224A7" w:rsidP="003B6AA0">
            <w:r>
              <w:rPr>
                <w:rFonts w:ascii="Consolas" w:eastAsia="Consolas" w:hAnsi="Consolas" w:cs="Consolas"/>
                <w:color w:val="111111"/>
                <w:sz w:val="16"/>
                <w:szCs w:val="16"/>
              </w:rPr>
              <w:t>def match_listings_to_mandate(mandate: BuyerMandate) -&gt; List[Match]:</w:t>
            </w:r>
          </w:p>
          <w:p w14:paraId="2B0676B2" w14:textId="77777777" w:rsidR="003224A7" w:rsidRDefault="003224A7" w:rsidP="003B6AA0">
            <w:r>
              <w:rPr>
                <w:rFonts w:ascii="Consolas" w:eastAsia="Consolas" w:hAnsi="Consolas" w:cs="Consolas"/>
                <w:color w:val="111111"/>
                <w:sz w:val="16"/>
                <w:szCs w:val="16"/>
              </w:rPr>
              <w:t xml:space="preserve">    candidates = filter_listings_by_state(state=OPEN)</w:t>
            </w:r>
          </w:p>
          <w:p w14:paraId="32046478" w14:textId="77777777" w:rsidR="003224A7" w:rsidRDefault="003224A7" w:rsidP="003B6AA0">
            <w:r>
              <w:rPr>
                <w:rFonts w:ascii="Consolas" w:eastAsia="Consolas" w:hAnsi="Consolas" w:cs="Consolas"/>
                <w:color w:val="111111"/>
                <w:sz w:val="16"/>
                <w:szCs w:val="16"/>
              </w:rPr>
              <w:t xml:space="preserve">    candidates = filter_by_esg(candidates, mandate.esg_compliance_level)</w:t>
            </w:r>
          </w:p>
          <w:p w14:paraId="6D8F0A99" w14:textId="77777777" w:rsidR="003224A7" w:rsidRDefault="003224A7" w:rsidP="003B6AA0">
            <w:r>
              <w:rPr>
                <w:rFonts w:ascii="Consolas" w:eastAsia="Consolas" w:hAnsi="Consolas" w:cs="Consolas"/>
                <w:color w:val="111111"/>
                <w:sz w:val="16"/>
                <w:szCs w:val="16"/>
              </w:rPr>
              <w:t xml:space="preserve">    candidates = filter_by_certification(candidates, mandate.certification_acceptable)</w:t>
            </w:r>
          </w:p>
          <w:p w14:paraId="23967E37" w14:textId="77777777" w:rsidR="003224A7" w:rsidRDefault="003224A7" w:rsidP="003B6AA0">
            <w:r>
              <w:rPr>
                <w:rFonts w:ascii="Consolas" w:eastAsia="Consolas" w:hAnsi="Consolas" w:cs="Consolas"/>
                <w:color w:val="111111"/>
                <w:sz w:val="16"/>
                <w:szCs w:val="16"/>
              </w:rPr>
              <w:t xml:space="preserve">    candidates = filter_by_delivery(candidates, mandate.delivery_basis_acceptable)</w:t>
            </w:r>
          </w:p>
          <w:p w14:paraId="5F74D221" w14:textId="77777777" w:rsidR="003224A7" w:rsidRDefault="003224A7" w:rsidP="003B6AA0">
            <w:r>
              <w:rPr>
                <w:rFonts w:ascii="Consolas" w:eastAsia="Consolas" w:hAnsi="Consolas" w:cs="Consolas"/>
                <w:color w:val="111111"/>
                <w:sz w:val="16"/>
                <w:szCs w:val="16"/>
              </w:rPr>
              <w:t xml:space="preserve">    candidates = filter_by_volume(candidates, mandate.volume_band)</w:t>
            </w:r>
          </w:p>
          <w:p w14:paraId="1FAE2723" w14:textId="77777777" w:rsidR="003224A7" w:rsidRDefault="003224A7" w:rsidP="003B6AA0">
            <w:r>
              <w:rPr>
                <w:rFonts w:ascii="Consolas" w:eastAsia="Consolas" w:hAnsi="Consolas" w:cs="Consolas"/>
                <w:color w:val="111111"/>
                <w:sz w:val="16"/>
                <w:szCs w:val="16"/>
              </w:rPr>
              <w:t xml:space="preserve">    candidates = filter_by_price(candidates, mandate.price_band)</w:t>
            </w:r>
          </w:p>
          <w:p w14:paraId="772039CF" w14:textId="77777777" w:rsidR="003224A7" w:rsidRDefault="003224A7" w:rsidP="003B6AA0">
            <w:r>
              <w:rPr>
                <w:rFonts w:ascii="Consolas" w:eastAsia="Consolas" w:hAnsi="Consolas" w:cs="Consolas"/>
                <w:color w:val="111111"/>
                <w:sz w:val="16"/>
                <w:szCs w:val="16"/>
              </w:rPr>
              <w:t xml:space="preserve">    return rank_by_alignment_score(candidates, mandate)  # never auto-selects</w:t>
            </w:r>
          </w:p>
          <w:p w14:paraId="2A56C112" w14:textId="77777777" w:rsidR="003224A7" w:rsidRDefault="003224A7" w:rsidP="003B6AA0"/>
          <w:p w14:paraId="5D39A794" w14:textId="77777777" w:rsidR="003224A7" w:rsidRDefault="003224A7" w:rsidP="003B6AA0">
            <w:r>
              <w:rPr>
                <w:rFonts w:ascii="Consolas" w:eastAsia="Consolas" w:hAnsi="Consolas" w:cs="Consolas"/>
                <w:color w:val="111111"/>
                <w:sz w:val="16"/>
                <w:szCs w:val="16"/>
              </w:rPr>
              <w:lastRenderedPageBreak/>
              <w:t>def rank_by_alignment_score(listings, mandate) -&gt; List[Match]:</w:t>
            </w:r>
          </w:p>
          <w:p w14:paraId="07DEC305" w14:textId="77777777" w:rsidR="003224A7" w:rsidRDefault="003224A7" w:rsidP="003B6AA0">
            <w:r>
              <w:rPr>
                <w:rFonts w:ascii="Consolas" w:eastAsia="Consolas" w:hAnsi="Consolas" w:cs="Consolas"/>
                <w:color w:val="111111"/>
                <w:sz w:val="16"/>
                <w:szCs w:val="16"/>
              </w:rPr>
              <w:t xml:space="preserve">    # weighted score across 6 dimensions; full breakdown returned to UI</w:t>
            </w:r>
          </w:p>
          <w:p w14:paraId="07EC39A9" w14:textId="77777777" w:rsidR="003224A7" w:rsidRDefault="003224A7" w:rsidP="003B6AA0">
            <w:r>
              <w:rPr>
                <w:rFonts w:ascii="Consolas" w:eastAsia="Consolas" w:hAnsi="Consolas" w:cs="Consolas"/>
                <w:color w:val="111111"/>
                <w:sz w:val="16"/>
                <w:szCs w:val="16"/>
              </w:rPr>
              <w:t xml:space="preserve">    # so buyer sees WHY each listing scored as it did. No black box.</w:t>
            </w:r>
          </w:p>
          <w:p w14:paraId="0C6CCDA2" w14:textId="77777777" w:rsidR="003224A7" w:rsidRDefault="003224A7" w:rsidP="003B6AA0">
            <w:r>
              <w:rPr>
                <w:rFonts w:ascii="Consolas" w:eastAsia="Consolas" w:hAnsi="Consolas" w:cs="Consolas"/>
                <w:color w:val="111111"/>
                <w:sz w:val="16"/>
                <w:szCs w:val="16"/>
              </w:rPr>
              <w:t xml:space="preserve">    ...</w:t>
            </w:r>
          </w:p>
        </w:tc>
      </w:tr>
    </w:tbl>
    <w:p w14:paraId="7B78BA0C" w14:textId="77777777" w:rsidR="003224A7" w:rsidRDefault="003224A7" w:rsidP="003224A7">
      <w:pPr>
        <w:spacing w:after="100"/>
      </w:pPr>
    </w:p>
    <w:p w14:paraId="61865F02" w14:textId="77777777" w:rsidR="003224A7" w:rsidRDefault="003224A7" w:rsidP="00F6054B">
      <w:pPr>
        <w:pStyle w:val="Heading2"/>
      </w:pPr>
      <w:bookmarkStart w:id="217" w:name="_Toc241592228"/>
      <w:r>
        <w:t>6.3   Settlement and carbon attribution</w:t>
      </w:r>
      <w:bookmarkEnd w:id="217"/>
    </w:p>
    <w:p w14:paraId="7AF7CB48" w14:textId="77777777" w:rsidR="003224A7" w:rsidRDefault="003224A7" w:rsidP="003224A7">
      <w:pPr>
        <w:spacing w:before="60" w:after="100" w:line="260" w:lineRule="auto"/>
      </w:pPr>
      <w:r>
        <w:rPr>
          <w:rFonts w:ascii="Calibri" w:eastAsia="Calibri" w:hAnsi="Calibri" w:cs="Calibri"/>
          <w:color w:val="111111"/>
          <w:sz w:val="20"/>
          <w:szCs w:val="20"/>
        </w:rPr>
        <w:t>A SETTLED contract triggers two parallel events: a SETTLEMENT_EVENT (cash leg, audit-stamped) and, if the underlying token has SOVEREIGN_ESG provenance, a CARBON_ATTRIBUTION_EVENT (host nation share, written to the regulator-readable ledger). Standard tokens settle without the carbon attribution event. The two-event split lets ESG-mandate buyers prove correct attribution back to source jurisdictions without leaking commercial price data.</w:t>
      </w:r>
    </w:p>
    <w:p w14:paraId="0F3E7727" w14:textId="77777777" w:rsidR="003224A7" w:rsidRDefault="003224A7" w:rsidP="00F6054B">
      <w:pPr>
        <w:pStyle w:val="Heading2"/>
      </w:pPr>
      <w:bookmarkStart w:id="218" w:name="_Toc241592229"/>
      <w:r>
        <w:t>6.4   Counterparty channels (Element-Matrix)</w:t>
      </w:r>
      <w:bookmarkEnd w:id="218"/>
    </w:p>
    <w:p w14:paraId="6A6DDF85" w14:textId="77777777" w:rsidR="003224A7" w:rsidRDefault="003224A7" w:rsidP="003224A7">
      <w:pPr>
        <w:spacing w:before="60" w:after="120" w:line="260" w:lineRule="auto"/>
      </w:pPr>
      <w:r>
        <w:rPr>
          <w:rFonts w:ascii="Calibri" w:eastAsia="Calibri" w:hAnsi="Calibri" w:cs="Calibri"/>
          <w:color w:val="111111"/>
          <w:sz w:val="20"/>
          <w:szCs w:val="20"/>
        </w:rPr>
        <w:t>GEX uses Element-Matrix for both internal coordination and external trading channels with counterparties such as TOTSA and BP. The trading module surfaces matched contracts into a dedicated Element room per counterparty pair. The room is auditable and the message thread is hash-linked to the underlying SETTLEMENT_EVENT — chat is not separate from contract; it is part of the same evidence chain.</w:t>
      </w:r>
    </w:p>
    <w:p w14:paraId="1424CEAE" w14:textId="77777777" w:rsidR="0070014C" w:rsidRDefault="003B6AA0">
      <w:pPr>
        <w:spacing w:before="60" w:after="100"/>
        <w:rPr>
          <w:ins w:id="219" w:author="Claude" w:date="2026-06-30T00:00:00Z"/>
        </w:rPr>
      </w:pPr>
      <w:ins w:id="220" w:author="Claude" w:date="2026-06-30T00:00:00Z">
        <w:r>
          <w:rPr>
            <w:b/>
            <w:color w:val="1A2332"/>
            <w:sz w:val="20"/>
            <w:szCs w:val="20"/>
          </w:rPr>
          <w:t xml:space="preserve">CTRM capability map (v4.3).  </w:t>
        </w:r>
        <w:r>
          <w:rPr>
            <w:color w:val="1A2332"/>
            <w:sz w:val="20"/>
            <w:szCs w:val="20"/>
          </w:rPr>
          <w:t>The Trading module’s CTRM capability coverage is tracked canonically in docs/menu-architecture-map.md §9 (CTRM completeness, generated from code). In GEX these are not a separate product: they map onto the existing evidence chain — LISTINGS / MATCHES / CONTRACTS (§6.1–6.2), SETTLEMENT_EVENTS (§6.3), and the verification taxonomy (§2.4).</w:t>
        </w:r>
      </w:ins>
    </w:p>
    <w:p w14:paraId="6319A91F" w14:textId="77777777" w:rsidR="0070014C" w:rsidRDefault="003B6AA0">
      <w:r>
        <w:br w:type="page"/>
      </w:r>
    </w:p>
    <w:p w14:paraId="6A7A0824" w14:textId="77777777" w:rsidR="0070014C" w:rsidRDefault="003B6AA0" w:rsidP="0000085A">
      <w:pPr>
        <w:pStyle w:val="Heading1"/>
      </w:pPr>
      <w:bookmarkStart w:id="221" w:name="sec7"/>
      <w:bookmarkStart w:id="222" w:name="_Toc241592230"/>
      <w:r>
        <w:lastRenderedPageBreak/>
        <w:t>7   Information Lineage Layer</w:t>
      </w:r>
      <w:bookmarkEnd w:id="221"/>
      <w:bookmarkEnd w:id="222"/>
    </w:p>
    <w:p w14:paraId="66972CE9" w14:textId="77777777" w:rsidR="0070014C" w:rsidRDefault="003B6AA0">
      <w:pPr>
        <w:spacing w:before="60" w:after="100"/>
      </w:pPr>
      <w:r>
        <w:rPr>
          <w:color w:val="1A2332"/>
          <w:sz w:val="20"/>
          <w:szCs w:val="20"/>
        </w:rPr>
        <w:t>v3.1 §8 described this aspirationally. v4.0 specifies the contributing endpoints and the synthesis pattern. v4.1 adds the Lineage Trail primitive (Appendix E §E.6) as the canonical frontend rendering of the lineage view.</w:t>
      </w:r>
    </w:p>
    <w:p w14:paraId="50A2CCB2" w14:textId="77777777" w:rsidR="0070014C" w:rsidRDefault="0070014C">
      <w:pPr>
        <w:pBdr>
          <w:bottom w:val="single" w:sz="4" w:space="1" w:color="0EA5A0"/>
        </w:pBdr>
        <w:spacing w:before="200" w:after="200"/>
      </w:pPr>
    </w:p>
    <w:p w14:paraId="1093B1A4" w14:textId="77777777" w:rsidR="0070014C" w:rsidRDefault="003B6AA0" w:rsidP="00F6054B">
      <w:pPr>
        <w:pStyle w:val="Heading2"/>
      </w:pPr>
      <w:bookmarkStart w:id="223" w:name="_Toc241592231"/>
      <w:r>
        <w:t>7.1   Contributing endpoints</w:t>
      </w:r>
      <w:bookmarkEnd w:id="223"/>
    </w:p>
    <w:p w14:paraId="0D12A66A" w14:textId="77777777" w:rsidR="0070014C" w:rsidRDefault="0070014C">
      <w:pPr>
        <w:spacing w:before="8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0"/>
        <w:gridCol w:w="3863"/>
        <w:gridCol w:w="3173"/>
      </w:tblGrid>
      <w:tr w:rsidR="002E6D29" w14:paraId="76BEED87" w14:textId="77777777">
        <w:tc>
          <w:tcPr>
            <w:tcW w:w="2000" w:type="dxa"/>
            <w:shd w:val="clear" w:color="auto" w:fill="1A2332"/>
            <w:tcMar>
              <w:top w:w="80" w:type="dxa"/>
              <w:left w:w="120" w:type="dxa"/>
              <w:bottom w:w="80" w:type="dxa"/>
              <w:right w:w="120" w:type="dxa"/>
            </w:tcMar>
          </w:tcPr>
          <w:p w14:paraId="1F86EF13" w14:textId="77777777" w:rsidR="0070014C" w:rsidRDefault="003B6AA0">
            <w:r>
              <w:rPr>
                <w:b/>
                <w:bCs/>
                <w:color w:val="FFFFFF"/>
                <w:sz w:val="18"/>
                <w:szCs w:val="18"/>
              </w:rPr>
              <w:t>Source module</w:t>
            </w:r>
          </w:p>
        </w:tc>
        <w:tc>
          <w:tcPr>
            <w:tcW w:w="2800" w:type="dxa"/>
            <w:shd w:val="clear" w:color="auto" w:fill="1A2332"/>
            <w:tcMar>
              <w:top w:w="80" w:type="dxa"/>
              <w:left w:w="120" w:type="dxa"/>
              <w:bottom w:w="80" w:type="dxa"/>
              <w:right w:w="120" w:type="dxa"/>
            </w:tcMar>
          </w:tcPr>
          <w:p w14:paraId="168E7915" w14:textId="77777777" w:rsidR="0070014C" w:rsidRDefault="003B6AA0">
            <w:r>
              <w:rPr>
                <w:b/>
                <w:bCs/>
                <w:color w:val="FFFFFF"/>
                <w:sz w:val="18"/>
                <w:szCs w:val="18"/>
              </w:rPr>
              <w:t>Endpoint</w:t>
            </w:r>
          </w:p>
        </w:tc>
        <w:tc>
          <w:tcPr>
            <w:tcW w:w="4226" w:type="dxa"/>
            <w:shd w:val="clear" w:color="auto" w:fill="1A2332"/>
            <w:tcMar>
              <w:top w:w="80" w:type="dxa"/>
              <w:left w:w="120" w:type="dxa"/>
              <w:bottom w:w="80" w:type="dxa"/>
              <w:right w:w="120" w:type="dxa"/>
            </w:tcMar>
          </w:tcPr>
          <w:p w14:paraId="72C7D18C" w14:textId="77777777" w:rsidR="0070014C" w:rsidRDefault="003B6AA0">
            <w:r>
              <w:rPr>
                <w:b/>
                <w:bCs/>
                <w:color w:val="FFFFFF"/>
                <w:sz w:val="18"/>
                <w:szCs w:val="18"/>
              </w:rPr>
              <w:t>Returns</w:t>
            </w:r>
          </w:p>
        </w:tc>
      </w:tr>
      <w:tr w:rsidR="002E6D29" w14:paraId="3DB20797" w14:textId="77777777">
        <w:tc>
          <w:tcPr>
            <w:tcW w:w="2000" w:type="dxa"/>
            <w:shd w:val="clear" w:color="auto" w:fill="F4FAFA"/>
            <w:tcMar>
              <w:top w:w="60" w:type="dxa"/>
              <w:left w:w="120" w:type="dxa"/>
              <w:bottom w:w="60" w:type="dxa"/>
              <w:right w:w="120" w:type="dxa"/>
            </w:tcMar>
          </w:tcPr>
          <w:p w14:paraId="15AB560C" w14:textId="77777777" w:rsidR="0070014C" w:rsidRDefault="003B6AA0">
            <w:r>
              <w:rPr>
                <w:color w:val="1A2332"/>
                <w:sz w:val="18"/>
                <w:szCs w:val="18"/>
              </w:rPr>
              <w:t>cfads.py</w:t>
            </w:r>
          </w:p>
        </w:tc>
        <w:tc>
          <w:tcPr>
            <w:tcW w:w="2800" w:type="dxa"/>
            <w:shd w:val="clear" w:color="auto" w:fill="F4FAFA"/>
            <w:tcMar>
              <w:top w:w="60" w:type="dxa"/>
              <w:left w:w="120" w:type="dxa"/>
              <w:bottom w:w="60" w:type="dxa"/>
              <w:right w:w="120" w:type="dxa"/>
            </w:tcMar>
          </w:tcPr>
          <w:p w14:paraId="6910C387" w14:textId="77777777" w:rsidR="0070014C" w:rsidRDefault="003B6AA0">
            <w:r>
              <w:rPr>
                <w:color w:val="1A2332"/>
                <w:sz w:val="18"/>
                <w:szCs w:val="18"/>
              </w:rPr>
              <w:t>GET /api/v1/finance/wacc?project_id=</w:t>
            </w:r>
          </w:p>
        </w:tc>
        <w:tc>
          <w:tcPr>
            <w:tcW w:w="4226" w:type="dxa"/>
            <w:shd w:val="clear" w:color="auto" w:fill="F4FAFA"/>
            <w:tcMar>
              <w:top w:w="60" w:type="dxa"/>
              <w:left w:w="120" w:type="dxa"/>
              <w:bottom w:w="60" w:type="dxa"/>
              <w:right w:w="120" w:type="dxa"/>
            </w:tcMar>
          </w:tcPr>
          <w:p w14:paraId="432A0296" w14:textId="77777777" w:rsidR="0070014C" w:rsidRDefault="003B6AA0">
            <w:r>
              <w:rPr>
                <w:color w:val="1A2332"/>
                <w:sz w:val="18"/>
                <w:szCs w:val="18"/>
              </w:rPr>
              <w:t>blended_debt_wacc, project_wacc, all_commercial_wacc, catalytic_ratio</w:t>
            </w:r>
          </w:p>
        </w:tc>
      </w:tr>
      <w:tr w:rsidR="002E6D29" w14:paraId="3B0D5DC1" w14:textId="77777777">
        <w:tc>
          <w:tcPr>
            <w:tcW w:w="2000" w:type="dxa"/>
            <w:shd w:val="clear" w:color="auto" w:fill="FFFFFF"/>
            <w:tcMar>
              <w:top w:w="60" w:type="dxa"/>
              <w:left w:w="120" w:type="dxa"/>
              <w:bottom w:w="60" w:type="dxa"/>
              <w:right w:w="120" w:type="dxa"/>
            </w:tcMar>
          </w:tcPr>
          <w:p w14:paraId="71D9F030" w14:textId="77777777" w:rsidR="0070014C" w:rsidRDefault="003B6AA0">
            <w:r>
              <w:rPr>
                <w:color w:val="1A2332"/>
                <w:sz w:val="18"/>
                <w:szCs w:val="18"/>
              </w:rPr>
              <w:t>waterfall.py</w:t>
            </w:r>
          </w:p>
        </w:tc>
        <w:tc>
          <w:tcPr>
            <w:tcW w:w="2800" w:type="dxa"/>
            <w:shd w:val="clear" w:color="auto" w:fill="FFFFFF"/>
            <w:tcMar>
              <w:top w:w="60" w:type="dxa"/>
              <w:left w:w="120" w:type="dxa"/>
              <w:bottom w:w="60" w:type="dxa"/>
              <w:right w:w="120" w:type="dxa"/>
            </w:tcMar>
          </w:tcPr>
          <w:p w14:paraId="50E05474" w14:textId="77777777" w:rsidR="0070014C" w:rsidRDefault="003B6AA0">
            <w:r>
              <w:rPr>
                <w:color w:val="1A2332"/>
                <w:sz w:val="18"/>
                <w:szCs w:val="18"/>
              </w:rPr>
              <w:t>GET /api/v1/finance/capital-stack?project_id=</w:t>
            </w:r>
          </w:p>
        </w:tc>
        <w:tc>
          <w:tcPr>
            <w:tcW w:w="4226" w:type="dxa"/>
            <w:shd w:val="clear" w:color="auto" w:fill="FFFFFF"/>
            <w:tcMar>
              <w:top w:w="60" w:type="dxa"/>
              <w:left w:w="120" w:type="dxa"/>
              <w:bottom w:w="60" w:type="dxa"/>
              <w:right w:w="120" w:type="dxa"/>
            </w:tcMar>
          </w:tcPr>
          <w:p w14:paraId="4914B916" w14:textId="77777777" w:rsidR="0070014C" w:rsidRDefault="003B6AA0">
            <w:r>
              <w:rPr>
                <w:color w:val="1A2332"/>
                <w:sz w:val="18"/>
                <w:szCs w:val="18"/>
              </w:rPr>
              <w:t>tranches[] with subtype, amount, rate, tenor, grace, drawn</w:t>
            </w:r>
          </w:p>
        </w:tc>
      </w:tr>
      <w:tr w:rsidR="002E6D29" w14:paraId="7567F8FB" w14:textId="77777777">
        <w:tc>
          <w:tcPr>
            <w:tcW w:w="2000" w:type="dxa"/>
            <w:shd w:val="clear" w:color="auto" w:fill="F4FAFA"/>
            <w:tcMar>
              <w:top w:w="60" w:type="dxa"/>
              <w:left w:w="120" w:type="dxa"/>
              <w:bottom w:w="60" w:type="dxa"/>
              <w:right w:w="120" w:type="dxa"/>
            </w:tcMar>
          </w:tcPr>
          <w:p w14:paraId="0AD28A03" w14:textId="77777777" w:rsidR="0070014C" w:rsidRDefault="003B6AA0">
            <w:r>
              <w:rPr>
                <w:color w:val="1A2332"/>
                <w:sz w:val="18"/>
                <w:szCs w:val="18"/>
              </w:rPr>
              <w:t>tokens_sqlite.py</w:t>
            </w:r>
          </w:p>
        </w:tc>
        <w:tc>
          <w:tcPr>
            <w:tcW w:w="2800" w:type="dxa"/>
            <w:shd w:val="clear" w:color="auto" w:fill="F4FAFA"/>
            <w:tcMar>
              <w:top w:w="60" w:type="dxa"/>
              <w:left w:w="120" w:type="dxa"/>
              <w:bottom w:w="60" w:type="dxa"/>
              <w:right w:w="120" w:type="dxa"/>
            </w:tcMar>
          </w:tcPr>
          <w:p w14:paraId="4A0540D9" w14:textId="77777777" w:rsidR="0070014C" w:rsidRDefault="003B6AA0">
            <w:r>
              <w:rPr>
                <w:color w:val="1A2332"/>
                <w:sz w:val="18"/>
                <w:szCs w:val="18"/>
              </w:rPr>
              <w:t>GET /api/v1/tokens/{token_id}/provenance</w:t>
            </w:r>
          </w:p>
        </w:tc>
        <w:tc>
          <w:tcPr>
            <w:tcW w:w="4226" w:type="dxa"/>
            <w:shd w:val="clear" w:color="auto" w:fill="F4FAFA"/>
            <w:tcMar>
              <w:top w:w="60" w:type="dxa"/>
              <w:left w:w="120" w:type="dxa"/>
              <w:bottom w:w="60" w:type="dxa"/>
              <w:right w:w="120" w:type="dxa"/>
            </w:tcMar>
          </w:tcPr>
          <w:p w14:paraId="4695A1AB" w14:textId="77777777" w:rsidR="0070014C" w:rsidRDefault="003B6AA0">
            <w:r>
              <w:rPr>
                <w:color w:val="1A2332"/>
                <w:sz w:val="18"/>
                <w:szCs w:val="18"/>
              </w:rPr>
              <w:t>project_id, certification_pathway, sovereign_metadata, hash chain</w:t>
            </w:r>
          </w:p>
        </w:tc>
      </w:tr>
      <w:tr w:rsidR="002E6D29" w14:paraId="598F0863" w14:textId="77777777">
        <w:tc>
          <w:tcPr>
            <w:tcW w:w="2000" w:type="dxa"/>
            <w:shd w:val="clear" w:color="auto" w:fill="FFFFFF"/>
            <w:tcMar>
              <w:top w:w="60" w:type="dxa"/>
              <w:left w:w="120" w:type="dxa"/>
              <w:bottom w:w="60" w:type="dxa"/>
              <w:right w:w="120" w:type="dxa"/>
            </w:tcMar>
          </w:tcPr>
          <w:p w14:paraId="30C7A98C" w14:textId="77777777" w:rsidR="0070014C" w:rsidRDefault="003B6AA0">
            <w:r>
              <w:rPr>
                <w:color w:val="1A2332"/>
                <w:sz w:val="18"/>
                <w:szCs w:val="18"/>
              </w:rPr>
              <w:t>decision_twin.py</w:t>
            </w:r>
          </w:p>
        </w:tc>
        <w:tc>
          <w:tcPr>
            <w:tcW w:w="2800" w:type="dxa"/>
            <w:shd w:val="clear" w:color="auto" w:fill="FFFFFF"/>
            <w:tcMar>
              <w:top w:w="60" w:type="dxa"/>
              <w:left w:w="120" w:type="dxa"/>
              <w:bottom w:w="60" w:type="dxa"/>
              <w:right w:w="120" w:type="dxa"/>
            </w:tcMar>
          </w:tcPr>
          <w:p w14:paraId="76C03D24" w14:textId="77777777" w:rsidR="0070014C" w:rsidRDefault="003B6AA0">
            <w:r>
              <w:rPr>
                <w:color w:val="1A2332"/>
                <w:sz w:val="18"/>
                <w:szCs w:val="18"/>
              </w:rPr>
              <w:t>GET /api/v1/certification/{project_id}</w:t>
            </w:r>
          </w:p>
        </w:tc>
        <w:tc>
          <w:tcPr>
            <w:tcW w:w="4226" w:type="dxa"/>
            <w:shd w:val="clear" w:color="auto" w:fill="FFFFFF"/>
            <w:tcMar>
              <w:top w:w="60" w:type="dxa"/>
              <w:left w:w="120" w:type="dxa"/>
              <w:bottom w:w="60" w:type="dxa"/>
              <w:right w:w="120" w:type="dxa"/>
            </w:tcMar>
          </w:tcPr>
          <w:p w14:paraId="47F693C0" w14:textId="77777777" w:rsidR="0070014C" w:rsidRDefault="003B6AA0">
            <w:r>
              <w:rPr>
                <w:color w:val="1A2332"/>
                <w:sz w:val="18"/>
                <w:szCs w:val="18"/>
              </w:rPr>
              <w:t>pathway, verifier, status, valid_until, last_audit</w:t>
            </w:r>
          </w:p>
        </w:tc>
      </w:tr>
      <w:tr w:rsidR="002E6D29" w14:paraId="2F33A1D5" w14:textId="77777777">
        <w:tc>
          <w:tcPr>
            <w:tcW w:w="2000" w:type="dxa"/>
            <w:shd w:val="clear" w:color="auto" w:fill="F4FAFA"/>
            <w:tcMar>
              <w:top w:w="60" w:type="dxa"/>
              <w:left w:w="120" w:type="dxa"/>
              <w:bottom w:w="60" w:type="dxa"/>
              <w:right w:w="120" w:type="dxa"/>
            </w:tcMar>
          </w:tcPr>
          <w:p w14:paraId="5F419D6C" w14:textId="77777777" w:rsidR="0070014C" w:rsidRDefault="003B6AA0">
            <w:r>
              <w:rPr>
                <w:color w:val="1A2332"/>
                <w:sz w:val="18"/>
                <w:szCs w:val="18"/>
              </w:rPr>
              <w:t>bankability_engine.py</w:t>
            </w:r>
          </w:p>
        </w:tc>
        <w:tc>
          <w:tcPr>
            <w:tcW w:w="2800" w:type="dxa"/>
            <w:shd w:val="clear" w:color="auto" w:fill="F4FAFA"/>
            <w:tcMar>
              <w:top w:w="60" w:type="dxa"/>
              <w:left w:w="120" w:type="dxa"/>
              <w:bottom w:w="60" w:type="dxa"/>
              <w:right w:w="120" w:type="dxa"/>
            </w:tcMar>
          </w:tcPr>
          <w:p w14:paraId="734121CE" w14:textId="77777777" w:rsidR="0070014C" w:rsidRDefault="003B6AA0">
            <w:r>
              <w:rPr>
                <w:color w:val="1A2332"/>
                <w:sz w:val="18"/>
                <w:szCs w:val="18"/>
              </w:rPr>
              <w:t>GET /api/v1/bankability/{project_id}/snapshot</w:t>
            </w:r>
          </w:p>
        </w:tc>
        <w:tc>
          <w:tcPr>
            <w:tcW w:w="4226" w:type="dxa"/>
            <w:shd w:val="clear" w:color="auto" w:fill="F4FAFA"/>
            <w:tcMar>
              <w:top w:w="60" w:type="dxa"/>
              <w:left w:w="120" w:type="dxa"/>
              <w:bottom w:w="60" w:type="dxa"/>
              <w:right w:w="120" w:type="dxa"/>
            </w:tcMar>
          </w:tcPr>
          <w:p w14:paraId="24BAD96B" w14:textId="77777777" w:rsidR="0070014C" w:rsidRDefault="003B6AA0">
            <w:r>
              <w:rPr>
                <w:color w:val="1A2332"/>
                <w:sz w:val="18"/>
                <w:szCs w:val="18"/>
              </w:rPr>
              <w:t>state, trust_score, gates, pre-COD metrics</w:t>
            </w:r>
          </w:p>
        </w:tc>
      </w:tr>
      <w:tr w:rsidR="002E6D29" w14:paraId="4AC4BC68" w14:textId="77777777">
        <w:tc>
          <w:tcPr>
            <w:tcW w:w="2000" w:type="dxa"/>
            <w:shd w:val="clear" w:color="auto" w:fill="FFFFFF"/>
            <w:tcMar>
              <w:top w:w="60" w:type="dxa"/>
              <w:left w:w="120" w:type="dxa"/>
              <w:bottom w:w="60" w:type="dxa"/>
              <w:right w:w="120" w:type="dxa"/>
            </w:tcMar>
          </w:tcPr>
          <w:p w14:paraId="6AD4388D" w14:textId="77777777" w:rsidR="0070014C" w:rsidRDefault="003B6AA0">
            <w:r>
              <w:rPr>
                <w:color w:val="1A2332"/>
                <w:sz w:val="18"/>
                <w:szCs w:val="18"/>
              </w:rPr>
              <w:t>marketplace_sqlite.py</w:t>
            </w:r>
          </w:p>
        </w:tc>
        <w:tc>
          <w:tcPr>
            <w:tcW w:w="2800" w:type="dxa"/>
            <w:shd w:val="clear" w:color="auto" w:fill="FFFFFF"/>
            <w:tcMar>
              <w:top w:w="60" w:type="dxa"/>
              <w:left w:w="120" w:type="dxa"/>
              <w:bottom w:w="60" w:type="dxa"/>
              <w:right w:w="120" w:type="dxa"/>
            </w:tcMar>
          </w:tcPr>
          <w:p w14:paraId="6A8A60B2" w14:textId="77777777" w:rsidR="0070014C" w:rsidRDefault="003B6AA0">
            <w:r>
              <w:rPr>
                <w:color w:val="1A2332"/>
                <w:sz w:val="18"/>
                <w:szCs w:val="18"/>
              </w:rPr>
              <w:t>GET /api/v1/market/last-trade?molecule=&amp;geo=</w:t>
            </w:r>
          </w:p>
        </w:tc>
        <w:tc>
          <w:tcPr>
            <w:tcW w:w="4226" w:type="dxa"/>
            <w:shd w:val="clear" w:color="auto" w:fill="FFFFFF"/>
            <w:tcMar>
              <w:top w:w="60" w:type="dxa"/>
              <w:left w:w="120" w:type="dxa"/>
              <w:bottom w:w="60" w:type="dxa"/>
              <w:right w:w="120" w:type="dxa"/>
            </w:tcMar>
          </w:tcPr>
          <w:p w14:paraId="59AC8705" w14:textId="77777777" w:rsidR="0070014C" w:rsidRDefault="003B6AA0">
            <w:r>
              <w:rPr>
                <w:color w:val="1A2332"/>
                <w:sz w:val="18"/>
                <w:szCs w:val="18"/>
              </w:rPr>
              <w:t>price, volume, counterparties (anonymised), timestamp</w:t>
            </w:r>
          </w:p>
        </w:tc>
      </w:tr>
      <w:tr w:rsidR="002E6D29" w14:paraId="274EC392" w14:textId="77777777">
        <w:tc>
          <w:tcPr>
            <w:tcW w:w="2000" w:type="dxa"/>
            <w:shd w:val="clear" w:color="auto" w:fill="F4FAFA"/>
            <w:tcMar>
              <w:top w:w="60" w:type="dxa"/>
              <w:left w:w="120" w:type="dxa"/>
              <w:bottom w:w="60" w:type="dxa"/>
              <w:right w:w="120" w:type="dxa"/>
            </w:tcMar>
          </w:tcPr>
          <w:p w14:paraId="787CC9B4" w14:textId="77777777" w:rsidR="0070014C" w:rsidRDefault="003B6AA0">
            <w:r>
              <w:rPr>
                <w:color w:val="1A2332"/>
                <w:sz w:val="18"/>
                <w:szCs w:val="18"/>
              </w:rPr>
              <w:t>abac.py</w:t>
            </w:r>
          </w:p>
        </w:tc>
        <w:tc>
          <w:tcPr>
            <w:tcW w:w="2800" w:type="dxa"/>
            <w:shd w:val="clear" w:color="auto" w:fill="F4FAFA"/>
            <w:tcMar>
              <w:top w:w="60" w:type="dxa"/>
              <w:left w:w="120" w:type="dxa"/>
              <w:bottom w:w="60" w:type="dxa"/>
              <w:right w:w="120" w:type="dxa"/>
            </w:tcMar>
          </w:tcPr>
          <w:p w14:paraId="6652FC1E" w14:textId="77777777" w:rsidR="0070014C" w:rsidRDefault="003B6AA0">
            <w:r>
              <w:rPr>
                <w:color w:val="1A2332"/>
                <w:sz w:val="18"/>
                <w:szCs w:val="18"/>
              </w:rPr>
              <w:t>GET /api/v1/access/eligibility?token_id=&amp;actor_id=</w:t>
            </w:r>
          </w:p>
        </w:tc>
        <w:tc>
          <w:tcPr>
            <w:tcW w:w="4226" w:type="dxa"/>
            <w:shd w:val="clear" w:color="auto" w:fill="F4FAFA"/>
            <w:tcMar>
              <w:top w:w="60" w:type="dxa"/>
              <w:left w:w="120" w:type="dxa"/>
              <w:bottom w:w="60" w:type="dxa"/>
              <w:right w:w="120" w:type="dxa"/>
            </w:tcMar>
          </w:tcPr>
          <w:p w14:paraId="189F0350" w14:textId="77777777" w:rsidR="0070014C" w:rsidRDefault="003B6AA0">
            <w:r>
              <w:rPr>
                <w:color w:val="1A2332"/>
                <w:sz w:val="18"/>
                <w:szCs w:val="18"/>
              </w:rPr>
              <w:t>eligible boolean, reason</w:t>
            </w:r>
          </w:p>
        </w:tc>
      </w:tr>
      <w:tr w:rsidR="002E6D29" w14:paraId="30E125CE" w14:textId="77777777">
        <w:tc>
          <w:tcPr>
            <w:tcW w:w="2000" w:type="dxa"/>
            <w:shd w:val="clear" w:color="auto" w:fill="FFFFFF"/>
            <w:tcMar>
              <w:top w:w="60" w:type="dxa"/>
              <w:left w:w="120" w:type="dxa"/>
              <w:bottom w:w="60" w:type="dxa"/>
              <w:right w:w="120" w:type="dxa"/>
            </w:tcMar>
          </w:tcPr>
          <w:p w14:paraId="13B171A9" w14:textId="77777777" w:rsidR="0070014C" w:rsidRDefault="003B6AA0">
            <w:r>
              <w:rPr>
                <w:color w:val="1A2332"/>
                <w:sz w:val="18"/>
                <w:szCs w:val="18"/>
              </w:rPr>
              <w:t>adjacency.py [NEW v4.1]</w:t>
            </w:r>
          </w:p>
        </w:tc>
        <w:tc>
          <w:tcPr>
            <w:tcW w:w="2800" w:type="dxa"/>
            <w:shd w:val="clear" w:color="auto" w:fill="FFFFFF"/>
            <w:tcMar>
              <w:top w:w="60" w:type="dxa"/>
              <w:left w:w="120" w:type="dxa"/>
              <w:bottom w:w="60" w:type="dxa"/>
              <w:right w:w="120" w:type="dxa"/>
            </w:tcMar>
          </w:tcPr>
          <w:p w14:paraId="19622E06" w14:textId="77777777" w:rsidR="0070014C" w:rsidRDefault="003B6AA0">
            <w:r>
              <w:rPr>
                <w:color w:val="1A2332"/>
                <w:sz w:val="18"/>
                <w:szCs w:val="18"/>
              </w:rPr>
              <w:t>GET /api/v1/adjacency/{project_id}/benchmark</w:t>
            </w:r>
          </w:p>
        </w:tc>
        <w:tc>
          <w:tcPr>
            <w:tcW w:w="4226" w:type="dxa"/>
            <w:shd w:val="clear" w:color="auto" w:fill="FFFFFF"/>
            <w:tcMar>
              <w:top w:w="60" w:type="dxa"/>
              <w:left w:w="120" w:type="dxa"/>
              <w:bottom w:w="60" w:type="dxa"/>
              <w:right w:w="120" w:type="dxa"/>
            </w:tcMar>
          </w:tcPr>
          <w:p w14:paraId="668C568C" w14:textId="77777777" w:rsidR="0070014C" w:rsidRDefault="003B6AA0">
            <w:r>
              <w:rPr>
                <w:color w:val="1A2332"/>
                <w:sz w:val="18"/>
                <w:szCs w:val="18"/>
              </w:rPr>
              <w:t>density_score, cohort_n, cohort_dscr_p50, cohort_completion_rate</w:t>
            </w:r>
          </w:p>
        </w:tc>
      </w:tr>
    </w:tbl>
    <w:p w14:paraId="48742DB9" w14:textId="77777777" w:rsidR="0070014C" w:rsidRDefault="0070014C">
      <w:pPr>
        <w:spacing w:before="120" w:after="60"/>
      </w:pPr>
    </w:p>
    <w:p w14:paraId="2C0ADC8A" w14:textId="77777777" w:rsidR="0070014C" w:rsidRDefault="0070014C">
      <w:pPr>
        <w:pBdr>
          <w:bottom w:val="single" w:sz="4" w:space="1" w:color="0EA5A0"/>
        </w:pBdr>
        <w:spacing w:before="200" w:after="200"/>
      </w:pPr>
    </w:p>
    <w:p w14:paraId="37BB54CD" w14:textId="77777777" w:rsidR="0070014C" w:rsidRDefault="003B6AA0" w:rsidP="00F6054B">
      <w:pPr>
        <w:pStyle w:val="Heading2"/>
      </w:pPr>
      <w:bookmarkStart w:id="224" w:name="_Toc241592232"/>
      <w:r>
        <w:t>7.2   Synthesis pattern</w:t>
      </w:r>
      <w:bookmarkEnd w:id="224"/>
    </w:p>
    <w:p w14:paraId="28B11EEE" w14:textId="77777777" w:rsidR="0070014C" w:rsidRDefault="003B6AA0">
      <w:pPr>
        <w:spacing w:before="60" w:after="100"/>
        <w:rPr>
          <w:color w:val="1A2332"/>
          <w:sz w:val="20"/>
          <w:szCs w:val="20"/>
        </w:rPr>
      </w:pPr>
      <w:r>
        <w:rPr>
          <w:color w:val="1A2332"/>
          <w:sz w:val="20"/>
          <w:szCs w:val="20"/>
        </w:rPr>
        <w:t>A lineage view is a server-rendered response that calls the eight endpoints above in parallel (seven original + adjacency), joins the results, and returns a typed LineageView object. The frontend renders it via the Lineage Trail primitive (Appendix E §E.6) as one panel; users do not see the eight calls. The pattern is a single document, not a query DSL.</w:t>
      </w:r>
    </w:p>
    <w:p w14:paraId="2DFC5DDD" w14:textId="77777777" w:rsidR="003224A7" w:rsidRDefault="003224A7" w:rsidP="003224A7">
      <w:pPr>
        <w:pBdr>
          <w:top w:val="single" w:sz="4" w:space="1" w:color="00B050"/>
          <w:left w:val="single" w:sz="4" w:space="4" w:color="00B050"/>
          <w:bottom w:val="single" w:sz="4" w:space="1" w:color="00B050"/>
          <w:right w:val="single" w:sz="4" w:space="4" w:color="00B050"/>
        </w:pBdr>
        <w:shd w:val="clear" w:color="auto" w:fill="F4FAFA"/>
      </w:pPr>
      <w:r>
        <w:rPr>
          <w:rFonts w:ascii="Consolas" w:eastAsia="Consolas" w:hAnsi="Consolas" w:cs="Consolas"/>
          <w:color w:val="111111"/>
          <w:sz w:val="16"/>
          <w:szCs w:val="16"/>
        </w:rPr>
        <w:t># gex-platform-enhanced/api/v1/lineage.py — NEW file</w:t>
      </w:r>
    </w:p>
    <w:p w14:paraId="45A9B31D" w14:textId="77777777" w:rsidR="003224A7" w:rsidRDefault="003224A7" w:rsidP="003224A7">
      <w:pPr>
        <w:pBdr>
          <w:top w:val="single" w:sz="4" w:space="1" w:color="00B050"/>
          <w:left w:val="single" w:sz="4" w:space="4" w:color="00B050"/>
          <w:bottom w:val="single" w:sz="4" w:space="1" w:color="00B050"/>
          <w:right w:val="single" w:sz="4" w:space="4" w:color="00B050"/>
        </w:pBdr>
        <w:shd w:val="clear" w:color="auto" w:fill="F4FAFA"/>
      </w:pPr>
      <w:r>
        <w:rPr>
          <w:rFonts w:ascii="Consolas" w:eastAsia="Consolas" w:hAnsi="Consolas" w:cs="Consolas"/>
          <w:color w:val="111111"/>
          <w:sz w:val="16"/>
          <w:szCs w:val="16"/>
        </w:rPr>
        <w:t>class LineageView(BaseModel):</w:t>
      </w:r>
    </w:p>
    <w:p w14:paraId="1A49327C" w14:textId="77777777" w:rsidR="003224A7" w:rsidRDefault="003224A7" w:rsidP="003224A7">
      <w:pPr>
        <w:pBdr>
          <w:top w:val="single" w:sz="4" w:space="1" w:color="00B050"/>
          <w:left w:val="single" w:sz="4" w:space="4" w:color="00B050"/>
          <w:bottom w:val="single" w:sz="4" w:space="1" w:color="00B050"/>
          <w:right w:val="single" w:sz="4" w:space="4" w:color="00B050"/>
        </w:pBdr>
        <w:shd w:val="clear" w:color="auto" w:fill="F4FAFA"/>
      </w:pPr>
      <w:r>
        <w:rPr>
          <w:rFonts w:ascii="Consolas" w:eastAsia="Consolas" w:hAnsi="Consolas" w:cs="Consolas"/>
          <w:color w:val="111111"/>
          <w:sz w:val="16"/>
          <w:szCs w:val="16"/>
        </w:rPr>
        <w:t xml:space="preserve">    price: PriceLine</w:t>
      </w:r>
    </w:p>
    <w:p w14:paraId="05227573" w14:textId="77777777" w:rsidR="003224A7" w:rsidRDefault="003224A7" w:rsidP="003224A7">
      <w:pPr>
        <w:pBdr>
          <w:top w:val="single" w:sz="4" w:space="1" w:color="00B050"/>
          <w:left w:val="single" w:sz="4" w:space="4" w:color="00B050"/>
          <w:bottom w:val="single" w:sz="4" w:space="1" w:color="00B050"/>
          <w:right w:val="single" w:sz="4" w:space="4" w:color="00B050"/>
        </w:pBdr>
        <w:shd w:val="clear" w:color="auto" w:fill="F4FAFA"/>
      </w:pPr>
      <w:r>
        <w:rPr>
          <w:rFonts w:ascii="Consolas" w:eastAsia="Consolas" w:hAnsi="Consolas" w:cs="Consolas"/>
          <w:color w:val="111111"/>
          <w:sz w:val="16"/>
          <w:szCs w:val="16"/>
        </w:rPr>
        <w:t xml:space="preserve">    why_this_price: WaccBreakdown</w:t>
      </w:r>
    </w:p>
    <w:p w14:paraId="16006B50" w14:textId="77777777" w:rsidR="003224A7" w:rsidRDefault="003224A7" w:rsidP="003224A7">
      <w:pPr>
        <w:pBdr>
          <w:top w:val="single" w:sz="4" w:space="1" w:color="00B050"/>
          <w:left w:val="single" w:sz="4" w:space="4" w:color="00B050"/>
          <w:bottom w:val="single" w:sz="4" w:space="1" w:color="00B050"/>
          <w:right w:val="single" w:sz="4" w:space="4" w:color="00B050"/>
        </w:pBdr>
        <w:shd w:val="clear" w:color="auto" w:fill="F4FAFA"/>
      </w:pPr>
      <w:r>
        <w:rPr>
          <w:rFonts w:ascii="Consolas" w:eastAsia="Consolas" w:hAnsi="Consolas" w:cs="Consolas"/>
          <w:color w:val="111111"/>
          <w:sz w:val="16"/>
          <w:szCs w:val="16"/>
        </w:rPr>
        <w:t xml:space="preserve">    molecule_origin: ProjectIdentity</w:t>
      </w:r>
    </w:p>
    <w:p w14:paraId="292187D3" w14:textId="77777777" w:rsidR="003224A7" w:rsidRDefault="003224A7" w:rsidP="003224A7">
      <w:pPr>
        <w:pBdr>
          <w:top w:val="single" w:sz="4" w:space="1" w:color="00B050"/>
          <w:left w:val="single" w:sz="4" w:space="4" w:color="00B050"/>
          <w:bottom w:val="single" w:sz="4" w:space="1" w:color="00B050"/>
          <w:right w:val="single" w:sz="4" w:space="4" w:color="00B050"/>
        </w:pBdr>
        <w:shd w:val="clear" w:color="auto" w:fill="F4FAFA"/>
      </w:pPr>
      <w:r>
        <w:rPr>
          <w:rFonts w:ascii="Consolas" w:eastAsia="Consolas" w:hAnsi="Consolas" w:cs="Consolas"/>
          <w:color w:val="111111"/>
          <w:sz w:val="16"/>
          <w:szCs w:val="16"/>
        </w:rPr>
        <w:t xml:space="preserve">    sovereign_provenance: Optional[SovereignBlock]</w:t>
      </w:r>
    </w:p>
    <w:p w14:paraId="06646021" w14:textId="77777777" w:rsidR="003224A7" w:rsidRDefault="003224A7" w:rsidP="003224A7">
      <w:pPr>
        <w:pBdr>
          <w:top w:val="single" w:sz="4" w:space="1" w:color="00B050"/>
          <w:left w:val="single" w:sz="4" w:space="4" w:color="00B050"/>
          <w:bottom w:val="single" w:sz="4" w:space="1" w:color="00B050"/>
          <w:right w:val="single" w:sz="4" w:space="4" w:color="00B050"/>
        </w:pBdr>
        <w:shd w:val="clear" w:color="auto" w:fill="F4FAFA"/>
      </w:pPr>
      <w:r>
        <w:rPr>
          <w:rFonts w:ascii="Consolas" w:eastAsia="Consolas" w:hAnsi="Consolas" w:cs="Consolas"/>
          <w:color w:val="111111"/>
          <w:sz w:val="16"/>
          <w:szCs w:val="16"/>
        </w:rPr>
        <w:t xml:space="preserve">    carbon_intensity: CIBlock</w:t>
      </w:r>
    </w:p>
    <w:p w14:paraId="53C8877C" w14:textId="77777777" w:rsidR="003224A7" w:rsidRDefault="003224A7" w:rsidP="003224A7">
      <w:pPr>
        <w:pBdr>
          <w:top w:val="single" w:sz="4" w:space="1" w:color="00B050"/>
          <w:left w:val="single" w:sz="4" w:space="4" w:color="00B050"/>
          <w:bottom w:val="single" w:sz="4" w:space="1" w:color="00B050"/>
          <w:right w:val="single" w:sz="4" w:space="4" w:color="00B050"/>
        </w:pBdr>
        <w:shd w:val="clear" w:color="auto" w:fill="F4FAFA"/>
      </w:pPr>
      <w:r>
        <w:rPr>
          <w:rFonts w:ascii="Consolas" w:eastAsia="Consolas" w:hAnsi="Consolas" w:cs="Consolas"/>
          <w:color w:val="111111"/>
          <w:sz w:val="16"/>
          <w:szCs w:val="16"/>
        </w:rPr>
        <w:t xml:space="preserve">    carbon_attribution: Optional[AttributionBlock]</w:t>
      </w:r>
    </w:p>
    <w:p w14:paraId="4F029469" w14:textId="77777777" w:rsidR="003224A7" w:rsidRDefault="003224A7" w:rsidP="003224A7">
      <w:pPr>
        <w:pBdr>
          <w:top w:val="single" w:sz="4" w:space="1" w:color="00B050"/>
          <w:left w:val="single" w:sz="4" w:space="4" w:color="00B050"/>
          <w:bottom w:val="single" w:sz="4" w:space="1" w:color="00B050"/>
          <w:right w:val="single" w:sz="4" w:space="4" w:color="00B050"/>
        </w:pBdr>
        <w:shd w:val="clear" w:color="auto" w:fill="F4FAFA"/>
      </w:pPr>
      <w:r>
        <w:rPr>
          <w:rFonts w:ascii="Consolas" w:eastAsia="Consolas" w:hAnsi="Consolas" w:cs="Consolas"/>
          <w:color w:val="111111"/>
          <w:sz w:val="16"/>
          <w:szCs w:val="16"/>
        </w:rPr>
        <w:t xml:space="preserve">    certification: CertificationBlock</w:t>
      </w:r>
    </w:p>
    <w:p w14:paraId="31045D5B" w14:textId="77777777" w:rsidR="003224A7" w:rsidRDefault="003224A7" w:rsidP="003224A7">
      <w:pPr>
        <w:pBdr>
          <w:top w:val="single" w:sz="4" w:space="1" w:color="00B050"/>
          <w:left w:val="single" w:sz="4" w:space="4" w:color="00B050"/>
          <w:bottom w:val="single" w:sz="4" w:space="1" w:color="00B050"/>
          <w:right w:val="single" w:sz="4" w:space="4" w:color="00B050"/>
        </w:pBdr>
        <w:shd w:val="clear" w:color="auto" w:fill="F4FAFA"/>
      </w:pPr>
      <w:r>
        <w:rPr>
          <w:rFonts w:ascii="Consolas" w:eastAsia="Consolas" w:hAnsi="Consolas" w:cs="Consolas"/>
          <w:color w:val="111111"/>
          <w:sz w:val="16"/>
          <w:szCs w:val="16"/>
        </w:rPr>
        <w:t xml:space="preserve">    bankability_state: BankabilitySnapshot</w:t>
      </w:r>
    </w:p>
    <w:p w14:paraId="0F7E4467" w14:textId="77777777" w:rsidR="003224A7" w:rsidRDefault="003224A7" w:rsidP="003224A7">
      <w:pPr>
        <w:pBdr>
          <w:top w:val="single" w:sz="4" w:space="1" w:color="00B050"/>
          <w:left w:val="single" w:sz="4" w:space="4" w:color="00B050"/>
          <w:bottom w:val="single" w:sz="4" w:space="1" w:color="00B050"/>
          <w:right w:val="single" w:sz="4" w:space="4" w:color="00B050"/>
        </w:pBdr>
        <w:shd w:val="clear" w:color="auto" w:fill="F4FAFA"/>
      </w:pPr>
      <w:r>
        <w:rPr>
          <w:rFonts w:ascii="Consolas" w:eastAsia="Consolas" w:hAnsi="Consolas" w:cs="Consolas"/>
          <w:color w:val="111111"/>
          <w:sz w:val="16"/>
          <w:szCs w:val="16"/>
        </w:rPr>
        <w:t xml:space="preserve">    insurance: InsuranceBlock</w:t>
      </w:r>
    </w:p>
    <w:p w14:paraId="7A12DCCF" w14:textId="77777777" w:rsidR="003224A7" w:rsidRDefault="003224A7" w:rsidP="003224A7">
      <w:pPr>
        <w:pBdr>
          <w:top w:val="single" w:sz="4" w:space="1" w:color="00B050"/>
          <w:left w:val="single" w:sz="4" w:space="4" w:color="00B050"/>
          <w:bottom w:val="single" w:sz="4" w:space="1" w:color="00B050"/>
          <w:right w:val="single" w:sz="4" w:space="4" w:color="00B050"/>
        </w:pBdr>
        <w:shd w:val="clear" w:color="auto" w:fill="F4FAFA"/>
      </w:pPr>
      <w:r>
        <w:rPr>
          <w:rFonts w:ascii="Consolas" w:eastAsia="Consolas" w:hAnsi="Consolas" w:cs="Consolas"/>
          <w:color w:val="111111"/>
          <w:sz w:val="16"/>
          <w:szCs w:val="16"/>
        </w:rPr>
        <w:t xml:space="preserve">    esg_eligibility: ESGBlock</w:t>
      </w:r>
    </w:p>
    <w:p w14:paraId="40ADF6A6" w14:textId="77777777" w:rsidR="003224A7" w:rsidRDefault="003224A7" w:rsidP="003224A7">
      <w:pPr>
        <w:pBdr>
          <w:top w:val="single" w:sz="4" w:space="1" w:color="00B050"/>
          <w:left w:val="single" w:sz="4" w:space="4" w:color="00B050"/>
          <w:bottom w:val="single" w:sz="4" w:space="1" w:color="00B050"/>
          <w:right w:val="single" w:sz="4" w:space="4" w:color="00B050"/>
        </w:pBdr>
        <w:shd w:val="clear" w:color="auto" w:fill="F4FAFA"/>
      </w:pPr>
    </w:p>
    <w:p w14:paraId="6CDC051C" w14:textId="77777777" w:rsidR="003224A7" w:rsidRDefault="003224A7" w:rsidP="003224A7">
      <w:pPr>
        <w:pBdr>
          <w:top w:val="single" w:sz="4" w:space="1" w:color="00B050"/>
          <w:left w:val="single" w:sz="4" w:space="4" w:color="00B050"/>
          <w:bottom w:val="single" w:sz="4" w:space="1" w:color="00B050"/>
          <w:right w:val="single" w:sz="4" w:space="4" w:color="00B050"/>
        </w:pBdr>
        <w:shd w:val="clear" w:color="auto" w:fill="F4FAFA"/>
      </w:pPr>
      <w:r>
        <w:rPr>
          <w:rFonts w:ascii="Consolas" w:eastAsia="Consolas" w:hAnsi="Consolas" w:cs="Consolas"/>
          <w:color w:val="111111"/>
          <w:sz w:val="16"/>
          <w:szCs w:val="16"/>
        </w:rPr>
        <w:t>@router.get("/api/v1/lineage/{token_id}")</w:t>
      </w:r>
    </w:p>
    <w:p w14:paraId="4FBCF5F6" w14:textId="77777777" w:rsidR="003224A7" w:rsidRDefault="003224A7" w:rsidP="003224A7">
      <w:pPr>
        <w:pBdr>
          <w:top w:val="single" w:sz="4" w:space="1" w:color="00B050"/>
          <w:left w:val="single" w:sz="4" w:space="4" w:color="00B050"/>
          <w:bottom w:val="single" w:sz="4" w:space="1" w:color="00B050"/>
          <w:right w:val="single" w:sz="4" w:space="4" w:color="00B050"/>
        </w:pBdr>
        <w:shd w:val="clear" w:color="auto" w:fill="F4FAFA"/>
      </w:pPr>
      <w:r>
        <w:rPr>
          <w:rFonts w:ascii="Consolas" w:eastAsia="Consolas" w:hAnsi="Consolas" w:cs="Consolas"/>
          <w:color w:val="111111"/>
          <w:sz w:val="16"/>
          <w:szCs w:val="16"/>
        </w:rPr>
        <w:t>async def get_lineage(token_id: str, actor_id: str) -&gt; LineageView:</w:t>
      </w:r>
    </w:p>
    <w:p w14:paraId="1F34C2B3" w14:textId="77777777" w:rsidR="003224A7" w:rsidRDefault="003224A7" w:rsidP="003224A7">
      <w:pPr>
        <w:pBdr>
          <w:top w:val="single" w:sz="4" w:space="1" w:color="00B050"/>
          <w:left w:val="single" w:sz="4" w:space="4" w:color="00B050"/>
          <w:bottom w:val="single" w:sz="4" w:space="1" w:color="00B050"/>
          <w:right w:val="single" w:sz="4" w:space="4" w:color="00B050"/>
        </w:pBdr>
        <w:shd w:val="clear" w:color="auto" w:fill="F4FAFA"/>
      </w:pPr>
      <w:r>
        <w:rPr>
          <w:rFonts w:ascii="Consolas" w:eastAsia="Consolas" w:hAnsi="Consolas" w:cs="Consolas"/>
          <w:color w:val="111111"/>
          <w:sz w:val="16"/>
          <w:szCs w:val="16"/>
        </w:rPr>
        <w:t xml:space="preserve">    # parallel fan-out, single typed response</w:t>
      </w:r>
    </w:p>
    <w:p w14:paraId="461E08D2" w14:textId="77777777" w:rsidR="003224A7" w:rsidRDefault="003224A7" w:rsidP="003224A7">
      <w:pPr>
        <w:pBdr>
          <w:top w:val="single" w:sz="4" w:space="1" w:color="00B050"/>
          <w:left w:val="single" w:sz="4" w:space="4" w:color="00B050"/>
          <w:bottom w:val="single" w:sz="4" w:space="1" w:color="00B050"/>
          <w:right w:val="single" w:sz="4" w:space="4" w:color="00B050"/>
        </w:pBdr>
        <w:shd w:val="clear" w:color="auto" w:fill="F4FAFA"/>
        <w:spacing w:before="60" w:after="100"/>
      </w:pPr>
      <w:r>
        <w:rPr>
          <w:rFonts w:ascii="Consolas" w:eastAsia="Consolas" w:hAnsi="Consolas" w:cs="Consolas"/>
          <w:color w:val="111111"/>
          <w:sz w:val="16"/>
          <w:szCs w:val="16"/>
        </w:rPr>
        <w:t xml:space="preserve">    ...</w:t>
      </w:r>
    </w:p>
    <w:p w14:paraId="0945382F" w14:textId="77777777" w:rsidR="0070014C" w:rsidRDefault="003B6AA0">
      <w:pPr>
        <w:spacing w:before="60" w:after="100"/>
      </w:pPr>
      <w:r>
        <w:rPr>
          <w:color w:val="1A2332"/>
          <w:sz w:val="20"/>
          <w:szCs w:val="20"/>
        </w:rPr>
        <w:t>Why this matters commercially. A Tier-1 lender or ESG-mandate buyer reading a single lineage panel that ties WACC reduction to the EIB tranche, additionality to bankability state, and bankability state to the cohort adjacency score — is reading proof of platform value in 30 seconds. This is the most defensible commercial differentiator.</w:t>
      </w:r>
    </w:p>
    <w:p w14:paraId="3F891906" w14:textId="77777777" w:rsidR="0070014C" w:rsidRDefault="003B6AA0" w:rsidP="0000085A">
      <w:pPr>
        <w:pStyle w:val="Heading1"/>
      </w:pPr>
      <w:bookmarkStart w:id="225" w:name="sec8"/>
      <w:bookmarkStart w:id="226" w:name="_Toc241592233"/>
      <w:r>
        <w:lastRenderedPageBreak/>
        <w:t>8   Software Integration Map</w:t>
      </w:r>
      <w:bookmarkEnd w:id="225"/>
      <w:bookmarkEnd w:id="226"/>
    </w:p>
    <w:p w14:paraId="1C9A4C90" w14:textId="77777777" w:rsidR="00D97002" w:rsidRDefault="00000000">
      <w:pPr>
        <w:spacing w:before="80" w:after="80"/>
        <w:rPr>
          <w:ins w:id="227" w:author="Claude" w:date="2026-09-30T15:00:00Z"/>
        </w:rPr>
      </w:pPr>
      <w:ins w:id="228" w:author="Claude" w:date="2026-09-30T15:00:00Z">
        <w:r>
          <w:rPr>
            <w:b/>
            <w:bCs/>
          </w:rPr>
          <w:t>Status (v4.5).</w:t>
        </w:r>
        <w:r>
          <w:t xml:space="preserve"> Status columns in this section are superseded by docs/CLAUDE_HANDOFF.md §8 item 39, re-verified on 30 Sep 2026. Engine paths below use the pre-9-September namespace: the project-finance engine is the sibling repo gex_pf_engine, package pf_engine (backend/pf_engine/core/…); deal_engine is a different service.</w:t>
        </w:r>
      </w:ins>
    </w:p>
    <w:p w14:paraId="0991CCA1" w14:textId="77777777" w:rsidR="0070014C" w:rsidRDefault="003B6AA0" w:rsidP="00F6054B">
      <w:pPr>
        <w:pStyle w:val="Heading2"/>
      </w:pPr>
      <w:bookmarkStart w:id="229" w:name="_Toc241592234"/>
      <w:r>
        <w:t>8.1   Implementation sequence</w:t>
      </w:r>
      <w:bookmarkEnd w:id="229"/>
    </w:p>
    <w:p w14:paraId="396400F9" w14:textId="77777777" w:rsidR="0070014C" w:rsidRDefault="0070014C">
      <w:pPr>
        <w:spacing w:before="8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4226"/>
        <w:gridCol w:w="1700"/>
      </w:tblGrid>
      <w:tr w:rsidR="002E6D29" w14:paraId="66A9D46F" w14:textId="77777777">
        <w:tc>
          <w:tcPr>
            <w:tcW w:w="2000" w:type="dxa"/>
            <w:shd w:val="clear" w:color="auto" w:fill="1A2332"/>
            <w:tcMar>
              <w:top w:w="80" w:type="dxa"/>
              <w:left w:w="120" w:type="dxa"/>
              <w:bottom w:w="80" w:type="dxa"/>
              <w:right w:w="120" w:type="dxa"/>
            </w:tcMar>
          </w:tcPr>
          <w:p w14:paraId="4C862B0B" w14:textId="77777777" w:rsidR="0070014C" w:rsidRDefault="003B6AA0">
            <w:r>
              <w:rPr>
                <w:b/>
                <w:bCs/>
                <w:color w:val="FFFFFF"/>
                <w:sz w:val="18"/>
                <w:szCs w:val="18"/>
              </w:rPr>
              <w:t>Phase</w:t>
            </w:r>
          </w:p>
        </w:tc>
        <w:tc>
          <w:tcPr>
            <w:tcW w:w="1100" w:type="dxa"/>
            <w:shd w:val="clear" w:color="auto" w:fill="1A2332"/>
            <w:tcMar>
              <w:top w:w="80" w:type="dxa"/>
              <w:left w:w="120" w:type="dxa"/>
              <w:bottom w:w="80" w:type="dxa"/>
              <w:right w:w="120" w:type="dxa"/>
            </w:tcMar>
          </w:tcPr>
          <w:p w14:paraId="522E35FD" w14:textId="77777777" w:rsidR="0070014C" w:rsidRDefault="003B6AA0">
            <w:r>
              <w:rPr>
                <w:b/>
                <w:bCs/>
                <w:color w:val="FFFFFF"/>
                <w:sz w:val="18"/>
                <w:szCs w:val="18"/>
              </w:rPr>
              <w:t>Duration</w:t>
            </w:r>
          </w:p>
        </w:tc>
        <w:tc>
          <w:tcPr>
            <w:tcW w:w="4226" w:type="dxa"/>
            <w:shd w:val="clear" w:color="auto" w:fill="1A2332"/>
            <w:tcMar>
              <w:top w:w="80" w:type="dxa"/>
              <w:left w:w="120" w:type="dxa"/>
              <w:bottom w:w="80" w:type="dxa"/>
              <w:right w:w="120" w:type="dxa"/>
            </w:tcMar>
          </w:tcPr>
          <w:p w14:paraId="51DA0174" w14:textId="77777777" w:rsidR="0070014C" w:rsidRDefault="003B6AA0">
            <w:r>
              <w:rPr>
                <w:b/>
                <w:bCs/>
                <w:color w:val="FFFFFF"/>
                <w:sz w:val="18"/>
                <w:szCs w:val="18"/>
              </w:rPr>
              <w:t>Scope</w:t>
            </w:r>
          </w:p>
        </w:tc>
        <w:tc>
          <w:tcPr>
            <w:tcW w:w="1700" w:type="dxa"/>
            <w:shd w:val="clear" w:color="auto" w:fill="1A2332"/>
            <w:tcMar>
              <w:top w:w="80" w:type="dxa"/>
              <w:left w:w="120" w:type="dxa"/>
              <w:bottom w:w="80" w:type="dxa"/>
              <w:right w:w="120" w:type="dxa"/>
            </w:tcMar>
          </w:tcPr>
          <w:p w14:paraId="3376911D" w14:textId="77777777" w:rsidR="0070014C" w:rsidRDefault="003B6AA0">
            <w:r>
              <w:rPr>
                <w:b/>
                <w:bCs/>
                <w:color w:val="FFFFFF"/>
                <w:sz w:val="18"/>
                <w:szCs w:val="18"/>
              </w:rPr>
              <w:t>Critical path?</w:t>
            </w:r>
          </w:p>
        </w:tc>
      </w:tr>
      <w:tr w:rsidR="002E6D29" w14:paraId="119DD849" w14:textId="77777777">
        <w:tc>
          <w:tcPr>
            <w:tcW w:w="2000" w:type="dxa"/>
            <w:shd w:val="clear" w:color="auto" w:fill="F4FAFA"/>
            <w:tcMar>
              <w:top w:w="60" w:type="dxa"/>
              <w:left w:w="120" w:type="dxa"/>
              <w:bottom w:w="60" w:type="dxa"/>
              <w:right w:w="120" w:type="dxa"/>
            </w:tcMar>
          </w:tcPr>
          <w:p w14:paraId="1C478A6E" w14:textId="77777777" w:rsidR="0070014C" w:rsidRDefault="003B6AA0">
            <w:r>
              <w:rPr>
                <w:color w:val="1A2332"/>
                <w:sz w:val="18"/>
                <w:szCs w:val="18"/>
              </w:rPr>
              <w:t>B1 — Capital Bridge core</w:t>
            </w:r>
          </w:p>
        </w:tc>
        <w:tc>
          <w:tcPr>
            <w:tcW w:w="1100" w:type="dxa"/>
            <w:shd w:val="clear" w:color="auto" w:fill="F4FAFA"/>
            <w:tcMar>
              <w:top w:w="60" w:type="dxa"/>
              <w:left w:w="120" w:type="dxa"/>
              <w:bottom w:w="60" w:type="dxa"/>
              <w:right w:w="120" w:type="dxa"/>
            </w:tcMar>
          </w:tcPr>
          <w:p w14:paraId="7F966B35" w14:textId="77777777" w:rsidR="0070014C" w:rsidRDefault="003B6AA0">
            <w:r>
              <w:rPr>
                <w:color w:val="1A2332"/>
                <w:sz w:val="18"/>
                <w:szCs w:val="18"/>
              </w:rPr>
              <w:t>~10 weeks</w:t>
            </w:r>
          </w:p>
        </w:tc>
        <w:tc>
          <w:tcPr>
            <w:tcW w:w="4226" w:type="dxa"/>
            <w:shd w:val="clear" w:color="auto" w:fill="F4FAFA"/>
            <w:tcMar>
              <w:top w:w="60" w:type="dxa"/>
              <w:left w:w="120" w:type="dxa"/>
              <w:bottom w:w="60" w:type="dxa"/>
              <w:right w:w="120" w:type="dxa"/>
            </w:tcMar>
          </w:tcPr>
          <w:p w14:paraId="489BDADF" w14:textId="77777777" w:rsidR="0070014C" w:rsidRDefault="003B6AA0">
            <w:r>
              <w:rPr>
                <w:color w:val="1A2332"/>
                <w:sz w:val="18"/>
                <w:szCs w:val="18"/>
              </w:rPr>
              <w:t>DEVELOPMENT_PACKAGES, SPEND_WAVE, DRAWDOWN_SCHEDULE; blended_wacc(); pre_cod_metrics.py; verification taxonomy</w:t>
            </w:r>
          </w:p>
        </w:tc>
        <w:tc>
          <w:tcPr>
            <w:tcW w:w="1700" w:type="dxa"/>
            <w:shd w:val="clear" w:color="auto" w:fill="F4FAFA"/>
            <w:tcMar>
              <w:top w:w="60" w:type="dxa"/>
              <w:left w:w="120" w:type="dxa"/>
              <w:bottom w:w="60" w:type="dxa"/>
              <w:right w:w="120" w:type="dxa"/>
            </w:tcMar>
          </w:tcPr>
          <w:p w14:paraId="1E28785A" w14:textId="77777777" w:rsidR="0070014C" w:rsidRDefault="003B6AA0">
            <w:r>
              <w:rPr>
                <w:color w:val="1A2332"/>
                <w:sz w:val="18"/>
                <w:szCs w:val="18"/>
              </w:rPr>
              <w:t>Yes — blocks lender engagement</w:t>
            </w:r>
          </w:p>
        </w:tc>
      </w:tr>
      <w:tr w:rsidR="002E6D29" w14:paraId="133BA67F" w14:textId="77777777">
        <w:tc>
          <w:tcPr>
            <w:tcW w:w="2000" w:type="dxa"/>
            <w:shd w:val="clear" w:color="auto" w:fill="FFFFFF"/>
            <w:tcMar>
              <w:top w:w="60" w:type="dxa"/>
              <w:left w:w="120" w:type="dxa"/>
              <w:bottom w:w="60" w:type="dxa"/>
              <w:right w:w="120" w:type="dxa"/>
            </w:tcMar>
          </w:tcPr>
          <w:p w14:paraId="6F7F15D9" w14:textId="77777777" w:rsidR="0070014C" w:rsidRDefault="003B6AA0">
            <w:r>
              <w:rPr>
                <w:color w:val="1A2332"/>
                <w:sz w:val="18"/>
                <w:szCs w:val="18"/>
              </w:rPr>
              <w:t>B2 — DFI dashboard + adjacency</w:t>
            </w:r>
          </w:p>
        </w:tc>
        <w:tc>
          <w:tcPr>
            <w:tcW w:w="1100" w:type="dxa"/>
            <w:shd w:val="clear" w:color="auto" w:fill="FFFFFF"/>
            <w:tcMar>
              <w:top w:w="60" w:type="dxa"/>
              <w:left w:w="120" w:type="dxa"/>
              <w:bottom w:w="60" w:type="dxa"/>
              <w:right w:w="120" w:type="dxa"/>
            </w:tcMar>
          </w:tcPr>
          <w:p w14:paraId="797621E9" w14:textId="77777777" w:rsidR="0070014C" w:rsidRDefault="003B6AA0">
            <w:r>
              <w:rPr>
                <w:color w:val="1A2332"/>
                <w:sz w:val="18"/>
                <w:szCs w:val="18"/>
              </w:rPr>
              <w:t>~8 weeks</w:t>
            </w:r>
          </w:p>
        </w:tc>
        <w:tc>
          <w:tcPr>
            <w:tcW w:w="4226" w:type="dxa"/>
            <w:shd w:val="clear" w:color="auto" w:fill="FFFFFF"/>
            <w:tcMar>
              <w:top w:w="60" w:type="dxa"/>
              <w:left w:w="120" w:type="dxa"/>
              <w:bottom w:w="60" w:type="dxa"/>
              <w:right w:w="120" w:type="dxa"/>
            </w:tcMar>
          </w:tcPr>
          <w:p w14:paraId="43FFE00E" w14:textId="77777777" w:rsidR="0070014C" w:rsidRDefault="003B6AA0">
            <w:r>
              <w:rPr>
                <w:color w:val="1A2332"/>
                <w:sz w:val="18"/>
                <w:szCs w:val="18"/>
              </w:rPr>
              <w:t>DFI_CRITERIA, additionality.py, adjacency.py [NEW v4.1], DFI sub-persona view, FX handling</w:t>
            </w:r>
          </w:p>
        </w:tc>
        <w:tc>
          <w:tcPr>
            <w:tcW w:w="1700" w:type="dxa"/>
            <w:shd w:val="clear" w:color="auto" w:fill="FFFFFF"/>
            <w:tcMar>
              <w:top w:w="60" w:type="dxa"/>
              <w:left w:w="120" w:type="dxa"/>
              <w:bottom w:w="60" w:type="dxa"/>
              <w:right w:w="120" w:type="dxa"/>
            </w:tcMar>
          </w:tcPr>
          <w:p w14:paraId="4A434F07" w14:textId="77777777" w:rsidR="0070014C" w:rsidRDefault="003B6AA0">
            <w:r>
              <w:rPr>
                <w:color w:val="1A2332"/>
                <w:sz w:val="18"/>
                <w:szCs w:val="18"/>
              </w:rPr>
              <w:t>Yes — blocks DFI onboarding</w:t>
            </w:r>
          </w:p>
        </w:tc>
      </w:tr>
      <w:tr w:rsidR="002E6D29" w14:paraId="10B0A95D" w14:textId="77777777">
        <w:tc>
          <w:tcPr>
            <w:tcW w:w="2000" w:type="dxa"/>
            <w:shd w:val="clear" w:color="auto" w:fill="F4FAFA"/>
            <w:tcMar>
              <w:top w:w="60" w:type="dxa"/>
              <w:left w:w="120" w:type="dxa"/>
              <w:bottom w:w="60" w:type="dxa"/>
              <w:right w:w="120" w:type="dxa"/>
            </w:tcMar>
          </w:tcPr>
          <w:p w14:paraId="726F1FA3" w14:textId="77777777" w:rsidR="0070014C" w:rsidRDefault="003B6AA0">
            <w:r>
              <w:rPr>
                <w:color w:val="1A2332"/>
                <w:sz w:val="18"/>
                <w:szCs w:val="18"/>
              </w:rPr>
              <w:t>B3 — Tokenisation extensions + lineage</w:t>
            </w:r>
          </w:p>
        </w:tc>
        <w:tc>
          <w:tcPr>
            <w:tcW w:w="1100" w:type="dxa"/>
            <w:shd w:val="clear" w:color="auto" w:fill="F4FAFA"/>
            <w:tcMar>
              <w:top w:w="60" w:type="dxa"/>
              <w:left w:w="120" w:type="dxa"/>
              <w:bottom w:w="60" w:type="dxa"/>
              <w:right w:w="120" w:type="dxa"/>
            </w:tcMar>
          </w:tcPr>
          <w:p w14:paraId="2C1DB7B0" w14:textId="77777777" w:rsidR="0070014C" w:rsidRDefault="003B6AA0">
            <w:r>
              <w:rPr>
                <w:color w:val="1A2332"/>
                <w:sz w:val="18"/>
                <w:szCs w:val="18"/>
              </w:rPr>
              <w:t>~8 weeks</w:t>
            </w:r>
          </w:p>
        </w:tc>
        <w:tc>
          <w:tcPr>
            <w:tcW w:w="4226" w:type="dxa"/>
            <w:shd w:val="clear" w:color="auto" w:fill="F4FAFA"/>
            <w:tcMar>
              <w:top w:w="60" w:type="dxa"/>
              <w:left w:w="120" w:type="dxa"/>
              <w:bottom w:w="60" w:type="dxa"/>
              <w:right w:w="120" w:type="dxa"/>
            </w:tcMar>
          </w:tcPr>
          <w:p w14:paraId="0B1C9E00" w14:textId="77777777" w:rsidR="0070014C" w:rsidRDefault="003B6AA0">
            <w:r>
              <w:rPr>
                <w:color w:val="1A2332"/>
                <w:sz w:val="18"/>
                <w:szCs w:val="18"/>
              </w:rPr>
              <w:t>TOKEN extended schema, mass-balance ledger, lineage.py (8 endpoints), Lineage Trail primitive, Production Profile Handoff</w:t>
            </w:r>
          </w:p>
        </w:tc>
        <w:tc>
          <w:tcPr>
            <w:tcW w:w="1700" w:type="dxa"/>
            <w:shd w:val="clear" w:color="auto" w:fill="F4FAFA"/>
            <w:tcMar>
              <w:top w:w="60" w:type="dxa"/>
              <w:left w:w="120" w:type="dxa"/>
              <w:bottom w:w="60" w:type="dxa"/>
              <w:right w:w="120" w:type="dxa"/>
            </w:tcMar>
          </w:tcPr>
          <w:p w14:paraId="63E62F47" w14:textId="77777777" w:rsidR="0070014C" w:rsidRDefault="003B6AA0">
            <w:r>
              <w:rPr>
                <w:color w:val="1A2332"/>
                <w:sz w:val="18"/>
                <w:szCs w:val="18"/>
              </w:rPr>
              <w:t>No — unlocks commercial differentiation</w:t>
            </w:r>
          </w:p>
        </w:tc>
      </w:tr>
      <w:tr w:rsidR="002E6D29" w14:paraId="3EF7121B" w14:textId="77777777">
        <w:tc>
          <w:tcPr>
            <w:tcW w:w="2000" w:type="dxa"/>
            <w:shd w:val="clear" w:color="auto" w:fill="FFFFFF"/>
            <w:tcMar>
              <w:top w:w="60" w:type="dxa"/>
              <w:left w:w="120" w:type="dxa"/>
              <w:bottom w:w="60" w:type="dxa"/>
              <w:right w:w="120" w:type="dxa"/>
            </w:tcMar>
          </w:tcPr>
          <w:p w14:paraId="645DFDD8" w14:textId="77777777" w:rsidR="0070014C" w:rsidRDefault="003B6AA0">
            <w:r>
              <w:rPr>
                <w:color w:val="1A2332"/>
                <w:sz w:val="18"/>
                <w:szCs w:val="18"/>
              </w:rPr>
              <w:t>B4 — Sovereign provenance + trading polish</w:t>
            </w:r>
          </w:p>
        </w:tc>
        <w:tc>
          <w:tcPr>
            <w:tcW w:w="1100" w:type="dxa"/>
            <w:shd w:val="clear" w:color="auto" w:fill="FFFFFF"/>
            <w:tcMar>
              <w:top w:w="60" w:type="dxa"/>
              <w:left w:w="120" w:type="dxa"/>
              <w:bottom w:w="60" w:type="dxa"/>
              <w:right w:w="120" w:type="dxa"/>
            </w:tcMar>
          </w:tcPr>
          <w:p w14:paraId="04E035FE" w14:textId="77777777" w:rsidR="0070014C" w:rsidRDefault="003B6AA0">
            <w:r>
              <w:rPr>
                <w:color w:val="1A2332"/>
                <w:sz w:val="18"/>
                <w:szCs w:val="18"/>
              </w:rPr>
              <w:t>~6 weeks</w:t>
            </w:r>
          </w:p>
        </w:tc>
        <w:tc>
          <w:tcPr>
            <w:tcW w:w="4226" w:type="dxa"/>
            <w:shd w:val="clear" w:color="auto" w:fill="FFFFFF"/>
            <w:tcMar>
              <w:top w:w="60" w:type="dxa"/>
              <w:left w:w="120" w:type="dxa"/>
              <w:bottom w:w="60" w:type="dxa"/>
              <w:right w:w="120" w:type="dxa"/>
            </w:tcMar>
          </w:tcPr>
          <w:p w14:paraId="288401AE" w14:textId="77777777" w:rsidR="0070014C" w:rsidRDefault="003B6AA0">
            <w:r>
              <w:rPr>
                <w:color w:val="1A2332"/>
                <w:sz w:val="18"/>
                <w:szCs w:val="18"/>
              </w:rPr>
              <w:t>SOVEREIGN_ESG pathway, debt-for-nature integration, ESG-tier matching, Element-Matrix room linkage</w:t>
            </w:r>
          </w:p>
        </w:tc>
        <w:tc>
          <w:tcPr>
            <w:tcW w:w="1700" w:type="dxa"/>
            <w:shd w:val="clear" w:color="auto" w:fill="FFFFFF"/>
            <w:tcMar>
              <w:top w:w="60" w:type="dxa"/>
              <w:left w:w="120" w:type="dxa"/>
              <w:bottom w:w="60" w:type="dxa"/>
              <w:right w:w="120" w:type="dxa"/>
            </w:tcMar>
          </w:tcPr>
          <w:p w14:paraId="6B4130B9" w14:textId="77777777" w:rsidR="0070014C" w:rsidRDefault="003B6AA0">
            <w:r>
              <w:rPr>
                <w:color w:val="1A2332"/>
                <w:sz w:val="18"/>
                <w:szCs w:val="18"/>
              </w:rPr>
              <w:t>No — narrow pipeline for B4</w:t>
            </w:r>
          </w:p>
        </w:tc>
      </w:tr>
    </w:tbl>
    <w:p w14:paraId="277E7B0A" w14:textId="77777777" w:rsidR="0070014C" w:rsidRDefault="0070014C">
      <w:pPr>
        <w:spacing w:before="120" w:after="80"/>
      </w:pPr>
    </w:p>
    <w:p w14:paraId="3A42F152" w14:textId="77777777" w:rsidR="0070014C" w:rsidRDefault="003B6AA0">
      <w:pPr>
        <w:spacing w:before="80" w:after="80"/>
        <w:ind w:left="360"/>
      </w:pPr>
      <w:r>
        <w:rPr>
          <w:b/>
          <w:bCs/>
          <w:color w:val="64748B"/>
          <w:sz w:val="18"/>
          <w:szCs w:val="18"/>
        </w:rPr>
        <w:t xml:space="preserve">Note.  </w:t>
      </w:r>
      <w:r>
        <w:rPr>
          <w:i/>
          <w:iCs/>
          <w:color w:val="64748B"/>
          <w:sz w:val="18"/>
          <w:szCs w:val="18"/>
        </w:rPr>
        <w:t>adjacency.py is added to Phase B2 in v4.1 (was absent in v4.0). The cohort-credit metric is relevant to DFI onboarding — DFIs will ask for the portfolio benchmark before committing concessional tranches.</w:t>
      </w:r>
    </w:p>
    <w:p w14:paraId="3530A397" w14:textId="77777777" w:rsidR="0070014C" w:rsidRDefault="0070014C">
      <w:pPr>
        <w:pBdr>
          <w:bottom w:val="single" w:sz="4" w:space="1" w:color="0EA5A0"/>
        </w:pBdr>
        <w:spacing w:before="200" w:after="200"/>
      </w:pPr>
    </w:p>
    <w:p w14:paraId="2600B8AA" w14:textId="77777777" w:rsidR="0070014C" w:rsidRDefault="003B6AA0" w:rsidP="00F6054B">
      <w:pPr>
        <w:pStyle w:val="Heading2"/>
      </w:pPr>
      <w:bookmarkStart w:id="230" w:name="_Toc241592235"/>
      <w:r>
        <w:t>8.2   File-by-file changes (v4.2 status updated)</w:t>
      </w:r>
      <w:bookmarkEnd w:id="230"/>
    </w:p>
    <w:p w14:paraId="04B91F50" w14:textId="77777777" w:rsidR="0070014C" w:rsidRDefault="003B6AA0">
      <w:pPr>
        <w:spacing w:before="60" w:after="100"/>
        <w:rPr>
          <w:ins w:id="231" w:author="Claude" w:date="2026-06-30T00:00:00Z"/>
        </w:rPr>
      </w:pPr>
      <w:ins w:id="232" w:author="Claude" w:date="2026-06-30T00:00:00Z">
        <w:r>
          <w:rPr>
            <w:b/>
            <w:color w:val="1A2332"/>
            <w:sz w:val="20"/>
            <w:szCs w:val="20"/>
          </w:rPr>
          <w:t xml:space="preserve">Namespace correction (v4.3).  </w:t>
        </w:r>
        <w:r>
          <w:rPr>
            <w:color w:val="1A2332"/>
            <w:sz w:val="20"/>
            <w:szCs w:val="20"/>
          </w:rPr>
          <w:t>Paths below use gex_pf_engine/core/. The implemented engine namespace is gex_pf_engine/compute/ (phases, ratios, operations, cod_test, pre_cod); pre_cod_metrics is implemented at backend/app/api/v1/pre_cod_metrics.py, not in the engine. Modules listed as waterfall.py, cfads.py, additionality.py, adjacency.py and debt/sculpting.py remain specified-but-not-yet-present in the current tree. The TEA &amp; cost-basis layer (§4.8) and per-molecule process function (§4.9) add: tea_engine/ (:8002), tea_engine/process_functions.py, backend/app/api/v1/routes_tea.py, and the release-gate guard in routes_finance_model.py.</w:t>
        </w:r>
      </w:ins>
    </w:p>
    <w:p w14:paraId="258AEB22" w14:textId="77777777" w:rsidR="00D97002" w:rsidRDefault="00000000">
      <w:pPr>
        <w:spacing w:before="80" w:after="80"/>
        <w:rPr>
          <w:ins w:id="233" w:author="Claude" w:date="2026-09-30T15:00:00Z"/>
        </w:rPr>
      </w:pPr>
      <w:commentRangeStart w:id="234"/>
      <w:ins w:id="235" w:author="Claude" w:date="2026-09-30T15:00:00Z">
        <w:r>
          <w:rPr>
            <w:b/>
            <w:bCs/>
          </w:rPr>
          <w:t>Correction (v4.5).</w:t>
        </w:r>
        <w:r>
          <w:t xml:space="preserve"> The namespace note above describes deal_engine (formerly gex_pf_engine, renamed 9 Sep 2026), a different service. The project-finance engine is the sibling repo gex_pf_engine (package pf_engine): waterfall.py, cfads.py, adjacency.py and debt/sculpting.py exist there under backend/pf_engine/core/ (verified 30 Sep 2026).</w:t>
        </w:r>
        <w:commentRangeEnd w:id="234"/>
        <w:r>
          <w:rPr>
            <w:rStyle w:val="CommentReference"/>
            <w:sz w:val="22"/>
            <w:szCs w:val="22"/>
          </w:rPr>
          <w:commentReference w:id="234"/>
        </w:r>
      </w:ins>
    </w:p>
    <w:p w14:paraId="4CF2F376" w14:textId="77777777" w:rsidR="0070014C" w:rsidRDefault="0070014C">
      <w:pPr>
        <w:spacing w:before="80" w:after="60"/>
      </w:pPr>
    </w:p>
    <w:tbl>
      <w:tblPr>
        <w:tblW w:w="7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53"/>
        <w:gridCol w:w="2992"/>
        <w:gridCol w:w="1101"/>
      </w:tblGrid>
      <w:tr w:rsidR="002E6D29" w14:paraId="5248D0FE" w14:textId="77777777" w:rsidTr="005E16E3">
        <w:tc>
          <w:tcPr>
            <w:tcW w:w="3753" w:type="dxa"/>
            <w:shd w:val="clear" w:color="auto" w:fill="1A2332"/>
            <w:tcMar>
              <w:top w:w="80" w:type="dxa"/>
              <w:left w:w="120" w:type="dxa"/>
              <w:bottom w:w="80" w:type="dxa"/>
              <w:right w:w="120" w:type="dxa"/>
            </w:tcMar>
          </w:tcPr>
          <w:p w14:paraId="1F72E6F0" w14:textId="77777777" w:rsidR="0070014C" w:rsidRDefault="003B6AA0">
            <w:r>
              <w:rPr>
                <w:b/>
                <w:bCs/>
                <w:color w:val="FFFFFF"/>
                <w:sz w:val="18"/>
                <w:szCs w:val="18"/>
              </w:rPr>
              <w:t>File</w:t>
            </w:r>
          </w:p>
        </w:tc>
        <w:tc>
          <w:tcPr>
            <w:tcW w:w="2992" w:type="dxa"/>
            <w:shd w:val="clear" w:color="auto" w:fill="1A2332"/>
            <w:tcMar>
              <w:top w:w="80" w:type="dxa"/>
              <w:left w:w="120" w:type="dxa"/>
              <w:bottom w:w="80" w:type="dxa"/>
              <w:right w:w="120" w:type="dxa"/>
            </w:tcMar>
          </w:tcPr>
          <w:p w14:paraId="16123C56" w14:textId="77777777" w:rsidR="0070014C" w:rsidRDefault="003B6AA0">
            <w:r>
              <w:rPr>
                <w:b/>
                <w:bCs/>
                <w:color w:val="FFFFFF"/>
                <w:sz w:val="18"/>
                <w:szCs w:val="18"/>
              </w:rPr>
              <w:t>Change</w:t>
            </w:r>
          </w:p>
        </w:tc>
        <w:tc>
          <w:tcPr>
            <w:tcW w:w="1101" w:type="dxa"/>
            <w:shd w:val="clear" w:color="auto" w:fill="1A2332"/>
            <w:tcMar>
              <w:top w:w="80" w:type="dxa"/>
              <w:left w:w="120" w:type="dxa"/>
              <w:bottom w:w="80" w:type="dxa"/>
              <w:right w:w="120" w:type="dxa"/>
            </w:tcMar>
          </w:tcPr>
          <w:p w14:paraId="54A17D17" w14:textId="77777777" w:rsidR="0070014C" w:rsidRDefault="003B6AA0">
            <w:r>
              <w:rPr>
                <w:b/>
                <w:bCs/>
                <w:color w:val="FFFFFF"/>
                <w:sz w:val="18"/>
                <w:szCs w:val="18"/>
              </w:rPr>
              <w:t>Phase</w:t>
            </w:r>
          </w:p>
        </w:tc>
      </w:tr>
      <w:tr w:rsidR="002E6D29" w14:paraId="18EF786B" w14:textId="77777777" w:rsidTr="005E16E3">
        <w:tc>
          <w:tcPr>
            <w:tcW w:w="3753" w:type="dxa"/>
            <w:shd w:val="clear" w:color="auto" w:fill="F4FAFA"/>
            <w:tcMar>
              <w:top w:w="60" w:type="dxa"/>
              <w:left w:w="120" w:type="dxa"/>
              <w:bottom w:w="60" w:type="dxa"/>
              <w:right w:w="120" w:type="dxa"/>
            </w:tcMar>
          </w:tcPr>
          <w:p w14:paraId="4E8680DB" w14:textId="77777777" w:rsidR="0070014C" w:rsidRDefault="003B6AA0">
            <w:r>
              <w:rPr>
                <w:color w:val="1A2332"/>
                <w:sz w:val="18"/>
                <w:szCs w:val="18"/>
              </w:rPr>
              <w:t>gex_pf_engine/core/adjacency.py</w:t>
            </w:r>
          </w:p>
        </w:tc>
        <w:tc>
          <w:tcPr>
            <w:tcW w:w="2992" w:type="dxa"/>
            <w:shd w:val="clear" w:color="auto" w:fill="F4FAFA"/>
            <w:tcMar>
              <w:top w:w="60" w:type="dxa"/>
              <w:left w:w="120" w:type="dxa"/>
              <w:bottom w:w="60" w:type="dxa"/>
              <w:right w:w="120" w:type="dxa"/>
            </w:tcMar>
          </w:tcPr>
          <w:p w14:paraId="190A3092" w14:textId="77777777" w:rsidR="0070014C" w:rsidRDefault="003B6AA0">
            <w:r>
              <w:rPr>
                <w:color w:val="1A2332"/>
                <w:sz w:val="18"/>
                <w:szCs w:val="18"/>
              </w:rPr>
              <w:t>[NEW v4.1] proximity_matrix(), density_score(), cohort_benchmark()</w:t>
            </w:r>
          </w:p>
        </w:tc>
        <w:tc>
          <w:tcPr>
            <w:tcW w:w="1101" w:type="dxa"/>
            <w:shd w:val="clear" w:color="auto" w:fill="F4FAFA"/>
            <w:tcMar>
              <w:top w:w="60" w:type="dxa"/>
              <w:left w:w="120" w:type="dxa"/>
              <w:bottom w:w="60" w:type="dxa"/>
              <w:right w:w="120" w:type="dxa"/>
            </w:tcMar>
          </w:tcPr>
          <w:p w14:paraId="36F610CE" w14:textId="77777777" w:rsidR="0070014C" w:rsidRDefault="003B6AA0">
            <w:r>
              <w:rPr>
                <w:color w:val="1A2332"/>
                <w:sz w:val="18"/>
                <w:szCs w:val="18"/>
              </w:rPr>
              <w:t>B2</w:t>
            </w:r>
          </w:p>
        </w:tc>
      </w:tr>
      <w:tr w:rsidR="002E6D29" w14:paraId="61A9EFDD" w14:textId="77777777" w:rsidTr="005E16E3">
        <w:tc>
          <w:tcPr>
            <w:tcW w:w="3753" w:type="dxa"/>
            <w:shd w:val="clear" w:color="auto" w:fill="FFFFFF"/>
            <w:tcMar>
              <w:top w:w="60" w:type="dxa"/>
              <w:left w:w="120" w:type="dxa"/>
              <w:bottom w:w="60" w:type="dxa"/>
              <w:right w:w="120" w:type="dxa"/>
            </w:tcMar>
          </w:tcPr>
          <w:p w14:paraId="35EB6296" w14:textId="77777777" w:rsidR="0070014C" w:rsidRDefault="003B6AA0">
            <w:r>
              <w:rPr>
                <w:color w:val="1A2332"/>
                <w:sz w:val="18"/>
                <w:szCs w:val="18"/>
              </w:rPr>
              <w:t>gex-platform-enhanced/api/v1/adjacency.py</w:t>
            </w:r>
          </w:p>
        </w:tc>
        <w:tc>
          <w:tcPr>
            <w:tcW w:w="2992" w:type="dxa"/>
            <w:shd w:val="clear" w:color="auto" w:fill="FFFFFF"/>
            <w:tcMar>
              <w:top w:w="60" w:type="dxa"/>
              <w:left w:w="120" w:type="dxa"/>
              <w:bottom w:w="60" w:type="dxa"/>
              <w:right w:w="120" w:type="dxa"/>
            </w:tcMar>
          </w:tcPr>
          <w:p w14:paraId="2231D36F" w14:textId="77777777" w:rsidR="0070014C" w:rsidRDefault="003B6AA0">
            <w:r>
              <w:rPr>
                <w:color w:val="1A2332"/>
                <w:sz w:val="18"/>
                <w:szCs w:val="18"/>
              </w:rPr>
              <w:t>[NEW v4.1] GET /adjacency/{project_id}/benchmark endpoint</w:t>
            </w:r>
          </w:p>
        </w:tc>
        <w:tc>
          <w:tcPr>
            <w:tcW w:w="1101" w:type="dxa"/>
            <w:shd w:val="clear" w:color="auto" w:fill="FFFFFF"/>
            <w:tcMar>
              <w:top w:w="60" w:type="dxa"/>
              <w:left w:w="120" w:type="dxa"/>
              <w:bottom w:w="60" w:type="dxa"/>
              <w:right w:w="120" w:type="dxa"/>
            </w:tcMar>
          </w:tcPr>
          <w:p w14:paraId="6C8912FA" w14:textId="77777777" w:rsidR="0070014C" w:rsidRDefault="003B6AA0">
            <w:r>
              <w:rPr>
                <w:color w:val="1A2332"/>
                <w:sz w:val="18"/>
                <w:szCs w:val="18"/>
              </w:rPr>
              <w:t>B2</w:t>
            </w:r>
          </w:p>
        </w:tc>
      </w:tr>
      <w:tr w:rsidR="002E6D29" w14:paraId="0F008781" w14:textId="77777777" w:rsidTr="005E16E3">
        <w:tc>
          <w:tcPr>
            <w:tcW w:w="3753" w:type="dxa"/>
            <w:shd w:val="clear" w:color="auto" w:fill="F4FAFA"/>
            <w:tcMar>
              <w:top w:w="60" w:type="dxa"/>
              <w:left w:w="120" w:type="dxa"/>
              <w:bottom w:w="60" w:type="dxa"/>
              <w:right w:w="120" w:type="dxa"/>
            </w:tcMar>
          </w:tcPr>
          <w:p w14:paraId="4F63D29E" w14:textId="77777777" w:rsidR="0070014C" w:rsidRDefault="003B6AA0">
            <w:r>
              <w:rPr>
                <w:color w:val="1A2332"/>
                <w:sz w:val="18"/>
                <w:szCs w:val="18"/>
              </w:rPr>
              <w:t>frontend/.../AdjacencyCard.tsx</w:t>
            </w:r>
          </w:p>
        </w:tc>
        <w:tc>
          <w:tcPr>
            <w:tcW w:w="2992" w:type="dxa"/>
            <w:shd w:val="clear" w:color="auto" w:fill="F4FAFA"/>
            <w:tcMar>
              <w:top w:w="60" w:type="dxa"/>
              <w:left w:w="120" w:type="dxa"/>
              <w:bottom w:w="60" w:type="dxa"/>
              <w:right w:w="120" w:type="dxa"/>
            </w:tcMar>
          </w:tcPr>
          <w:p w14:paraId="4393CF5D" w14:textId="77777777" w:rsidR="0070014C" w:rsidRDefault="003B6AA0">
            <w:r>
              <w:rPr>
                <w:color w:val="1A2332"/>
                <w:sz w:val="18"/>
                <w:szCs w:val="18"/>
              </w:rPr>
              <w:t>[NEW v4.1] Adjacency Card primitive (Appendix E §E.4)</w:t>
            </w:r>
          </w:p>
        </w:tc>
        <w:tc>
          <w:tcPr>
            <w:tcW w:w="1101" w:type="dxa"/>
            <w:shd w:val="clear" w:color="auto" w:fill="F4FAFA"/>
            <w:tcMar>
              <w:top w:w="60" w:type="dxa"/>
              <w:left w:w="120" w:type="dxa"/>
              <w:bottom w:w="60" w:type="dxa"/>
              <w:right w:w="120" w:type="dxa"/>
            </w:tcMar>
          </w:tcPr>
          <w:p w14:paraId="18870611" w14:textId="77777777" w:rsidR="0070014C" w:rsidRDefault="003B6AA0">
            <w:r>
              <w:rPr>
                <w:color w:val="1A2332"/>
                <w:sz w:val="18"/>
                <w:szCs w:val="18"/>
              </w:rPr>
              <w:t>B2</w:t>
            </w:r>
          </w:p>
        </w:tc>
      </w:tr>
      <w:tr w:rsidR="002E6D29" w14:paraId="2AEE4358" w14:textId="77777777" w:rsidTr="005E16E3">
        <w:tc>
          <w:tcPr>
            <w:tcW w:w="3753" w:type="dxa"/>
            <w:shd w:val="clear" w:color="auto" w:fill="FFFFFF"/>
            <w:tcMar>
              <w:top w:w="60" w:type="dxa"/>
              <w:left w:w="120" w:type="dxa"/>
              <w:bottom w:w="60" w:type="dxa"/>
              <w:right w:w="120" w:type="dxa"/>
            </w:tcMar>
          </w:tcPr>
          <w:p w14:paraId="225B24B9" w14:textId="77777777" w:rsidR="0070014C" w:rsidRDefault="003B6AA0">
            <w:r>
              <w:rPr>
                <w:color w:val="1A2332"/>
                <w:sz w:val="18"/>
                <w:szCs w:val="18"/>
              </w:rPr>
              <w:t>frontend/.../StateStrip.tsx</w:t>
            </w:r>
          </w:p>
        </w:tc>
        <w:tc>
          <w:tcPr>
            <w:tcW w:w="2992" w:type="dxa"/>
            <w:shd w:val="clear" w:color="auto" w:fill="FFFFFF"/>
            <w:tcMar>
              <w:top w:w="60" w:type="dxa"/>
              <w:left w:w="120" w:type="dxa"/>
              <w:bottom w:w="60" w:type="dxa"/>
              <w:right w:w="120" w:type="dxa"/>
            </w:tcMar>
          </w:tcPr>
          <w:p w14:paraId="1D9CA447" w14:textId="77777777" w:rsidR="0070014C" w:rsidRDefault="003B6AA0">
            <w:r>
              <w:rPr>
                <w:color w:val="1A2332"/>
                <w:sz w:val="18"/>
                <w:szCs w:val="18"/>
              </w:rPr>
              <w:t>[NEW v4.1] State Strip primitive (Appendix E §E.1)</w:t>
            </w:r>
          </w:p>
        </w:tc>
        <w:tc>
          <w:tcPr>
            <w:tcW w:w="1101" w:type="dxa"/>
            <w:shd w:val="clear" w:color="auto" w:fill="FFFFFF"/>
            <w:tcMar>
              <w:top w:w="60" w:type="dxa"/>
              <w:left w:w="120" w:type="dxa"/>
              <w:bottom w:w="60" w:type="dxa"/>
              <w:right w:w="120" w:type="dxa"/>
            </w:tcMar>
          </w:tcPr>
          <w:p w14:paraId="1D56EDD2" w14:textId="77777777" w:rsidR="0070014C" w:rsidRDefault="003B6AA0">
            <w:r>
              <w:rPr>
                <w:color w:val="1A2332"/>
                <w:sz w:val="18"/>
                <w:szCs w:val="18"/>
              </w:rPr>
              <w:t>B1</w:t>
            </w:r>
          </w:p>
        </w:tc>
      </w:tr>
      <w:tr w:rsidR="002E6D29" w14:paraId="671552B3" w14:textId="77777777" w:rsidTr="005E16E3">
        <w:tc>
          <w:tcPr>
            <w:tcW w:w="3753" w:type="dxa"/>
            <w:shd w:val="clear" w:color="auto" w:fill="F4FAFA"/>
            <w:tcMar>
              <w:top w:w="60" w:type="dxa"/>
              <w:left w:w="120" w:type="dxa"/>
              <w:bottom w:w="60" w:type="dxa"/>
              <w:right w:w="120" w:type="dxa"/>
            </w:tcMar>
          </w:tcPr>
          <w:p w14:paraId="119A4756" w14:textId="77777777" w:rsidR="0070014C" w:rsidRDefault="003B6AA0">
            <w:r>
              <w:rPr>
                <w:color w:val="1A2332"/>
                <w:sz w:val="18"/>
                <w:szCs w:val="18"/>
              </w:rPr>
              <w:t>frontend/.../CapitalEligibilityBar.tsx</w:t>
            </w:r>
          </w:p>
        </w:tc>
        <w:tc>
          <w:tcPr>
            <w:tcW w:w="2992" w:type="dxa"/>
            <w:shd w:val="clear" w:color="auto" w:fill="F4FAFA"/>
            <w:tcMar>
              <w:top w:w="60" w:type="dxa"/>
              <w:left w:w="120" w:type="dxa"/>
              <w:bottom w:w="60" w:type="dxa"/>
              <w:right w:w="120" w:type="dxa"/>
            </w:tcMar>
          </w:tcPr>
          <w:p w14:paraId="66AF62D7" w14:textId="77777777" w:rsidR="0070014C" w:rsidRDefault="003B6AA0">
            <w:r>
              <w:rPr>
                <w:color w:val="1A2332"/>
                <w:sz w:val="18"/>
                <w:szCs w:val="18"/>
              </w:rPr>
              <w:t>[NEW v4.1] Capital Eligibility Bar primitive (Appendix E §E.2)</w:t>
            </w:r>
          </w:p>
        </w:tc>
        <w:tc>
          <w:tcPr>
            <w:tcW w:w="1101" w:type="dxa"/>
            <w:shd w:val="clear" w:color="auto" w:fill="F4FAFA"/>
            <w:tcMar>
              <w:top w:w="60" w:type="dxa"/>
              <w:left w:w="120" w:type="dxa"/>
              <w:bottom w:w="60" w:type="dxa"/>
              <w:right w:w="120" w:type="dxa"/>
            </w:tcMar>
          </w:tcPr>
          <w:p w14:paraId="716FBF93" w14:textId="77777777" w:rsidR="0070014C" w:rsidRDefault="003B6AA0">
            <w:r>
              <w:rPr>
                <w:color w:val="1A2332"/>
                <w:sz w:val="18"/>
                <w:szCs w:val="18"/>
              </w:rPr>
              <w:t>B1</w:t>
            </w:r>
          </w:p>
        </w:tc>
      </w:tr>
      <w:tr w:rsidR="002E6D29" w14:paraId="4D285588" w14:textId="77777777" w:rsidTr="005E16E3">
        <w:tc>
          <w:tcPr>
            <w:tcW w:w="3753" w:type="dxa"/>
            <w:shd w:val="clear" w:color="auto" w:fill="FFFFFF"/>
            <w:tcMar>
              <w:top w:w="60" w:type="dxa"/>
              <w:left w:w="120" w:type="dxa"/>
              <w:bottom w:w="60" w:type="dxa"/>
              <w:right w:w="120" w:type="dxa"/>
            </w:tcMar>
          </w:tcPr>
          <w:p w14:paraId="3812973C" w14:textId="77777777" w:rsidR="0070014C" w:rsidRDefault="003B6AA0">
            <w:r>
              <w:rPr>
                <w:color w:val="1A2332"/>
                <w:sz w:val="18"/>
                <w:szCs w:val="18"/>
              </w:rPr>
              <w:lastRenderedPageBreak/>
              <w:t>frontend/.../DecomposedCertaintyStack.tsx</w:t>
            </w:r>
          </w:p>
        </w:tc>
        <w:tc>
          <w:tcPr>
            <w:tcW w:w="2992" w:type="dxa"/>
            <w:shd w:val="clear" w:color="auto" w:fill="FFFFFF"/>
            <w:tcMar>
              <w:top w:w="60" w:type="dxa"/>
              <w:left w:w="120" w:type="dxa"/>
              <w:bottom w:w="60" w:type="dxa"/>
              <w:right w:w="120" w:type="dxa"/>
            </w:tcMar>
          </w:tcPr>
          <w:p w14:paraId="3C40BC74" w14:textId="77777777" w:rsidR="0070014C" w:rsidRDefault="003B6AA0">
            <w:r>
              <w:rPr>
                <w:color w:val="1A2332"/>
                <w:sz w:val="18"/>
                <w:szCs w:val="18"/>
              </w:rPr>
              <w:t>[NEW v4.1] Replaces TrustScore aggregate (Appendix E §E.3)</w:t>
            </w:r>
          </w:p>
        </w:tc>
        <w:tc>
          <w:tcPr>
            <w:tcW w:w="1101" w:type="dxa"/>
            <w:shd w:val="clear" w:color="auto" w:fill="FFFFFF"/>
            <w:tcMar>
              <w:top w:w="60" w:type="dxa"/>
              <w:left w:w="120" w:type="dxa"/>
              <w:bottom w:w="60" w:type="dxa"/>
              <w:right w:w="120" w:type="dxa"/>
            </w:tcMar>
          </w:tcPr>
          <w:p w14:paraId="1A8A77F3" w14:textId="77777777" w:rsidR="0070014C" w:rsidRDefault="003B6AA0">
            <w:r>
              <w:rPr>
                <w:color w:val="1A2332"/>
                <w:sz w:val="18"/>
                <w:szCs w:val="18"/>
              </w:rPr>
              <w:t>B2</w:t>
            </w:r>
          </w:p>
        </w:tc>
      </w:tr>
      <w:tr w:rsidR="002E6D29" w14:paraId="4D963E66" w14:textId="77777777" w:rsidTr="005E16E3">
        <w:tc>
          <w:tcPr>
            <w:tcW w:w="3753" w:type="dxa"/>
            <w:shd w:val="clear" w:color="auto" w:fill="F4FAFA"/>
            <w:tcMar>
              <w:top w:w="60" w:type="dxa"/>
              <w:left w:w="120" w:type="dxa"/>
              <w:bottom w:w="60" w:type="dxa"/>
              <w:right w:w="120" w:type="dxa"/>
            </w:tcMar>
          </w:tcPr>
          <w:p w14:paraId="1F661B59" w14:textId="77777777" w:rsidR="0070014C" w:rsidRDefault="003B6AA0">
            <w:r>
              <w:rPr>
                <w:color w:val="1A2332"/>
                <w:sz w:val="18"/>
                <w:szCs w:val="18"/>
              </w:rPr>
              <w:t>frontend/.../EvidenceDensityTile.tsx</w:t>
            </w:r>
          </w:p>
        </w:tc>
        <w:tc>
          <w:tcPr>
            <w:tcW w:w="2992" w:type="dxa"/>
            <w:shd w:val="clear" w:color="auto" w:fill="F4FAFA"/>
            <w:tcMar>
              <w:top w:w="60" w:type="dxa"/>
              <w:left w:w="120" w:type="dxa"/>
              <w:bottom w:w="60" w:type="dxa"/>
              <w:right w:w="120" w:type="dxa"/>
            </w:tcMar>
          </w:tcPr>
          <w:p w14:paraId="2B33F01D" w14:textId="77777777" w:rsidR="0070014C" w:rsidRDefault="003B6AA0">
            <w:r>
              <w:rPr>
                <w:color w:val="1A2332"/>
                <w:sz w:val="18"/>
                <w:szCs w:val="18"/>
              </w:rPr>
              <w:t>[NEW v4.1] Evidence Density Tile primitive (Appendix E §E.5)</w:t>
            </w:r>
          </w:p>
        </w:tc>
        <w:tc>
          <w:tcPr>
            <w:tcW w:w="1101" w:type="dxa"/>
            <w:shd w:val="clear" w:color="auto" w:fill="F4FAFA"/>
            <w:tcMar>
              <w:top w:w="60" w:type="dxa"/>
              <w:left w:w="120" w:type="dxa"/>
              <w:bottom w:w="60" w:type="dxa"/>
              <w:right w:w="120" w:type="dxa"/>
            </w:tcMar>
          </w:tcPr>
          <w:p w14:paraId="028F46A8" w14:textId="77777777" w:rsidR="0070014C" w:rsidRDefault="003B6AA0">
            <w:r>
              <w:rPr>
                <w:color w:val="1A2332"/>
                <w:sz w:val="18"/>
                <w:szCs w:val="18"/>
              </w:rPr>
              <w:t>B3</w:t>
            </w:r>
          </w:p>
        </w:tc>
      </w:tr>
      <w:tr w:rsidR="002E6D29" w14:paraId="603CD0EE" w14:textId="77777777" w:rsidTr="005E16E3">
        <w:tc>
          <w:tcPr>
            <w:tcW w:w="3753" w:type="dxa"/>
            <w:shd w:val="clear" w:color="auto" w:fill="FFFFFF"/>
            <w:tcMar>
              <w:top w:w="60" w:type="dxa"/>
              <w:left w:w="120" w:type="dxa"/>
              <w:bottom w:w="60" w:type="dxa"/>
              <w:right w:w="120" w:type="dxa"/>
            </w:tcMar>
          </w:tcPr>
          <w:p w14:paraId="17E49EB5" w14:textId="77777777" w:rsidR="0070014C" w:rsidRDefault="003B6AA0">
            <w:r>
              <w:rPr>
                <w:color w:val="1A2332"/>
                <w:sz w:val="18"/>
                <w:szCs w:val="18"/>
              </w:rPr>
              <w:t>frontend/.../LineageTrail.tsx</w:t>
            </w:r>
          </w:p>
        </w:tc>
        <w:tc>
          <w:tcPr>
            <w:tcW w:w="2992" w:type="dxa"/>
            <w:shd w:val="clear" w:color="auto" w:fill="FFFFFF"/>
            <w:tcMar>
              <w:top w:w="60" w:type="dxa"/>
              <w:left w:w="120" w:type="dxa"/>
              <w:bottom w:w="60" w:type="dxa"/>
              <w:right w:w="120" w:type="dxa"/>
            </w:tcMar>
          </w:tcPr>
          <w:p w14:paraId="38A95375" w14:textId="77777777" w:rsidR="0070014C" w:rsidRDefault="003B6AA0">
            <w:r>
              <w:rPr>
                <w:color w:val="1A2332"/>
                <w:sz w:val="18"/>
                <w:szCs w:val="18"/>
              </w:rPr>
              <w:t>[NEW v4.1] Lineage Trail primitive (Appendix E §E.6)</w:t>
            </w:r>
          </w:p>
        </w:tc>
        <w:tc>
          <w:tcPr>
            <w:tcW w:w="1101" w:type="dxa"/>
            <w:shd w:val="clear" w:color="auto" w:fill="FFFFFF"/>
            <w:tcMar>
              <w:top w:w="60" w:type="dxa"/>
              <w:left w:w="120" w:type="dxa"/>
              <w:bottom w:w="60" w:type="dxa"/>
              <w:right w:w="120" w:type="dxa"/>
            </w:tcMar>
          </w:tcPr>
          <w:p w14:paraId="52F370D7" w14:textId="77777777" w:rsidR="0070014C" w:rsidRDefault="003B6AA0">
            <w:r>
              <w:rPr>
                <w:color w:val="1A2332"/>
                <w:sz w:val="18"/>
                <w:szCs w:val="18"/>
              </w:rPr>
              <w:t>B3</w:t>
            </w:r>
          </w:p>
        </w:tc>
      </w:tr>
      <w:tr w:rsidR="002E6D29" w14:paraId="38DF4511" w14:textId="77777777" w:rsidTr="005E16E3">
        <w:tc>
          <w:tcPr>
            <w:tcW w:w="3753" w:type="dxa"/>
            <w:shd w:val="clear" w:color="auto" w:fill="F4FAFA"/>
            <w:tcMar>
              <w:top w:w="60" w:type="dxa"/>
              <w:left w:w="120" w:type="dxa"/>
              <w:bottom w:w="60" w:type="dxa"/>
              <w:right w:w="120" w:type="dxa"/>
            </w:tcMar>
          </w:tcPr>
          <w:p w14:paraId="182818B9" w14:textId="77777777" w:rsidR="0070014C" w:rsidRDefault="003B6AA0">
            <w:r>
              <w:rPr>
                <w:color w:val="1A2332"/>
                <w:sz w:val="18"/>
                <w:szCs w:val="18"/>
              </w:rPr>
              <w:t>frontend/.../CausalNavBar.tsx</w:t>
            </w:r>
          </w:p>
        </w:tc>
        <w:tc>
          <w:tcPr>
            <w:tcW w:w="2992" w:type="dxa"/>
            <w:shd w:val="clear" w:color="auto" w:fill="F4FAFA"/>
            <w:tcMar>
              <w:top w:w="60" w:type="dxa"/>
              <w:left w:w="120" w:type="dxa"/>
              <w:bottom w:w="60" w:type="dxa"/>
              <w:right w:w="120" w:type="dxa"/>
            </w:tcMar>
          </w:tcPr>
          <w:p w14:paraId="55493803" w14:textId="77777777" w:rsidR="0070014C" w:rsidRDefault="003B6AA0">
            <w:r>
              <w:rPr>
                <w:color w:val="1A2332"/>
                <w:sz w:val="18"/>
                <w:szCs w:val="18"/>
              </w:rPr>
              <w:t>[NEW v4.1] Causal Navigation Bar (Appendix E §E.7)</w:t>
            </w:r>
          </w:p>
        </w:tc>
        <w:tc>
          <w:tcPr>
            <w:tcW w:w="1101" w:type="dxa"/>
            <w:shd w:val="clear" w:color="auto" w:fill="F4FAFA"/>
            <w:tcMar>
              <w:top w:w="60" w:type="dxa"/>
              <w:left w:w="120" w:type="dxa"/>
              <w:bottom w:w="60" w:type="dxa"/>
              <w:right w:w="120" w:type="dxa"/>
            </w:tcMar>
          </w:tcPr>
          <w:p w14:paraId="74F6BDE1" w14:textId="77777777" w:rsidR="0070014C" w:rsidRDefault="003B6AA0">
            <w:r>
              <w:rPr>
                <w:color w:val="1A2332"/>
                <w:sz w:val="18"/>
                <w:szCs w:val="18"/>
              </w:rPr>
              <w:t>B1</w:t>
            </w:r>
          </w:p>
        </w:tc>
      </w:tr>
      <w:tr w:rsidR="002E6D29" w14:paraId="7EE6C562" w14:textId="77777777" w:rsidTr="005E16E3">
        <w:tc>
          <w:tcPr>
            <w:tcW w:w="3753" w:type="dxa"/>
            <w:shd w:val="clear" w:color="auto" w:fill="FFFFFF"/>
            <w:tcMar>
              <w:top w:w="60" w:type="dxa"/>
              <w:left w:w="120" w:type="dxa"/>
              <w:bottom w:w="60" w:type="dxa"/>
              <w:right w:w="120" w:type="dxa"/>
            </w:tcMar>
          </w:tcPr>
          <w:p w14:paraId="68697F68" w14:textId="77777777" w:rsidR="0070014C" w:rsidRDefault="003B6AA0">
            <w:r>
              <w:rPr>
                <w:color w:val="1A2332"/>
                <w:sz w:val="18"/>
                <w:szCs w:val="18"/>
              </w:rPr>
              <w:t>gex-platform-enhanced/api/v1/development_packages.py</w:t>
            </w:r>
          </w:p>
        </w:tc>
        <w:tc>
          <w:tcPr>
            <w:tcW w:w="2992" w:type="dxa"/>
            <w:shd w:val="clear" w:color="auto" w:fill="FFFFFF"/>
            <w:tcMar>
              <w:top w:w="60" w:type="dxa"/>
              <w:left w:w="120" w:type="dxa"/>
              <w:bottom w:w="60" w:type="dxa"/>
              <w:right w:w="120" w:type="dxa"/>
            </w:tcMar>
          </w:tcPr>
          <w:p w14:paraId="324997A4" w14:textId="77777777" w:rsidR="0070014C" w:rsidRDefault="003B6AA0">
            <w:r>
              <w:rPr>
                <w:color w:val="1A2332"/>
                <w:sz w:val="18"/>
                <w:szCs w:val="18"/>
              </w:rPr>
              <w:t>[NEW] CRUD on DEVELOPMENT_PACKAGES with v4.0 schema</w:t>
            </w:r>
          </w:p>
        </w:tc>
        <w:tc>
          <w:tcPr>
            <w:tcW w:w="1101" w:type="dxa"/>
            <w:shd w:val="clear" w:color="auto" w:fill="FFFFFF"/>
            <w:tcMar>
              <w:top w:w="60" w:type="dxa"/>
              <w:left w:w="120" w:type="dxa"/>
              <w:bottom w:w="60" w:type="dxa"/>
              <w:right w:w="120" w:type="dxa"/>
            </w:tcMar>
          </w:tcPr>
          <w:p w14:paraId="4C4B46C5" w14:textId="77777777" w:rsidR="0070014C" w:rsidRDefault="003B6AA0">
            <w:r>
              <w:rPr>
                <w:color w:val="1A2332"/>
                <w:sz w:val="18"/>
                <w:szCs w:val="18"/>
              </w:rPr>
              <w:t>B1</w:t>
            </w:r>
          </w:p>
        </w:tc>
      </w:tr>
      <w:tr w:rsidR="002E6D29" w14:paraId="61761DE2" w14:textId="77777777" w:rsidTr="005E16E3">
        <w:tc>
          <w:tcPr>
            <w:tcW w:w="3753" w:type="dxa"/>
            <w:shd w:val="clear" w:color="auto" w:fill="F4FAFA"/>
            <w:tcMar>
              <w:top w:w="60" w:type="dxa"/>
              <w:left w:w="120" w:type="dxa"/>
              <w:bottom w:w="60" w:type="dxa"/>
              <w:right w:w="120" w:type="dxa"/>
            </w:tcMar>
          </w:tcPr>
          <w:p w14:paraId="762F4E4A" w14:textId="77777777" w:rsidR="0070014C" w:rsidRDefault="003B6AA0">
            <w:r>
              <w:rPr>
                <w:color w:val="1A2332"/>
                <w:sz w:val="18"/>
                <w:szCs w:val="18"/>
              </w:rPr>
              <w:t>gex-platform-enhanced/api/v1/spend_wave.py</w:t>
            </w:r>
          </w:p>
        </w:tc>
        <w:tc>
          <w:tcPr>
            <w:tcW w:w="2992" w:type="dxa"/>
            <w:shd w:val="clear" w:color="auto" w:fill="F4FAFA"/>
            <w:tcMar>
              <w:top w:w="60" w:type="dxa"/>
              <w:left w:w="120" w:type="dxa"/>
              <w:bottom w:w="60" w:type="dxa"/>
              <w:right w:w="120" w:type="dxa"/>
            </w:tcMar>
          </w:tcPr>
          <w:p w14:paraId="0FDB594F" w14:textId="77777777" w:rsidR="0070014C" w:rsidRDefault="003B6AA0">
            <w:r>
              <w:rPr>
                <w:color w:val="1A2332"/>
                <w:sz w:val="18"/>
                <w:szCs w:val="18"/>
              </w:rPr>
              <w:t>[NEW] SPEND_WAVE entity, equity-first-loss invariant</w:t>
            </w:r>
          </w:p>
        </w:tc>
        <w:tc>
          <w:tcPr>
            <w:tcW w:w="1101" w:type="dxa"/>
            <w:shd w:val="clear" w:color="auto" w:fill="F4FAFA"/>
            <w:tcMar>
              <w:top w:w="60" w:type="dxa"/>
              <w:left w:w="120" w:type="dxa"/>
              <w:bottom w:w="60" w:type="dxa"/>
              <w:right w:w="120" w:type="dxa"/>
            </w:tcMar>
          </w:tcPr>
          <w:p w14:paraId="6CFDD8E1" w14:textId="77777777" w:rsidR="0070014C" w:rsidRDefault="003B6AA0">
            <w:r>
              <w:rPr>
                <w:color w:val="1A2332"/>
                <w:sz w:val="18"/>
                <w:szCs w:val="18"/>
              </w:rPr>
              <w:t>B1</w:t>
            </w:r>
          </w:p>
        </w:tc>
      </w:tr>
      <w:tr w:rsidR="002E6D29" w14:paraId="16E949EF" w14:textId="77777777" w:rsidTr="005E16E3">
        <w:tc>
          <w:tcPr>
            <w:tcW w:w="3753" w:type="dxa"/>
            <w:shd w:val="clear" w:color="auto" w:fill="FFFFFF"/>
            <w:tcMar>
              <w:top w:w="60" w:type="dxa"/>
              <w:left w:w="120" w:type="dxa"/>
              <w:bottom w:w="60" w:type="dxa"/>
              <w:right w:w="120" w:type="dxa"/>
            </w:tcMar>
          </w:tcPr>
          <w:p w14:paraId="0B65418B" w14:textId="77777777" w:rsidR="0070014C" w:rsidRDefault="003B6AA0">
            <w:r>
              <w:rPr>
                <w:color w:val="1A2332"/>
                <w:sz w:val="18"/>
                <w:szCs w:val="18"/>
              </w:rPr>
              <w:t>gex-platform-enhanced/api/v1/lineage.py</w:t>
            </w:r>
          </w:p>
        </w:tc>
        <w:tc>
          <w:tcPr>
            <w:tcW w:w="2992" w:type="dxa"/>
            <w:shd w:val="clear" w:color="auto" w:fill="FFFFFF"/>
            <w:tcMar>
              <w:top w:w="60" w:type="dxa"/>
              <w:left w:w="120" w:type="dxa"/>
              <w:bottom w:w="60" w:type="dxa"/>
              <w:right w:w="120" w:type="dxa"/>
            </w:tcMar>
          </w:tcPr>
          <w:p w14:paraId="46902E30" w14:textId="77777777" w:rsidR="0070014C" w:rsidRDefault="003B6AA0">
            <w:r>
              <w:rPr>
                <w:color w:val="1A2332"/>
                <w:sz w:val="18"/>
                <w:szCs w:val="18"/>
              </w:rPr>
              <w:t>[NEW] Synthesis layer, parallel fan-out (8 sources)</w:t>
            </w:r>
          </w:p>
        </w:tc>
        <w:tc>
          <w:tcPr>
            <w:tcW w:w="1101" w:type="dxa"/>
            <w:shd w:val="clear" w:color="auto" w:fill="FFFFFF"/>
            <w:tcMar>
              <w:top w:w="60" w:type="dxa"/>
              <w:left w:w="120" w:type="dxa"/>
              <w:bottom w:w="60" w:type="dxa"/>
              <w:right w:w="120" w:type="dxa"/>
            </w:tcMar>
          </w:tcPr>
          <w:p w14:paraId="2448C639" w14:textId="77777777" w:rsidR="0070014C" w:rsidRDefault="003B6AA0">
            <w:r>
              <w:rPr>
                <w:color w:val="1A2332"/>
                <w:sz w:val="18"/>
                <w:szCs w:val="18"/>
              </w:rPr>
              <w:t>B3</w:t>
            </w:r>
          </w:p>
        </w:tc>
      </w:tr>
      <w:tr w:rsidR="002E6D29" w14:paraId="7246478F" w14:textId="77777777" w:rsidTr="005E16E3">
        <w:tc>
          <w:tcPr>
            <w:tcW w:w="3753" w:type="dxa"/>
            <w:shd w:val="clear" w:color="auto" w:fill="F4FAFA"/>
            <w:tcMar>
              <w:top w:w="60" w:type="dxa"/>
              <w:left w:w="120" w:type="dxa"/>
              <w:bottom w:w="60" w:type="dxa"/>
              <w:right w:w="120" w:type="dxa"/>
            </w:tcMar>
          </w:tcPr>
          <w:p w14:paraId="0EC60568" w14:textId="77777777" w:rsidR="0070014C" w:rsidRDefault="003B6AA0">
            <w:r>
              <w:rPr>
                <w:color w:val="1A2332"/>
                <w:sz w:val="18"/>
                <w:szCs w:val="18"/>
              </w:rPr>
              <w:t>gex_pf_engine/core/waterfall.py</w:t>
            </w:r>
          </w:p>
        </w:tc>
        <w:tc>
          <w:tcPr>
            <w:tcW w:w="2992" w:type="dxa"/>
            <w:shd w:val="clear" w:color="auto" w:fill="F4FAFA"/>
            <w:tcMar>
              <w:top w:w="60" w:type="dxa"/>
              <w:left w:w="120" w:type="dxa"/>
              <w:bottom w:w="60" w:type="dxa"/>
              <w:right w:w="120" w:type="dxa"/>
            </w:tcMar>
          </w:tcPr>
          <w:p w14:paraId="5DCA275E" w14:textId="77777777" w:rsidR="0070014C" w:rsidRDefault="003B6AA0">
            <w:r>
              <w:rPr>
                <w:color w:val="1A2332"/>
                <w:sz w:val="18"/>
                <w:szCs w:val="18"/>
              </w:rPr>
              <w:t>[EXTEND] CONCESSIONAL_&lt;INST&gt; tranche subtypes</w:t>
            </w:r>
          </w:p>
        </w:tc>
        <w:tc>
          <w:tcPr>
            <w:tcW w:w="1101" w:type="dxa"/>
            <w:shd w:val="clear" w:color="auto" w:fill="F4FAFA"/>
            <w:tcMar>
              <w:top w:w="60" w:type="dxa"/>
              <w:left w:w="120" w:type="dxa"/>
              <w:bottom w:w="60" w:type="dxa"/>
              <w:right w:w="120" w:type="dxa"/>
            </w:tcMar>
          </w:tcPr>
          <w:p w14:paraId="2F553105" w14:textId="77777777" w:rsidR="0070014C" w:rsidRDefault="003B6AA0">
            <w:r>
              <w:rPr>
                <w:color w:val="1A2332"/>
                <w:sz w:val="18"/>
                <w:szCs w:val="18"/>
              </w:rPr>
              <w:t>B1</w:t>
            </w:r>
          </w:p>
        </w:tc>
      </w:tr>
      <w:tr w:rsidR="002E6D29" w14:paraId="57A4FD9C" w14:textId="77777777" w:rsidTr="005E16E3">
        <w:tc>
          <w:tcPr>
            <w:tcW w:w="3753" w:type="dxa"/>
            <w:shd w:val="clear" w:color="auto" w:fill="FFFFFF"/>
            <w:tcMar>
              <w:top w:w="60" w:type="dxa"/>
              <w:left w:w="120" w:type="dxa"/>
              <w:bottom w:w="60" w:type="dxa"/>
              <w:right w:w="120" w:type="dxa"/>
            </w:tcMar>
          </w:tcPr>
          <w:p w14:paraId="0D342260" w14:textId="77777777" w:rsidR="0070014C" w:rsidRDefault="003B6AA0">
            <w:r>
              <w:rPr>
                <w:color w:val="1A2332"/>
                <w:sz w:val="18"/>
                <w:szCs w:val="18"/>
              </w:rPr>
              <w:t>gex_pf_engine/core/cfads.py</w:t>
            </w:r>
          </w:p>
        </w:tc>
        <w:tc>
          <w:tcPr>
            <w:tcW w:w="2992" w:type="dxa"/>
            <w:shd w:val="clear" w:color="auto" w:fill="FFFFFF"/>
            <w:tcMar>
              <w:top w:w="60" w:type="dxa"/>
              <w:left w:w="120" w:type="dxa"/>
              <w:bottom w:w="60" w:type="dxa"/>
              <w:right w:w="120" w:type="dxa"/>
            </w:tcMar>
          </w:tcPr>
          <w:p w14:paraId="2417863B" w14:textId="77777777" w:rsidR="0070014C" w:rsidRDefault="003B6AA0">
            <w:r>
              <w:rPr>
                <w:color w:val="1A2332"/>
                <w:sz w:val="18"/>
                <w:szCs w:val="18"/>
              </w:rPr>
              <w:t>[EXTEND] blended_debt_wacc, project_wacc, catalytic_ratio</w:t>
            </w:r>
          </w:p>
        </w:tc>
        <w:tc>
          <w:tcPr>
            <w:tcW w:w="1101" w:type="dxa"/>
            <w:shd w:val="clear" w:color="auto" w:fill="FFFFFF"/>
            <w:tcMar>
              <w:top w:w="60" w:type="dxa"/>
              <w:left w:w="120" w:type="dxa"/>
              <w:bottom w:w="60" w:type="dxa"/>
              <w:right w:w="120" w:type="dxa"/>
            </w:tcMar>
          </w:tcPr>
          <w:p w14:paraId="3585589B" w14:textId="77777777" w:rsidR="0070014C" w:rsidRDefault="003B6AA0">
            <w:r>
              <w:rPr>
                <w:color w:val="1A2332"/>
                <w:sz w:val="18"/>
                <w:szCs w:val="18"/>
              </w:rPr>
              <w:t>B1</w:t>
            </w:r>
          </w:p>
        </w:tc>
      </w:tr>
      <w:tr w:rsidR="002E6D29" w14:paraId="37D62E02" w14:textId="77777777" w:rsidTr="005E16E3">
        <w:tc>
          <w:tcPr>
            <w:tcW w:w="3753" w:type="dxa"/>
            <w:shd w:val="clear" w:color="auto" w:fill="F4FAFA"/>
            <w:tcMar>
              <w:top w:w="60" w:type="dxa"/>
              <w:left w:w="120" w:type="dxa"/>
              <w:bottom w:w="60" w:type="dxa"/>
              <w:right w:w="120" w:type="dxa"/>
            </w:tcMar>
          </w:tcPr>
          <w:p w14:paraId="6FA23890" w14:textId="77777777" w:rsidR="0070014C" w:rsidRDefault="003B6AA0">
            <w:r>
              <w:rPr>
                <w:color w:val="1A2332"/>
                <w:sz w:val="18"/>
                <w:szCs w:val="18"/>
              </w:rPr>
              <w:t>gex_pf_engine/core/pre_cod_metrics.py</w:t>
            </w:r>
          </w:p>
        </w:tc>
        <w:tc>
          <w:tcPr>
            <w:tcW w:w="2992" w:type="dxa"/>
            <w:shd w:val="clear" w:color="auto" w:fill="F4FAFA"/>
            <w:tcMar>
              <w:top w:w="60" w:type="dxa"/>
              <w:left w:w="120" w:type="dxa"/>
              <w:bottom w:w="60" w:type="dxa"/>
              <w:right w:w="120" w:type="dxa"/>
            </w:tcMar>
          </w:tcPr>
          <w:p w14:paraId="3D60E5EC" w14:textId="77777777" w:rsidR="0070014C" w:rsidRDefault="003B6AA0">
            <w:r>
              <w:rPr>
                <w:color w:val="1A2332"/>
                <w:sz w:val="18"/>
                <w:szCs w:val="18"/>
              </w:rPr>
              <w:t>[NEW] ECR / FMR / DRE / RAS / TIE</w:t>
            </w:r>
          </w:p>
        </w:tc>
        <w:tc>
          <w:tcPr>
            <w:tcW w:w="1101" w:type="dxa"/>
            <w:shd w:val="clear" w:color="auto" w:fill="F4FAFA"/>
            <w:tcMar>
              <w:top w:w="60" w:type="dxa"/>
              <w:left w:w="120" w:type="dxa"/>
              <w:bottom w:w="60" w:type="dxa"/>
              <w:right w:w="120" w:type="dxa"/>
            </w:tcMar>
          </w:tcPr>
          <w:p w14:paraId="49616115" w14:textId="77777777" w:rsidR="0070014C" w:rsidRDefault="003B6AA0">
            <w:r>
              <w:rPr>
                <w:color w:val="1A2332"/>
                <w:sz w:val="18"/>
                <w:szCs w:val="18"/>
              </w:rPr>
              <w:t>B1</w:t>
            </w:r>
          </w:p>
        </w:tc>
      </w:tr>
      <w:tr w:rsidR="002E6D29" w14:paraId="744D9673" w14:textId="77777777" w:rsidTr="005E16E3">
        <w:tc>
          <w:tcPr>
            <w:tcW w:w="3753" w:type="dxa"/>
            <w:shd w:val="clear" w:color="auto" w:fill="FFFFFF"/>
            <w:tcMar>
              <w:top w:w="60" w:type="dxa"/>
              <w:left w:w="120" w:type="dxa"/>
              <w:bottom w:w="60" w:type="dxa"/>
              <w:right w:w="120" w:type="dxa"/>
            </w:tcMar>
          </w:tcPr>
          <w:p w14:paraId="2EAFD23A" w14:textId="77777777" w:rsidR="0070014C" w:rsidRDefault="003B6AA0">
            <w:r>
              <w:rPr>
                <w:color w:val="1A2332"/>
                <w:sz w:val="18"/>
                <w:szCs w:val="18"/>
              </w:rPr>
              <w:t>gex_pf_engine/core/additionality.py</w:t>
            </w:r>
          </w:p>
        </w:tc>
        <w:tc>
          <w:tcPr>
            <w:tcW w:w="2992" w:type="dxa"/>
            <w:shd w:val="clear" w:color="auto" w:fill="FFFFFF"/>
            <w:tcMar>
              <w:top w:w="60" w:type="dxa"/>
              <w:left w:w="120" w:type="dxa"/>
              <w:bottom w:w="60" w:type="dxa"/>
              <w:right w:w="120" w:type="dxa"/>
            </w:tcMar>
          </w:tcPr>
          <w:p w14:paraId="2A20CA32" w14:textId="77777777" w:rsidR="0070014C" w:rsidRDefault="003B6AA0">
            <w:r>
              <w:rPr>
                <w:color w:val="1A2332"/>
                <w:sz w:val="18"/>
                <w:szCs w:val="18"/>
              </w:rPr>
              <w:t>[NEW] PASS/FAIL with IRR delta</w:t>
            </w:r>
          </w:p>
        </w:tc>
        <w:tc>
          <w:tcPr>
            <w:tcW w:w="1101" w:type="dxa"/>
            <w:shd w:val="clear" w:color="auto" w:fill="FFFFFF"/>
            <w:tcMar>
              <w:top w:w="60" w:type="dxa"/>
              <w:left w:w="120" w:type="dxa"/>
              <w:bottom w:w="60" w:type="dxa"/>
              <w:right w:w="120" w:type="dxa"/>
            </w:tcMar>
          </w:tcPr>
          <w:p w14:paraId="46F9B2CF" w14:textId="77777777" w:rsidR="0070014C" w:rsidRDefault="003B6AA0">
            <w:r>
              <w:rPr>
                <w:color w:val="1A2332"/>
                <w:sz w:val="18"/>
                <w:szCs w:val="18"/>
              </w:rPr>
              <w:t>B2</w:t>
            </w:r>
          </w:p>
        </w:tc>
      </w:tr>
      <w:tr w:rsidR="002E6D29" w14:paraId="6CC136CD" w14:textId="77777777" w:rsidTr="005E16E3">
        <w:tc>
          <w:tcPr>
            <w:tcW w:w="3753" w:type="dxa"/>
            <w:shd w:val="clear" w:color="auto" w:fill="FFFFFF"/>
            <w:tcMar>
              <w:top w:w="60" w:type="dxa"/>
              <w:left w:w="120" w:type="dxa"/>
              <w:bottom w:w="60" w:type="dxa"/>
              <w:right w:w="120" w:type="dxa"/>
            </w:tcMar>
          </w:tcPr>
          <w:p w14:paraId="5F919F27" w14:textId="77777777" w:rsidR="003224A7" w:rsidRPr="003224A7" w:rsidRDefault="003224A7" w:rsidP="003B6AA0">
            <w:pPr>
              <w:rPr>
                <w:color w:val="1A2332"/>
                <w:sz w:val="18"/>
                <w:szCs w:val="18"/>
              </w:rPr>
            </w:pPr>
            <w:r>
              <w:rPr>
                <w:color w:val="1A2332"/>
                <w:sz w:val="18"/>
                <w:szCs w:val="18"/>
              </w:rPr>
              <w:t>gex-platform-enhanced/api/v1/lineage.py</w:t>
            </w:r>
          </w:p>
        </w:tc>
        <w:tc>
          <w:tcPr>
            <w:tcW w:w="2992" w:type="dxa"/>
            <w:shd w:val="clear" w:color="auto" w:fill="FFFFFF"/>
            <w:tcMar>
              <w:top w:w="60" w:type="dxa"/>
              <w:left w:w="120" w:type="dxa"/>
              <w:bottom w:w="60" w:type="dxa"/>
              <w:right w:w="120" w:type="dxa"/>
            </w:tcMar>
          </w:tcPr>
          <w:p w14:paraId="7093923A" w14:textId="77777777" w:rsidR="003224A7" w:rsidRPr="003224A7" w:rsidRDefault="003224A7" w:rsidP="003B6AA0">
            <w:pPr>
              <w:rPr>
                <w:color w:val="1A2332"/>
                <w:sz w:val="18"/>
                <w:szCs w:val="18"/>
              </w:rPr>
            </w:pPr>
            <w:r>
              <w:rPr>
                <w:color w:val="1A2332"/>
                <w:sz w:val="18"/>
                <w:szCs w:val="18"/>
              </w:rPr>
              <w:t>[NEW] Synthesis layer, parallel fan-out</w:t>
            </w:r>
          </w:p>
        </w:tc>
        <w:tc>
          <w:tcPr>
            <w:tcW w:w="1101" w:type="dxa"/>
            <w:shd w:val="clear" w:color="auto" w:fill="FFFFFF"/>
            <w:tcMar>
              <w:top w:w="60" w:type="dxa"/>
              <w:left w:w="120" w:type="dxa"/>
              <w:bottom w:w="60" w:type="dxa"/>
              <w:right w:w="120" w:type="dxa"/>
            </w:tcMar>
          </w:tcPr>
          <w:p w14:paraId="685DACF6" w14:textId="77777777" w:rsidR="003224A7" w:rsidRPr="003224A7" w:rsidRDefault="003224A7" w:rsidP="003B6AA0">
            <w:pPr>
              <w:rPr>
                <w:color w:val="1A2332"/>
                <w:sz w:val="18"/>
                <w:szCs w:val="18"/>
              </w:rPr>
            </w:pPr>
            <w:r>
              <w:rPr>
                <w:color w:val="1A2332"/>
                <w:sz w:val="18"/>
                <w:szCs w:val="18"/>
              </w:rPr>
              <w:t>B3</w:t>
            </w:r>
          </w:p>
        </w:tc>
      </w:tr>
      <w:tr w:rsidR="002E6D29" w14:paraId="397EA576" w14:textId="77777777" w:rsidTr="005E16E3">
        <w:tc>
          <w:tcPr>
            <w:tcW w:w="3753" w:type="dxa"/>
            <w:shd w:val="clear" w:color="auto" w:fill="FFFFFF"/>
            <w:tcMar>
              <w:top w:w="60" w:type="dxa"/>
              <w:left w:w="120" w:type="dxa"/>
              <w:bottom w:w="60" w:type="dxa"/>
              <w:right w:w="120" w:type="dxa"/>
            </w:tcMar>
          </w:tcPr>
          <w:p w14:paraId="4B6043B8" w14:textId="77777777" w:rsidR="003224A7" w:rsidRPr="003224A7" w:rsidRDefault="003224A7" w:rsidP="003B6AA0">
            <w:pPr>
              <w:rPr>
                <w:color w:val="1A2332"/>
                <w:sz w:val="18"/>
                <w:szCs w:val="18"/>
              </w:rPr>
            </w:pPr>
            <w:r>
              <w:rPr>
                <w:color w:val="1A2332"/>
                <w:sz w:val="18"/>
                <w:szCs w:val="18"/>
              </w:rPr>
              <w:t>gex-platform-enhanced/api/v1/tokens_sqlite.py</w:t>
            </w:r>
          </w:p>
        </w:tc>
        <w:tc>
          <w:tcPr>
            <w:tcW w:w="2992" w:type="dxa"/>
            <w:shd w:val="clear" w:color="auto" w:fill="FFFFFF"/>
            <w:tcMar>
              <w:top w:w="60" w:type="dxa"/>
              <w:left w:w="120" w:type="dxa"/>
              <w:bottom w:w="60" w:type="dxa"/>
              <w:right w:w="120" w:type="dxa"/>
            </w:tcMar>
          </w:tcPr>
          <w:p w14:paraId="4712BD64" w14:textId="77777777" w:rsidR="003224A7" w:rsidRPr="003224A7" w:rsidRDefault="003224A7" w:rsidP="003B6AA0">
            <w:pPr>
              <w:rPr>
                <w:color w:val="1A2332"/>
                <w:sz w:val="18"/>
                <w:szCs w:val="18"/>
              </w:rPr>
            </w:pPr>
            <w:r>
              <w:rPr>
                <w:color w:val="1A2332"/>
                <w:sz w:val="18"/>
                <w:szCs w:val="18"/>
              </w:rPr>
              <w:t>[EXTEND] sovereign_metadata, mass_balance_lot_id, hash chain</w:t>
            </w:r>
          </w:p>
        </w:tc>
        <w:tc>
          <w:tcPr>
            <w:tcW w:w="1101" w:type="dxa"/>
            <w:shd w:val="clear" w:color="auto" w:fill="FFFFFF"/>
            <w:tcMar>
              <w:top w:w="60" w:type="dxa"/>
              <w:left w:w="120" w:type="dxa"/>
              <w:bottom w:w="60" w:type="dxa"/>
              <w:right w:w="120" w:type="dxa"/>
            </w:tcMar>
          </w:tcPr>
          <w:p w14:paraId="34F86D1C" w14:textId="77777777" w:rsidR="003224A7" w:rsidRPr="003224A7" w:rsidRDefault="003224A7" w:rsidP="003B6AA0">
            <w:pPr>
              <w:rPr>
                <w:color w:val="1A2332"/>
                <w:sz w:val="18"/>
                <w:szCs w:val="18"/>
              </w:rPr>
            </w:pPr>
            <w:r>
              <w:rPr>
                <w:color w:val="1A2332"/>
                <w:sz w:val="18"/>
                <w:szCs w:val="18"/>
              </w:rPr>
              <w:t>B3</w:t>
            </w:r>
          </w:p>
        </w:tc>
      </w:tr>
      <w:tr w:rsidR="002E6D29" w14:paraId="16C2475D" w14:textId="77777777" w:rsidTr="005E16E3">
        <w:tc>
          <w:tcPr>
            <w:tcW w:w="3753" w:type="dxa"/>
            <w:shd w:val="clear" w:color="auto" w:fill="FFFFFF"/>
            <w:tcMar>
              <w:top w:w="60" w:type="dxa"/>
              <w:left w:w="120" w:type="dxa"/>
              <w:bottom w:w="60" w:type="dxa"/>
              <w:right w:w="120" w:type="dxa"/>
            </w:tcMar>
          </w:tcPr>
          <w:p w14:paraId="4A9E74FC" w14:textId="77777777" w:rsidR="003224A7" w:rsidRPr="003224A7" w:rsidRDefault="003224A7" w:rsidP="003B6AA0">
            <w:pPr>
              <w:rPr>
                <w:color w:val="1A2332"/>
                <w:sz w:val="18"/>
                <w:szCs w:val="18"/>
              </w:rPr>
            </w:pPr>
            <w:r>
              <w:rPr>
                <w:color w:val="1A2332"/>
                <w:sz w:val="18"/>
                <w:szCs w:val="18"/>
              </w:rPr>
              <w:t>gex-platform-enhanced/api/v1/decision_twin.py</w:t>
            </w:r>
          </w:p>
        </w:tc>
        <w:tc>
          <w:tcPr>
            <w:tcW w:w="2992" w:type="dxa"/>
            <w:shd w:val="clear" w:color="auto" w:fill="FFFFFF"/>
            <w:tcMar>
              <w:top w:w="60" w:type="dxa"/>
              <w:left w:w="120" w:type="dxa"/>
              <w:bottom w:w="60" w:type="dxa"/>
              <w:right w:w="120" w:type="dxa"/>
            </w:tcMar>
          </w:tcPr>
          <w:p w14:paraId="3BFACE93" w14:textId="77777777" w:rsidR="003224A7" w:rsidRPr="003224A7" w:rsidRDefault="003224A7" w:rsidP="003B6AA0">
            <w:pPr>
              <w:rPr>
                <w:color w:val="1A2332"/>
                <w:sz w:val="18"/>
                <w:szCs w:val="18"/>
              </w:rPr>
            </w:pPr>
            <w:r>
              <w:rPr>
                <w:color w:val="1A2332"/>
                <w:sz w:val="18"/>
                <w:szCs w:val="18"/>
              </w:rPr>
              <w:t>[EXTEND] SOVEREIGN_ESG pathway</w:t>
            </w:r>
          </w:p>
        </w:tc>
        <w:tc>
          <w:tcPr>
            <w:tcW w:w="1101" w:type="dxa"/>
            <w:shd w:val="clear" w:color="auto" w:fill="FFFFFF"/>
            <w:tcMar>
              <w:top w:w="60" w:type="dxa"/>
              <w:left w:w="120" w:type="dxa"/>
              <w:bottom w:w="60" w:type="dxa"/>
              <w:right w:w="120" w:type="dxa"/>
            </w:tcMar>
          </w:tcPr>
          <w:p w14:paraId="1FD3ADE1" w14:textId="77777777" w:rsidR="003224A7" w:rsidRPr="003224A7" w:rsidRDefault="003224A7" w:rsidP="003B6AA0">
            <w:pPr>
              <w:rPr>
                <w:color w:val="1A2332"/>
                <w:sz w:val="18"/>
                <w:szCs w:val="18"/>
              </w:rPr>
            </w:pPr>
            <w:r>
              <w:rPr>
                <w:color w:val="1A2332"/>
                <w:sz w:val="18"/>
                <w:szCs w:val="18"/>
              </w:rPr>
              <w:t>B4</w:t>
            </w:r>
          </w:p>
        </w:tc>
      </w:tr>
      <w:tr w:rsidR="002E6D29" w14:paraId="3F237619" w14:textId="77777777" w:rsidTr="005E16E3">
        <w:tc>
          <w:tcPr>
            <w:tcW w:w="3753" w:type="dxa"/>
            <w:shd w:val="clear" w:color="auto" w:fill="FFFFFF"/>
            <w:tcMar>
              <w:top w:w="60" w:type="dxa"/>
              <w:left w:w="120" w:type="dxa"/>
              <w:bottom w:w="60" w:type="dxa"/>
              <w:right w:w="120" w:type="dxa"/>
            </w:tcMar>
          </w:tcPr>
          <w:p w14:paraId="36387E39" w14:textId="77777777" w:rsidR="003224A7" w:rsidRPr="003224A7" w:rsidRDefault="003224A7" w:rsidP="003B6AA0">
            <w:pPr>
              <w:rPr>
                <w:color w:val="1A2332"/>
                <w:sz w:val="18"/>
                <w:szCs w:val="18"/>
              </w:rPr>
            </w:pPr>
            <w:r>
              <w:rPr>
                <w:color w:val="1A2332"/>
                <w:sz w:val="18"/>
                <w:szCs w:val="18"/>
              </w:rPr>
              <w:t>gex-platform-enhanced/api/v1/marketplace_sqlite.py</w:t>
            </w:r>
          </w:p>
        </w:tc>
        <w:tc>
          <w:tcPr>
            <w:tcW w:w="2992" w:type="dxa"/>
            <w:shd w:val="clear" w:color="auto" w:fill="FFFFFF"/>
            <w:tcMar>
              <w:top w:w="60" w:type="dxa"/>
              <w:left w:w="120" w:type="dxa"/>
              <w:bottom w:w="60" w:type="dxa"/>
              <w:right w:w="120" w:type="dxa"/>
            </w:tcMar>
          </w:tcPr>
          <w:p w14:paraId="304F1677" w14:textId="77777777" w:rsidR="003224A7" w:rsidRPr="003224A7" w:rsidRDefault="003224A7" w:rsidP="003B6AA0">
            <w:pPr>
              <w:rPr>
                <w:color w:val="1A2332"/>
                <w:sz w:val="18"/>
                <w:szCs w:val="18"/>
              </w:rPr>
            </w:pPr>
            <w:r>
              <w:rPr>
                <w:color w:val="1A2332"/>
                <w:sz w:val="18"/>
                <w:szCs w:val="18"/>
              </w:rPr>
              <w:t>[EXTEND] esg_tier filter, delivery_type</w:t>
            </w:r>
          </w:p>
        </w:tc>
        <w:tc>
          <w:tcPr>
            <w:tcW w:w="1101" w:type="dxa"/>
            <w:shd w:val="clear" w:color="auto" w:fill="FFFFFF"/>
            <w:tcMar>
              <w:top w:w="60" w:type="dxa"/>
              <w:left w:w="120" w:type="dxa"/>
              <w:bottom w:w="60" w:type="dxa"/>
              <w:right w:w="120" w:type="dxa"/>
            </w:tcMar>
          </w:tcPr>
          <w:p w14:paraId="651DB130" w14:textId="77777777" w:rsidR="003224A7" w:rsidRPr="003224A7" w:rsidRDefault="003224A7" w:rsidP="003B6AA0">
            <w:pPr>
              <w:rPr>
                <w:color w:val="1A2332"/>
                <w:sz w:val="18"/>
                <w:szCs w:val="18"/>
              </w:rPr>
            </w:pPr>
            <w:r>
              <w:rPr>
                <w:color w:val="1A2332"/>
                <w:sz w:val="18"/>
                <w:szCs w:val="18"/>
              </w:rPr>
              <w:t>B3</w:t>
            </w:r>
          </w:p>
        </w:tc>
      </w:tr>
      <w:tr w:rsidR="002E6D29" w14:paraId="0722C687" w14:textId="77777777" w:rsidTr="005E16E3">
        <w:tc>
          <w:tcPr>
            <w:tcW w:w="3753" w:type="dxa"/>
            <w:shd w:val="clear" w:color="auto" w:fill="FFFFFF"/>
            <w:tcMar>
              <w:top w:w="60" w:type="dxa"/>
              <w:left w:w="120" w:type="dxa"/>
              <w:bottom w:w="60" w:type="dxa"/>
              <w:right w:w="120" w:type="dxa"/>
            </w:tcMar>
          </w:tcPr>
          <w:p w14:paraId="4E7679FE" w14:textId="77777777" w:rsidR="003224A7" w:rsidRPr="003224A7" w:rsidRDefault="003224A7" w:rsidP="003B6AA0">
            <w:pPr>
              <w:rPr>
                <w:color w:val="1A2332"/>
                <w:sz w:val="18"/>
                <w:szCs w:val="18"/>
              </w:rPr>
            </w:pPr>
            <w:r>
              <w:rPr>
                <w:color w:val="1A2332"/>
                <w:sz w:val="18"/>
                <w:szCs w:val="18"/>
              </w:rPr>
              <w:t>gex-platform-enhanced/api/v1/matching_sqlite.py</w:t>
            </w:r>
          </w:p>
        </w:tc>
        <w:tc>
          <w:tcPr>
            <w:tcW w:w="2992" w:type="dxa"/>
            <w:shd w:val="clear" w:color="auto" w:fill="FFFFFF"/>
            <w:tcMar>
              <w:top w:w="60" w:type="dxa"/>
              <w:left w:w="120" w:type="dxa"/>
              <w:bottom w:w="60" w:type="dxa"/>
              <w:right w:w="120" w:type="dxa"/>
            </w:tcMar>
          </w:tcPr>
          <w:p w14:paraId="3232E81B" w14:textId="77777777" w:rsidR="003224A7" w:rsidRPr="003224A7" w:rsidRDefault="003224A7" w:rsidP="003B6AA0">
            <w:pPr>
              <w:rPr>
                <w:color w:val="1A2332"/>
                <w:sz w:val="18"/>
                <w:szCs w:val="18"/>
              </w:rPr>
            </w:pPr>
            <w:r>
              <w:rPr>
                <w:color w:val="1A2332"/>
                <w:sz w:val="18"/>
                <w:szCs w:val="18"/>
              </w:rPr>
              <w:t>[EXTEND] BUYER_MANDATE-driven ranked match</w:t>
            </w:r>
          </w:p>
        </w:tc>
        <w:tc>
          <w:tcPr>
            <w:tcW w:w="1101" w:type="dxa"/>
            <w:shd w:val="clear" w:color="auto" w:fill="FFFFFF"/>
            <w:tcMar>
              <w:top w:w="60" w:type="dxa"/>
              <w:left w:w="120" w:type="dxa"/>
              <w:bottom w:w="60" w:type="dxa"/>
              <w:right w:w="120" w:type="dxa"/>
            </w:tcMar>
          </w:tcPr>
          <w:p w14:paraId="65FF1DB0" w14:textId="77777777" w:rsidR="003224A7" w:rsidRPr="003224A7" w:rsidRDefault="003224A7" w:rsidP="003B6AA0">
            <w:pPr>
              <w:rPr>
                <w:color w:val="1A2332"/>
                <w:sz w:val="18"/>
                <w:szCs w:val="18"/>
              </w:rPr>
            </w:pPr>
            <w:r>
              <w:rPr>
                <w:color w:val="1A2332"/>
                <w:sz w:val="18"/>
                <w:szCs w:val="18"/>
              </w:rPr>
              <w:t>B3</w:t>
            </w:r>
          </w:p>
        </w:tc>
      </w:tr>
      <w:tr w:rsidR="002E6D29" w14:paraId="1FDD749D" w14:textId="77777777" w:rsidTr="005E16E3">
        <w:tc>
          <w:tcPr>
            <w:tcW w:w="3753" w:type="dxa"/>
            <w:shd w:val="clear" w:color="auto" w:fill="FFFFFF"/>
            <w:tcMar>
              <w:top w:w="60" w:type="dxa"/>
              <w:left w:w="120" w:type="dxa"/>
              <w:bottom w:w="60" w:type="dxa"/>
              <w:right w:w="120" w:type="dxa"/>
            </w:tcMar>
          </w:tcPr>
          <w:p w14:paraId="5C26D77F" w14:textId="77777777" w:rsidR="003224A7" w:rsidRPr="003224A7" w:rsidRDefault="003224A7" w:rsidP="003B6AA0">
            <w:pPr>
              <w:rPr>
                <w:color w:val="1A2332"/>
                <w:sz w:val="18"/>
                <w:szCs w:val="18"/>
              </w:rPr>
            </w:pPr>
            <w:r>
              <w:rPr>
                <w:color w:val="1A2332"/>
                <w:sz w:val="18"/>
                <w:szCs w:val="18"/>
              </w:rPr>
              <w:t>gex-platform-enhanced/app/abac.py</w:t>
            </w:r>
          </w:p>
        </w:tc>
        <w:tc>
          <w:tcPr>
            <w:tcW w:w="2992" w:type="dxa"/>
            <w:shd w:val="clear" w:color="auto" w:fill="FFFFFF"/>
            <w:tcMar>
              <w:top w:w="60" w:type="dxa"/>
              <w:left w:w="120" w:type="dxa"/>
              <w:bottom w:w="60" w:type="dxa"/>
              <w:right w:w="120" w:type="dxa"/>
            </w:tcMar>
          </w:tcPr>
          <w:p w14:paraId="592614A7" w14:textId="77777777" w:rsidR="003224A7" w:rsidRPr="003224A7" w:rsidRDefault="003224A7" w:rsidP="003B6AA0">
            <w:pPr>
              <w:rPr>
                <w:color w:val="1A2332"/>
                <w:sz w:val="18"/>
                <w:szCs w:val="18"/>
              </w:rPr>
            </w:pPr>
            <w:r>
              <w:rPr>
                <w:color w:val="1A2332"/>
                <w:sz w:val="18"/>
                <w:szCs w:val="18"/>
              </w:rPr>
              <w:t>[EXTEND] DFI_CONCESSIONAL sub-persona, ESG_COMPLIANCE attribute</w:t>
            </w:r>
          </w:p>
        </w:tc>
        <w:tc>
          <w:tcPr>
            <w:tcW w:w="1101" w:type="dxa"/>
            <w:shd w:val="clear" w:color="auto" w:fill="FFFFFF"/>
            <w:tcMar>
              <w:top w:w="60" w:type="dxa"/>
              <w:left w:w="120" w:type="dxa"/>
              <w:bottom w:w="60" w:type="dxa"/>
              <w:right w:w="120" w:type="dxa"/>
            </w:tcMar>
          </w:tcPr>
          <w:p w14:paraId="24F32BA1" w14:textId="77777777" w:rsidR="003224A7" w:rsidRPr="003224A7" w:rsidRDefault="003224A7" w:rsidP="003B6AA0">
            <w:pPr>
              <w:rPr>
                <w:color w:val="1A2332"/>
                <w:sz w:val="18"/>
                <w:szCs w:val="18"/>
              </w:rPr>
            </w:pPr>
            <w:r>
              <w:rPr>
                <w:color w:val="1A2332"/>
                <w:sz w:val="18"/>
                <w:szCs w:val="18"/>
              </w:rPr>
              <w:t>B2 / B4</w:t>
            </w:r>
          </w:p>
        </w:tc>
      </w:tr>
      <w:tr w:rsidR="002E6D29" w14:paraId="51930D9E" w14:textId="77777777" w:rsidTr="005E16E3">
        <w:tc>
          <w:tcPr>
            <w:tcW w:w="3753" w:type="dxa"/>
            <w:shd w:val="clear" w:color="auto" w:fill="FFFFFF"/>
            <w:tcMar>
              <w:top w:w="60" w:type="dxa"/>
              <w:left w:w="120" w:type="dxa"/>
              <w:bottom w:w="60" w:type="dxa"/>
              <w:right w:w="120" w:type="dxa"/>
            </w:tcMar>
          </w:tcPr>
          <w:p w14:paraId="0DCF7C8F" w14:textId="77777777" w:rsidR="003224A7" w:rsidRPr="003224A7" w:rsidRDefault="003224A7" w:rsidP="003B6AA0">
            <w:pPr>
              <w:rPr>
                <w:color w:val="1A2332"/>
                <w:sz w:val="18"/>
                <w:szCs w:val="18"/>
              </w:rPr>
            </w:pPr>
            <w:r>
              <w:rPr>
                <w:color w:val="1A2332"/>
                <w:sz w:val="18"/>
                <w:szCs w:val="18"/>
              </w:rPr>
              <w:t>gex-platform-enhanced/migrations/</w:t>
            </w:r>
          </w:p>
        </w:tc>
        <w:tc>
          <w:tcPr>
            <w:tcW w:w="2992" w:type="dxa"/>
            <w:shd w:val="clear" w:color="auto" w:fill="FFFFFF"/>
            <w:tcMar>
              <w:top w:w="60" w:type="dxa"/>
              <w:left w:w="120" w:type="dxa"/>
              <w:bottom w:w="60" w:type="dxa"/>
              <w:right w:w="120" w:type="dxa"/>
            </w:tcMar>
          </w:tcPr>
          <w:p w14:paraId="6BEA4566" w14:textId="77777777" w:rsidR="003224A7" w:rsidRPr="003224A7" w:rsidRDefault="003224A7" w:rsidP="003B6AA0">
            <w:pPr>
              <w:rPr>
                <w:color w:val="1A2332"/>
                <w:sz w:val="18"/>
                <w:szCs w:val="18"/>
              </w:rPr>
            </w:pPr>
            <w:r>
              <w:rPr>
                <w:color w:val="1A2332"/>
                <w:sz w:val="18"/>
                <w:szCs w:val="18"/>
              </w:rPr>
              <w:t>[NEW] PostgreSQL migrations for all NEW entities</w:t>
            </w:r>
          </w:p>
        </w:tc>
        <w:tc>
          <w:tcPr>
            <w:tcW w:w="1101" w:type="dxa"/>
            <w:shd w:val="clear" w:color="auto" w:fill="FFFFFF"/>
            <w:tcMar>
              <w:top w:w="60" w:type="dxa"/>
              <w:left w:w="120" w:type="dxa"/>
              <w:bottom w:w="60" w:type="dxa"/>
              <w:right w:w="120" w:type="dxa"/>
            </w:tcMar>
          </w:tcPr>
          <w:p w14:paraId="157556E3" w14:textId="77777777" w:rsidR="003224A7" w:rsidRPr="003224A7" w:rsidRDefault="003224A7" w:rsidP="003B6AA0">
            <w:pPr>
              <w:rPr>
                <w:color w:val="1A2332"/>
                <w:sz w:val="18"/>
                <w:szCs w:val="18"/>
              </w:rPr>
            </w:pPr>
            <w:r>
              <w:rPr>
                <w:color w:val="1A2332"/>
                <w:sz w:val="18"/>
                <w:szCs w:val="18"/>
              </w:rPr>
              <w:t>B1 throughout</w:t>
            </w:r>
          </w:p>
        </w:tc>
      </w:tr>
      <w:tr w:rsidR="002E6D29" w14:paraId="576CE80E" w14:textId="77777777" w:rsidTr="005E16E3">
        <w:tc>
          <w:tcPr>
            <w:tcW w:w="3753" w:type="dxa"/>
            <w:shd w:val="clear" w:color="auto" w:fill="FFFFFF"/>
            <w:tcMar>
              <w:top w:w="60" w:type="dxa"/>
              <w:left w:w="120" w:type="dxa"/>
              <w:bottom w:w="60" w:type="dxa"/>
              <w:right w:w="120" w:type="dxa"/>
            </w:tcMar>
          </w:tcPr>
          <w:p w14:paraId="117E475C" w14:textId="77777777" w:rsidR="003224A7" w:rsidRPr="003224A7" w:rsidRDefault="003224A7" w:rsidP="003B6AA0">
            <w:pPr>
              <w:rPr>
                <w:color w:val="1A2332"/>
                <w:sz w:val="18"/>
                <w:szCs w:val="18"/>
              </w:rPr>
            </w:pPr>
            <w:r>
              <w:rPr>
                <w:color w:val="1A2332"/>
                <w:sz w:val="18"/>
                <w:szCs w:val="18"/>
              </w:rPr>
              <w:t>gex_pf_engine/core/waterfall.py</w:t>
            </w:r>
          </w:p>
        </w:tc>
        <w:tc>
          <w:tcPr>
            <w:tcW w:w="2992" w:type="dxa"/>
            <w:shd w:val="clear" w:color="auto" w:fill="FFFFFF"/>
            <w:tcMar>
              <w:top w:w="60" w:type="dxa"/>
              <w:left w:w="120" w:type="dxa"/>
              <w:bottom w:w="60" w:type="dxa"/>
              <w:right w:w="120" w:type="dxa"/>
            </w:tcMar>
          </w:tcPr>
          <w:p w14:paraId="3484498C" w14:textId="77777777" w:rsidR="003224A7" w:rsidRPr="003224A7" w:rsidRDefault="003224A7" w:rsidP="003B6AA0">
            <w:pPr>
              <w:rPr>
                <w:color w:val="1A2332"/>
                <w:sz w:val="18"/>
                <w:szCs w:val="18"/>
              </w:rPr>
            </w:pPr>
            <w:r>
              <w:rPr>
                <w:color w:val="1A2332"/>
                <w:sz w:val="18"/>
                <w:szCs w:val="18"/>
              </w:rPr>
              <w:t>[EXTEND] CONCESSIONAL_&lt;INST&gt; tranche subtypes</w:t>
            </w:r>
          </w:p>
        </w:tc>
        <w:tc>
          <w:tcPr>
            <w:tcW w:w="1101" w:type="dxa"/>
            <w:shd w:val="clear" w:color="auto" w:fill="FFFFFF"/>
            <w:tcMar>
              <w:top w:w="60" w:type="dxa"/>
              <w:left w:w="120" w:type="dxa"/>
              <w:bottom w:w="60" w:type="dxa"/>
              <w:right w:w="120" w:type="dxa"/>
            </w:tcMar>
          </w:tcPr>
          <w:p w14:paraId="52065161" w14:textId="77777777" w:rsidR="003224A7" w:rsidRPr="003224A7" w:rsidRDefault="003224A7" w:rsidP="003B6AA0">
            <w:pPr>
              <w:rPr>
                <w:color w:val="1A2332"/>
                <w:sz w:val="18"/>
                <w:szCs w:val="18"/>
              </w:rPr>
            </w:pPr>
            <w:r>
              <w:rPr>
                <w:color w:val="1A2332"/>
                <w:sz w:val="18"/>
                <w:szCs w:val="18"/>
              </w:rPr>
              <w:t>B1</w:t>
            </w:r>
          </w:p>
        </w:tc>
      </w:tr>
      <w:tr w:rsidR="002E6D29" w14:paraId="7D6F711A" w14:textId="77777777" w:rsidTr="005E16E3">
        <w:tc>
          <w:tcPr>
            <w:tcW w:w="3753" w:type="dxa"/>
            <w:shd w:val="clear" w:color="auto" w:fill="FFFFFF"/>
            <w:tcMar>
              <w:top w:w="60" w:type="dxa"/>
              <w:left w:w="120" w:type="dxa"/>
              <w:bottom w:w="60" w:type="dxa"/>
              <w:right w:w="120" w:type="dxa"/>
            </w:tcMar>
          </w:tcPr>
          <w:p w14:paraId="080F378F" w14:textId="77777777" w:rsidR="003224A7" w:rsidRPr="003224A7" w:rsidRDefault="003224A7" w:rsidP="003B6AA0">
            <w:pPr>
              <w:rPr>
                <w:color w:val="1A2332"/>
                <w:sz w:val="18"/>
                <w:szCs w:val="18"/>
              </w:rPr>
            </w:pPr>
            <w:r>
              <w:rPr>
                <w:color w:val="1A2332"/>
                <w:sz w:val="18"/>
                <w:szCs w:val="18"/>
              </w:rPr>
              <w:t>gex_pf_engine/core/debt/sculpting.py</w:t>
            </w:r>
          </w:p>
        </w:tc>
        <w:tc>
          <w:tcPr>
            <w:tcW w:w="2992" w:type="dxa"/>
            <w:shd w:val="clear" w:color="auto" w:fill="FFFFFF"/>
            <w:tcMar>
              <w:top w:w="60" w:type="dxa"/>
              <w:left w:w="120" w:type="dxa"/>
              <w:bottom w:w="60" w:type="dxa"/>
              <w:right w:w="120" w:type="dxa"/>
            </w:tcMar>
          </w:tcPr>
          <w:p w14:paraId="4AD30D97" w14:textId="77777777" w:rsidR="003224A7" w:rsidRPr="003224A7" w:rsidRDefault="003224A7" w:rsidP="003B6AA0">
            <w:pPr>
              <w:rPr>
                <w:color w:val="1A2332"/>
                <w:sz w:val="18"/>
                <w:szCs w:val="18"/>
              </w:rPr>
            </w:pPr>
            <w:r>
              <w:rPr>
                <w:color w:val="1A2332"/>
                <w:sz w:val="18"/>
                <w:szCs w:val="18"/>
              </w:rPr>
              <w:t>[EXTEND] mixed-grace tenor handling</w:t>
            </w:r>
          </w:p>
        </w:tc>
        <w:tc>
          <w:tcPr>
            <w:tcW w:w="1101" w:type="dxa"/>
            <w:shd w:val="clear" w:color="auto" w:fill="FFFFFF"/>
            <w:tcMar>
              <w:top w:w="60" w:type="dxa"/>
              <w:left w:w="120" w:type="dxa"/>
              <w:bottom w:w="60" w:type="dxa"/>
              <w:right w:w="120" w:type="dxa"/>
            </w:tcMar>
          </w:tcPr>
          <w:p w14:paraId="1DBD2CE1" w14:textId="77777777" w:rsidR="003224A7" w:rsidRPr="003224A7" w:rsidRDefault="003224A7" w:rsidP="003B6AA0">
            <w:pPr>
              <w:rPr>
                <w:color w:val="1A2332"/>
                <w:sz w:val="18"/>
                <w:szCs w:val="18"/>
              </w:rPr>
            </w:pPr>
            <w:r>
              <w:rPr>
                <w:color w:val="1A2332"/>
                <w:sz w:val="18"/>
                <w:szCs w:val="18"/>
              </w:rPr>
              <w:t>B1</w:t>
            </w:r>
          </w:p>
        </w:tc>
      </w:tr>
      <w:tr w:rsidR="002E6D29" w14:paraId="4CAA9417" w14:textId="77777777" w:rsidTr="005E16E3">
        <w:tc>
          <w:tcPr>
            <w:tcW w:w="3753" w:type="dxa"/>
            <w:shd w:val="clear" w:color="auto" w:fill="FFFFFF"/>
            <w:tcMar>
              <w:top w:w="60" w:type="dxa"/>
              <w:left w:w="120" w:type="dxa"/>
              <w:bottom w:w="60" w:type="dxa"/>
              <w:right w:w="120" w:type="dxa"/>
            </w:tcMar>
          </w:tcPr>
          <w:p w14:paraId="3752E995" w14:textId="77777777" w:rsidR="003224A7" w:rsidRPr="003224A7" w:rsidRDefault="003224A7" w:rsidP="003B6AA0">
            <w:pPr>
              <w:rPr>
                <w:color w:val="1A2332"/>
                <w:sz w:val="18"/>
                <w:szCs w:val="18"/>
              </w:rPr>
            </w:pPr>
            <w:r>
              <w:rPr>
                <w:color w:val="1A2332"/>
                <w:sz w:val="18"/>
                <w:szCs w:val="18"/>
              </w:rPr>
              <w:t>gex_pf_engine/core/debt/tranche.py</w:t>
            </w:r>
          </w:p>
        </w:tc>
        <w:tc>
          <w:tcPr>
            <w:tcW w:w="2992" w:type="dxa"/>
            <w:shd w:val="clear" w:color="auto" w:fill="FFFFFF"/>
            <w:tcMar>
              <w:top w:w="60" w:type="dxa"/>
              <w:left w:w="120" w:type="dxa"/>
              <w:bottom w:w="60" w:type="dxa"/>
              <w:right w:w="120" w:type="dxa"/>
            </w:tcMar>
          </w:tcPr>
          <w:p w14:paraId="02D7CBC7" w14:textId="77777777" w:rsidR="003224A7" w:rsidRPr="003224A7" w:rsidRDefault="003224A7" w:rsidP="003B6AA0">
            <w:pPr>
              <w:rPr>
                <w:color w:val="1A2332"/>
                <w:sz w:val="18"/>
                <w:szCs w:val="18"/>
              </w:rPr>
            </w:pPr>
            <w:r>
              <w:rPr>
                <w:color w:val="1A2332"/>
                <w:sz w:val="18"/>
                <w:szCs w:val="18"/>
              </w:rPr>
              <w:t>[EXTEND] subtype, grace, additionality flag, FX</w:t>
            </w:r>
          </w:p>
        </w:tc>
        <w:tc>
          <w:tcPr>
            <w:tcW w:w="1101" w:type="dxa"/>
            <w:shd w:val="clear" w:color="auto" w:fill="FFFFFF"/>
            <w:tcMar>
              <w:top w:w="60" w:type="dxa"/>
              <w:left w:w="120" w:type="dxa"/>
              <w:bottom w:w="60" w:type="dxa"/>
              <w:right w:w="120" w:type="dxa"/>
            </w:tcMar>
          </w:tcPr>
          <w:p w14:paraId="2BB1522F" w14:textId="77777777" w:rsidR="003224A7" w:rsidRPr="003224A7" w:rsidRDefault="003224A7" w:rsidP="003B6AA0">
            <w:pPr>
              <w:rPr>
                <w:color w:val="1A2332"/>
                <w:sz w:val="18"/>
                <w:szCs w:val="18"/>
              </w:rPr>
            </w:pPr>
            <w:r>
              <w:rPr>
                <w:color w:val="1A2332"/>
                <w:sz w:val="18"/>
                <w:szCs w:val="18"/>
              </w:rPr>
              <w:t>B1 / B2</w:t>
            </w:r>
          </w:p>
        </w:tc>
      </w:tr>
      <w:tr w:rsidR="002E6D29" w14:paraId="55E441E2" w14:textId="77777777" w:rsidTr="005E16E3">
        <w:tc>
          <w:tcPr>
            <w:tcW w:w="3753" w:type="dxa"/>
            <w:shd w:val="clear" w:color="auto" w:fill="FFFFFF"/>
            <w:tcMar>
              <w:top w:w="60" w:type="dxa"/>
              <w:left w:w="120" w:type="dxa"/>
              <w:bottom w:w="60" w:type="dxa"/>
              <w:right w:w="120" w:type="dxa"/>
            </w:tcMar>
          </w:tcPr>
          <w:p w14:paraId="47001DFB" w14:textId="77777777" w:rsidR="003224A7" w:rsidRPr="003224A7" w:rsidRDefault="003224A7" w:rsidP="003B6AA0">
            <w:pPr>
              <w:rPr>
                <w:color w:val="1A2332"/>
                <w:sz w:val="18"/>
                <w:szCs w:val="18"/>
              </w:rPr>
            </w:pPr>
            <w:r>
              <w:rPr>
                <w:color w:val="1A2332"/>
                <w:sz w:val="18"/>
                <w:szCs w:val="18"/>
              </w:rPr>
              <w:t>gex_pf_engine/core/pre_cod_metrics.py</w:t>
            </w:r>
          </w:p>
        </w:tc>
        <w:tc>
          <w:tcPr>
            <w:tcW w:w="2992" w:type="dxa"/>
            <w:shd w:val="clear" w:color="auto" w:fill="FFFFFF"/>
            <w:tcMar>
              <w:top w:w="60" w:type="dxa"/>
              <w:left w:w="120" w:type="dxa"/>
              <w:bottom w:w="60" w:type="dxa"/>
              <w:right w:w="120" w:type="dxa"/>
            </w:tcMar>
          </w:tcPr>
          <w:p w14:paraId="6A8B080A" w14:textId="77777777" w:rsidR="003224A7" w:rsidRPr="003224A7" w:rsidRDefault="003224A7" w:rsidP="003B6AA0">
            <w:pPr>
              <w:rPr>
                <w:color w:val="1A2332"/>
                <w:sz w:val="18"/>
                <w:szCs w:val="18"/>
              </w:rPr>
            </w:pPr>
            <w:r>
              <w:rPr>
                <w:color w:val="1A2332"/>
                <w:sz w:val="18"/>
                <w:szCs w:val="18"/>
              </w:rPr>
              <w:t>[NEW] ECR / FMR / DRE / RAS / TIE</w:t>
            </w:r>
          </w:p>
        </w:tc>
        <w:tc>
          <w:tcPr>
            <w:tcW w:w="1101" w:type="dxa"/>
            <w:shd w:val="clear" w:color="auto" w:fill="FFFFFF"/>
            <w:tcMar>
              <w:top w:w="60" w:type="dxa"/>
              <w:left w:w="120" w:type="dxa"/>
              <w:bottom w:w="60" w:type="dxa"/>
              <w:right w:w="120" w:type="dxa"/>
            </w:tcMar>
          </w:tcPr>
          <w:p w14:paraId="72C04A03" w14:textId="77777777" w:rsidR="003224A7" w:rsidRPr="003224A7" w:rsidRDefault="003224A7" w:rsidP="003B6AA0">
            <w:pPr>
              <w:rPr>
                <w:color w:val="1A2332"/>
                <w:sz w:val="18"/>
                <w:szCs w:val="18"/>
              </w:rPr>
            </w:pPr>
            <w:r>
              <w:rPr>
                <w:color w:val="1A2332"/>
                <w:sz w:val="18"/>
                <w:szCs w:val="18"/>
              </w:rPr>
              <w:t>B1</w:t>
            </w:r>
          </w:p>
        </w:tc>
      </w:tr>
      <w:tr w:rsidR="002E6D29" w14:paraId="4035395C" w14:textId="77777777" w:rsidTr="005E16E3">
        <w:tc>
          <w:tcPr>
            <w:tcW w:w="3753" w:type="dxa"/>
            <w:shd w:val="clear" w:color="auto" w:fill="FFFFFF"/>
            <w:tcMar>
              <w:top w:w="60" w:type="dxa"/>
              <w:left w:w="120" w:type="dxa"/>
              <w:bottom w:w="60" w:type="dxa"/>
              <w:right w:w="120" w:type="dxa"/>
            </w:tcMar>
          </w:tcPr>
          <w:p w14:paraId="30C0716A" w14:textId="77777777" w:rsidR="003224A7" w:rsidRPr="003224A7" w:rsidRDefault="003224A7" w:rsidP="003B6AA0">
            <w:pPr>
              <w:rPr>
                <w:color w:val="1A2332"/>
                <w:sz w:val="18"/>
                <w:szCs w:val="18"/>
              </w:rPr>
            </w:pPr>
            <w:r>
              <w:rPr>
                <w:color w:val="1A2332"/>
                <w:sz w:val="18"/>
                <w:szCs w:val="18"/>
              </w:rPr>
              <w:t>gex_pf_engine/core/additionality.py</w:t>
            </w:r>
          </w:p>
        </w:tc>
        <w:tc>
          <w:tcPr>
            <w:tcW w:w="2992" w:type="dxa"/>
            <w:shd w:val="clear" w:color="auto" w:fill="FFFFFF"/>
            <w:tcMar>
              <w:top w:w="60" w:type="dxa"/>
              <w:left w:w="120" w:type="dxa"/>
              <w:bottom w:w="60" w:type="dxa"/>
              <w:right w:w="120" w:type="dxa"/>
            </w:tcMar>
          </w:tcPr>
          <w:p w14:paraId="61CBC214" w14:textId="77777777" w:rsidR="003224A7" w:rsidRPr="003224A7" w:rsidRDefault="003224A7" w:rsidP="003B6AA0">
            <w:pPr>
              <w:rPr>
                <w:color w:val="1A2332"/>
                <w:sz w:val="18"/>
                <w:szCs w:val="18"/>
              </w:rPr>
            </w:pPr>
            <w:r>
              <w:rPr>
                <w:color w:val="1A2332"/>
                <w:sz w:val="18"/>
                <w:szCs w:val="18"/>
              </w:rPr>
              <w:t>[NEW] PASS/FAIL with IRR delta</w:t>
            </w:r>
          </w:p>
        </w:tc>
        <w:tc>
          <w:tcPr>
            <w:tcW w:w="1101" w:type="dxa"/>
            <w:shd w:val="clear" w:color="auto" w:fill="FFFFFF"/>
            <w:tcMar>
              <w:top w:w="60" w:type="dxa"/>
              <w:left w:w="120" w:type="dxa"/>
              <w:bottom w:w="60" w:type="dxa"/>
              <w:right w:w="120" w:type="dxa"/>
            </w:tcMar>
          </w:tcPr>
          <w:p w14:paraId="60E1598C" w14:textId="77777777" w:rsidR="003224A7" w:rsidRPr="003224A7" w:rsidRDefault="003224A7" w:rsidP="003B6AA0">
            <w:pPr>
              <w:rPr>
                <w:color w:val="1A2332"/>
                <w:sz w:val="18"/>
                <w:szCs w:val="18"/>
              </w:rPr>
            </w:pPr>
            <w:r>
              <w:rPr>
                <w:color w:val="1A2332"/>
                <w:sz w:val="18"/>
                <w:szCs w:val="18"/>
              </w:rPr>
              <w:t>B2</w:t>
            </w:r>
          </w:p>
        </w:tc>
      </w:tr>
      <w:tr w:rsidR="002E6D29" w14:paraId="30B232F5" w14:textId="77777777" w:rsidTr="005E16E3">
        <w:tc>
          <w:tcPr>
            <w:tcW w:w="3753" w:type="dxa"/>
            <w:shd w:val="clear" w:color="auto" w:fill="FFFFFF"/>
            <w:tcMar>
              <w:top w:w="60" w:type="dxa"/>
              <w:left w:w="120" w:type="dxa"/>
              <w:bottom w:w="60" w:type="dxa"/>
              <w:right w:w="120" w:type="dxa"/>
            </w:tcMar>
          </w:tcPr>
          <w:p w14:paraId="54E64EAB" w14:textId="77777777" w:rsidR="003224A7" w:rsidRPr="003224A7" w:rsidRDefault="003224A7" w:rsidP="003B6AA0">
            <w:pPr>
              <w:rPr>
                <w:color w:val="1A2332"/>
                <w:sz w:val="18"/>
                <w:szCs w:val="18"/>
              </w:rPr>
            </w:pPr>
            <w:r>
              <w:rPr>
                <w:color w:val="1A2332"/>
                <w:sz w:val="18"/>
                <w:szCs w:val="18"/>
              </w:rPr>
              <w:t>frontend/.../FinanceBankabilityView.tsx</w:t>
            </w:r>
          </w:p>
        </w:tc>
        <w:tc>
          <w:tcPr>
            <w:tcW w:w="2992" w:type="dxa"/>
            <w:shd w:val="clear" w:color="auto" w:fill="FFFFFF"/>
            <w:tcMar>
              <w:top w:w="60" w:type="dxa"/>
              <w:left w:w="120" w:type="dxa"/>
              <w:bottom w:w="60" w:type="dxa"/>
              <w:right w:w="120" w:type="dxa"/>
            </w:tcMar>
          </w:tcPr>
          <w:p w14:paraId="2264E491" w14:textId="77777777" w:rsidR="003224A7" w:rsidRPr="003224A7" w:rsidRDefault="003224A7" w:rsidP="003B6AA0">
            <w:pPr>
              <w:rPr>
                <w:color w:val="1A2332"/>
                <w:sz w:val="18"/>
                <w:szCs w:val="18"/>
              </w:rPr>
            </w:pPr>
            <w:r>
              <w:rPr>
                <w:color w:val="1A2332"/>
                <w:sz w:val="18"/>
                <w:szCs w:val="18"/>
              </w:rPr>
              <w:t>[EXTEND] pre-G10 dashboard with 5 metrics</w:t>
            </w:r>
          </w:p>
        </w:tc>
        <w:tc>
          <w:tcPr>
            <w:tcW w:w="1101" w:type="dxa"/>
            <w:shd w:val="clear" w:color="auto" w:fill="FFFFFF"/>
            <w:tcMar>
              <w:top w:w="60" w:type="dxa"/>
              <w:left w:w="120" w:type="dxa"/>
              <w:bottom w:w="60" w:type="dxa"/>
              <w:right w:w="120" w:type="dxa"/>
            </w:tcMar>
          </w:tcPr>
          <w:p w14:paraId="13A15E7A" w14:textId="77777777" w:rsidR="003224A7" w:rsidRPr="003224A7" w:rsidRDefault="003224A7" w:rsidP="003B6AA0">
            <w:pPr>
              <w:rPr>
                <w:color w:val="1A2332"/>
                <w:sz w:val="18"/>
                <w:szCs w:val="18"/>
              </w:rPr>
            </w:pPr>
            <w:r>
              <w:rPr>
                <w:color w:val="1A2332"/>
                <w:sz w:val="18"/>
                <w:szCs w:val="18"/>
              </w:rPr>
              <w:t>B1</w:t>
            </w:r>
          </w:p>
        </w:tc>
      </w:tr>
      <w:tr w:rsidR="002E6D29" w14:paraId="3ABBA1D2" w14:textId="77777777" w:rsidTr="005E16E3">
        <w:tc>
          <w:tcPr>
            <w:tcW w:w="3753" w:type="dxa"/>
            <w:shd w:val="clear" w:color="auto" w:fill="FFFFFF"/>
            <w:tcMar>
              <w:top w:w="60" w:type="dxa"/>
              <w:left w:w="120" w:type="dxa"/>
              <w:bottom w:w="60" w:type="dxa"/>
              <w:right w:w="120" w:type="dxa"/>
            </w:tcMar>
          </w:tcPr>
          <w:p w14:paraId="3F59A32A" w14:textId="77777777" w:rsidR="003224A7" w:rsidRPr="003224A7" w:rsidRDefault="003224A7" w:rsidP="003B6AA0">
            <w:pPr>
              <w:rPr>
                <w:color w:val="1A2332"/>
                <w:sz w:val="18"/>
                <w:szCs w:val="18"/>
              </w:rPr>
            </w:pPr>
            <w:r>
              <w:rPr>
                <w:color w:val="1A2332"/>
                <w:sz w:val="18"/>
                <w:szCs w:val="18"/>
              </w:rPr>
              <w:t>frontend/.../CovenantsPage.tsx</w:t>
            </w:r>
          </w:p>
        </w:tc>
        <w:tc>
          <w:tcPr>
            <w:tcW w:w="2992" w:type="dxa"/>
            <w:shd w:val="clear" w:color="auto" w:fill="FFFFFF"/>
            <w:tcMar>
              <w:top w:w="60" w:type="dxa"/>
              <w:left w:w="120" w:type="dxa"/>
              <w:bottom w:w="60" w:type="dxa"/>
              <w:right w:w="120" w:type="dxa"/>
            </w:tcMar>
          </w:tcPr>
          <w:p w14:paraId="6CD56B01" w14:textId="77777777" w:rsidR="003224A7" w:rsidRPr="003224A7" w:rsidRDefault="003224A7" w:rsidP="003B6AA0">
            <w:pPr>
              <w:rPr>
                <w:color w:val="1A2332"/>
                <w:sz w:val="18"/>
                <w:szCs w:val="18"/>
              </w:rPr>
            </w:pPr>
            <w:r>
              <w:rPr>
                <w:color w:val="1A2332"/>
                <w:sz w:val="18"/>
                <w:szCs w:val="18"/>
              </w:rPr>
              <w:t>[EXTEND] post-G10 with blended-WACC DSCR</w:t>
            </w:r>
          </w:p>
        </w:tc>
        <w:tc>
          <w:tcPr>
            <w:tcW w:w="1101" w:type="dxa"/>
            <w:shd w:val="clear" w:color="auto" w:fill="FFFFFF"/>
            <w:tcMar>
              <w:top w:w="60" w:type="dxa"/>
              <w:left w:w="120" w:type="dxa"/>
              <w:bottom w:w="60" w:type="dxa"/>
              <w:right w:w="120" w:type="dxa"/>
            </w:tcMar>
          </w:tcPr>
          <w:p w14:paraId="52770304" w14:textId="77777777" w:rsidR="003224A7" w:rsidRPr="003224A7" w:rsidRDefault="003224A7" w:rsidP="003B6AA0">
            <w:pPr>
              <w:rPr>
                <w:color w:val="1A2332"/>
                <w:sz w:val="18"/>
                <w:szCs w:val="18"/>
              </w:rPr>
            </w:pPr>
            <w:r>
              <w:rPr>
                <w:color w:val="1A2332"/>
                <w:sz w:val="18"/>
                <w:szCs w:val="18"/>
              </w:rPr>
              <w:t>B1</w:t>
            </w:r>
          </w:p>
        </w:tc>
      </w:tr>
      <w:tr w:rsidR="002E6D29" w14:paraId="203C8CCC" w14:textId="77777777" w:rsidTr="005E16E3">
        <w:tc>
          <w:tcPr>
            <w:tcW w:w="3753" w:type="dxa"/>
            <w:shd w:val="clear" w:color="auto" w:fill="FFFFFF"/>
            <w:tcMar>
              <w:top w:w="60" w:type="dxa"/>
              <w:left w:w="120" w:type="dxa"/>
              <w:bottom w:w="60" w:type="dxa"/>
              <w:right w:w="120" w:type="dxa"/>
            </w:tcMar>
          </w:tcPr>
          <w:p w14:paraId="4B3BC84F" w14:textId="77777777" w:rsidR="003224A7" w:rsidRPr="003224A7" w:rsidRDefault="003224A7" w:rsidP="003B6AA0">
            <w:pPr>
              <w:rPr>
                <w:color w:val="1A2332"/>
                <w:sz w:val="18"/>
                <w:szCs w:val="18"/>
              </w:rPr>
            </w:pPr>
            <w:r>
              <w:rPr>
                <w:color w:val="1A2332"/>
                <w:sz w:val="18"/>
                <w:szCs w:val="18"/>
              </w:rPr>
              <w:t>frontend/.../DFIDashboard.tsx</w:t>
            </w:r>
          </w:p>
        </w:tc>
        <w:tc>
          <w:tcPr>
            <w:tcW w:w="2992" w:type="dxa"/>
            <w:shd w:val="clear" w:color="auto" w:fill="FFFFFF"/>
            <w:tcMar>
              <w:top w:w="60" w:type="dxa"/>
              <w:left w:w="120" w:type="dxa"/>
              <w:bottom w:w="60" w:type="dxa"/>
              <w:right w:w="120" w:type="dxa"/>
            </w:tcMar>
          </w:tcPr>
          <w:p w14:paraId="4F80626E" w14:textId="77777777" w:rsidR="003224A7" w:rsidRPr="003224A7" w:rsidRDefault="003224A7" w:rsidP="003B6AA0">
            <w:pPr>
              <w:rPr>
                <w:color w:val="1A2332"/>
                <w:sz w:val="18"/>
                <w:szCs w:val="18"/>
              </w:rPr>
            </w:pPr>
            <w:r>
              <w:rPr>
                <w:color w:val="1A2332"/>
                <w:sz w:val="18"/>
                <w:szCs w:val="18"/>
              </w:rPr>
              <w:t>[NEW] Per-institution criteria, additionality, catalytic ratio</w:t>
            </w:r>
          </w:p>
        </w:tc>
        <w:tc>
          <w:tcPr>
            <w:tcW w:w="1101" w:type="dxa"/>
            <w:shd w:val="clear" w:color="auto" w:fill="FFFFFF"/>
            <w:tcMar>
              <w:top w:w="60" w:type="dxa"/>
              <w:left w:w="120" w:type="dxa"/>
              <w:bottom w:w="60" w:type="dxa"/>
              <w:right w:w="120" w:type="dxa"/>
            </w:tcMar>
          </w:tcPr>
          <w:p w14:paraId="0B4CE6BD" w14:textId="77777777" w:rsidR="003224A7" w:rsidRPr="003224A7" w:rsidRDefault="003224A7" w:rsidP="003B6AA0">
            <w:pPr>
              <w:rPr>
                <w:color w:val="1A2332"/>
                <w:sz w:val="18"/>
                <w:szCs w:val="18"/>
              </w:rPr>
            </w:pPr>
            <w:r>
              <w:rPr>
                <w:color w:val="1A2332"/>
                <w:sz w:val="18"/>
                <w:szCs w:val="18"/>
              </w:rPr>
              <w:t>B2</w:t>
            </w:r>
          </w:p>
        </w:tc>
      </w:tr>
      <w:tr w:rsidR="002E6D29" w14:paraId="25B0E21D" w14:textId="77777777" w:rsidTr="005E16E3">
        <w:tc>
          <w:tcPr>
            <w:tcW w:w="3753" w:type="dxa"/>
            <w:shd w:val="clear" w:color="auto" w:fill="FFFFFF"/>
            <w:tcMar>
              <w:top w:w="60" w:type="dxa"/>
              <w:left w:w="120" w:type="dxa"/>
              <w:bottom w:w="60" w:type="dxa"/>
              <w:right w:w="120" w:type="dxa"/>
            </w:tcMar>
          </w:tcPr>
          <w:p w14:paraId="4DF2210F" w14:textId="77777777" w:rsidR="003224A7" w:rsidRPr="003224A7" w:rsidRDefault="003224A7" w:rsidP="003B6AA0">
            <w:pPr>
              <w:rPr>
                <w:color w:val="1A2332"/>
                <w:sz w:val="18"/>
                <w:szCs w:val="18"/>
              </w:rPr>
            </w:pPr>
            <w:r>
              <w:rPr>
                <w:color w:val="1A2332"/>
                <w:sz w:val="18"/>
                <w:szCs w:val="18"/>
              </w:rPr>
              <w:lastRenderedPageBreak/>
              <w:t>frontend/.../LineagePanel.tsx</w:t>
            </w:r>
          </w:p>
        </w:tc>
        <w:tc>
          <w:tcPr>
            <w:tcW w:w="2992" w:type="dxa"/>
            <w:shd w:val="clear" w:color="auto" w:fill="FFFFFF"/>
            <w:tcMar>
              <w:top w:w="60" w:type="dxa"/>
              <w:left w:w="120" w:type="dxa"/>
              <w:bottom w:w="60" w:type="dxa"/>
              <w:right w:w="120" w:type="dxa"/>
            </w:tcMar>
          </w:tcPr>
          <w:p w14:paraId="5CEB2A11" w14:textId="77777777" w:rsidR="003224A7" w:rsidRPr="003224A7" w:rsidRDefault="003224A7" w:rsidP="003B6AA0">
            <w:pPr>
              <w:rPr>
                <w:color w:val="1A2332"/>
                <w:sz w:val="18"/>
                <w:szCs w:val="18"/>
              </w:rPr>
            </w:pPr>
            <w:r>
              <w:rPr>
                <w:color w:val="1A2332"/>
                <w:sz w:val="18"/>
                <w:szCs w:val="18"/>
              </w:rPr>
              <w:t>[NEW] Single-panel narrative renderer</w:t>
            </w:r>
          </w:p>
        </w:tc>
        <w:tc>
          <w:tcPr>
            <w:tcW w:w="1101" w:type="dxa"/>
            <w:shd w:val="clear" w:color="auto" w:fill="FFFFFF"/>
            <w:tcMar>
              <w:top w:w="60" w:type="dxa"/>
              <w:left w:w="120" w:type="dxa"/>
              <w:bottom w:w="60" w:type="dxa"/>
              <w:right w:w="120" w:type="dxa"/>
            </w:tcMar>
          </w:tcPr>
          <w:p w14:paraId="44B9C46A" w14:textId="77777777" w:rsidR="003224A7" w:rsidRPr="003224A7" w:rsidRDefault="003224A7" w:rsidP="003B6AA0">
            <w:pPr>
              <w:rPr>
                <w:color w:val="1A2332"/>
                <w:sz w:val="18"/>
                <w:szCs w:val="18"/>
              </w:rPr>
            </w:pPr>
            <w:r>
              <w:rPr>
                <w:color w:val="1A2332"/>
                <w:sz w:val="18"/>
                <w:szCs w:val="18"/>
              </w:rPr>
              <w:t>B3</w:t>
            </w:r>
          </w:p>
        </w:tc>
      </w:tr>
      <w:tr w:rsidR="002E6D29" w14:paraId="3ABC7E40" w14:textId="77777777" w:rsidTr="005E16E3">
        <w:tc>
          <w:tcPr>
            <w:tcW w:w="3753" w:type="dxa"/>
            <w:shd w:val="clear" w:color="auto" w:fill="FFFFFF"/>
            <w:tcMar>
              <w:top w:w="60" w:type="dxa"/>
              <w:left w:w="120" w:type="dxa"/>
              <w:bottom w:w="60" w:type="dxa"/>
              <w:right w:w="120" w:type="dxa"/>
            </w:tcMar>
          </w:tcPr>
          <w:p w14:paraId="0DDF3094" w14:textId="77777777" w:rsidR="003224A7" w:rsidRPr="003224A7" w:rsidRDefault="003224A7" w:rsidP="003B6AA0">
            <w:pPr>
              <w:rPr>
                <w:color w:val="1A2332"/>
                <w:sz w:val="18"/>
                <w:szCs w:val="18"/>
              </w:rPr>
            </w:pPr>
            <w:r>
              <w:rPr>
                <w:color w:val="1A2332"/>
                <w:sz w:val="18"/>
                <w:szCs w:val="18"/>
              </w:rPr>
              <w:t>frontend/.../CapitalStack.tsx</w:t>
            </w:r>
          </w:p>
        </w:tc>
        <w:tc>
          <w:tcPr>
            <w:tcW w:w="2992" w:type="dxa"/>
            <w:shd w:val="clear" w:color="auto" w:fill="FFFFFF"/>
            <w:tcMar>
              <w:top w:w="60" w:type="dxa"/>
              <w:left w:w="120" w:type="dxa"/>
              <w:bottom w:w="60" w:type="dxa"/>
              <w:right w:w="120" w:type="dxa"/>
            </w:tcMar>
          </w:tcPr>
          <w:p w14:paraId="46576087" w14:textId="77777777" w:rsidR="003224A7" w:rsidRPr="003224A7" w:rsidRDefault="003224A7" w:rsidP="003B6AA0">
            <w:pPr>
              <w:rPr>
                <w:color w:val="1A2332"/>
                <w:sz w:val="18"/>
                <w:szCs w:val="18"/>
              </w:rPr>
            </w:pPr>
            <w:r>
              <w:rPr>
                <w:color w:val="1A2332"/>
                <w:sz w:val="18"/>
                <w:szCs w:val="18"/>
              </w:rPr>
              <w:t>[EXTEND] CONCESSIONAL tranches in distinct colour</w:t>
            </w:r>
          </w:p>
        </w:tc>
        <w:tc>
          <w:tcPr>
            <w:tcW w:w="1101" w:type="dxa"/>
            <w:shd w:val="clear" w:color="auto" w:fill="FFFFFF"/>
            <w:tcMar>
              <w:top w:w="60" w:type="dxa"/>
              <w:left w:w="120" w:type="dxa"/>
              <w:bottom w:w="60" w:type="dxa"/>
              <w:right w:w="120" w:type="dxa"/>
            </w:tcMar>
          </w:tcPr>
          <w:p w14:paraId="211EEED1" w14:textId="77777777" w:rsidR="003224A7" w:rsidRPr="003224A7" w:rsidRDefault="003224A7" w:rsidP="003B6AA0">
            <w:pPr>
              <w:rPr>
                <w:color w:val="1A2332"/>
                <w:sz w:val="18"/>
                <w:szCs w:val="18"/>
              </w:rPr>
            </w:pPr>
            <w:r>
              <w:rPr>
                <w:color w:val="1A2332"/>
                <w:sz w:val="18"/>
                <w:szCs w:val="18"/>
              </w:rPr>
              <w:t>B1</w:t>
            </w:r>
          </w:p>
        </w:tc>
      </w:tr>
      <w:tr w:rsidR="002E6D29" w14:paraId="2E1E56AE" w14:textId="77777777" w:rsidTr="005E16E3">
        <w:tc>
          <w:tcPr>
            <w:tcW w:w="3753" w:type="dxa"/>
            <w:shd w:val="clear" w:color="auto" w:fill="FFFFFF"/>
            <w:tcMar>
              <w:top w:w="60" w:type="dxa"/>
              <w:left w:w="120" w:type="dxa"/>
              <w:bottom w:w="60" w:type="dxa"/>
              <w:right w:w="120" w:type="dxa"/>
            </w:tcMar>
          </w:tcPr>
          <w:p w14:paraId="6C442B2C" w14:textId="77777777" w:rsidR="003224A7" w:rsidRPr="003224A7" w:rsidRDefault="003224A7" w:rsidP="003B6AA0">
            <w:pPr>
              <w:rPr>
                <w:color w:val="1A2332"/>
                <w:sz w:val="18"/>
                <w:szCs w:val="18"/>
              </w:rPr>
            </w:pPr>
            <w:r>
              <w:rPr>
                <w:color w:val="1A2332"/>
                <w:sz w:val="18"/>
                <w:szCs w:val="18"/>
              </w:rPr>
              <w:t>frontend/.../SpendWaveView.tsx</w:t>
            </w:r>
          </w:p>
        </w:tc>
        <w:tc>
          <w:tcPr>
            <w:tcW w:w="2992" w:type="dxa"/>
            <w:shd w:val="clear" w:color="auto" w:fill="FFFFFF"/>
            <w:tcMar>
              <w:top w:w="60" w:type="dxa"/>
              <w:left w:w="120" w:type="dxa"/>
              <w:bottom w:w="60" w:type="dxa"/>
              <w:right w:w="120" w:type="dxa"/>
            </w:tcMar>
          </w:tcPr>
          <w:p w14:paraId="0E393398" w14:textId="77777777" w:rsidR="003224A7" w:rsidRPr="003224A7" w:rsidRDefault="003224A7" w:rsidP="003B6AA0">
            <w:pPr>
              <w:rPr>
                <w:color w:val="1A2332"/>
                <w:sz w:val="18"/>
                <w:szCs w:val="18"/>
              </w:rPr>
            </w:pPr>
            <w:r>
              <w:rPr>
                <w:color w:val="1A2332"/>
                <w:sz w:val="18"/>
                <w:szCs w:val="18"/>
              </w:rPr>
              <w:t>[NEW] Pre-FID annual stacked bars by capital layer</w:t>
            </w:r>
          </w:p>
        </w:tc>
        <w:tc>
          <w:tcPr>
            <w:tcW w:w="1101" w:type="dxa"/>
            <w:shd w:val="clear" w:color="auto" w:fill="FFFFFF"/>
            <w:tcMar>
              <w:top w:w="60" w:type="dxa"/>
              <w:left w:w="120" w:type="dxa"/>
              <w:bottom w:w="60" w:type="dxa"/>
              <w:right w:w="120" w:type="dxa"/>
            </w:tcMar>
          </w:tcPr>
          <w:p w14:paraId="437D0464" w14:textId="77777777" w:rsidR="003224A7" w:rsidRPr="003224A7" w:rsidRDefault="003224A7" w:rsidP="003B6AA0">
            <w:pPr>
              <w:rPr>
                <w:color w:val="1A2332"/>
                <w:sz w:val="18"/>
                <w:szCs w:val="18"/>
              </w:rPr>
            </w:pPr>
            <w:r>
              <w:rPr>
                <w:color w:val="1A2332"/>
                <w:sz w:val="18"/>
                <w:szCs w:val="18"/>
              </w:rPr>
              <w:t>B1</w:t>
            </w:r>
          </w:p>
        </w:tc>
      </w:tr>
      <w:tr w:rsidR="002E6D29" w14:paraId="2CB2A76D" w14:textId="77777777" w:rsidTr="005E16E3">
        <w:tc>
          <w:tcPr>
            <w:tcW w:w="3753" w:type="dxa"/>
            <w:shd w:val="clear" w:color="auto" w:fill="FFFFFF"/>
            <w:tcMar>
              <w:top w:w="60" w:type="dxa"/>
              <w:left w:w="120" w:type="dxa"/>
              <w:bottom w:w="60" w:type="dxa"/>
              <w:right w:w="120" w:type="dxa"/>
            </w:tcMar>
          </w:tcPr>
          <w:p w14:paraId="5CF02FB2" w14:textId="77777777" w:rsidR="003224A7" w:rsidRPr="003224A7" w:rsidRDefault="003224A7" w:rsidP="003B6AA0">
            <w:pPr>
              <w:rPr>
                <w:color w:val="1A2332"/>
                <w:sz w:val="18"/>
                <w:szCs w:val="18"/>
              </w:rPr>
            </w:pPr>
            <w:r>
              <w:rPr>
                <w:color w:val="1A2332"/>
                <w:sz w:val="18"/>
                <w:szCs w:val="18"/>
              </w:rPr>
              <w:t>frontend/.../DrawdownTimeline.tsx</w:t>
            </w:r>
          </w:p>
        </w:tc>
        <w:tc>
          <w:tcPr>
            <w:tcW w:w="2992" w:type="dxa"/>
            <w:shd w:val="clear" w:color="auto" w:fill="FFFFFF"/>
            <w:tcMar>
              <w:top w:w="60" w:type="dxa"/>
              <w:left w:w="120" w:type="dxa"/>
              <w:bottom w:w="60" w:type="dxa"/>
              <w:right w:w="120" w:type="dxa"/>
            </w:tcMar>
          </w:tcPr>
          <w:p w14:paraId="05629B61" w14:textId="77777777" w:rsidR="003224A7" w:rsidRPr="003224A7" w:rsidRDefault="003224A7" w:rsidP="003B6AA0">
            <w:pPr>
              <w:rPr>
                <w:color w:val="1A2332"/>
                <w:sz w:val="18"/>
                <w:szCs w:val="18"/>
              </w:rPr>
            </w:pPr>
            <w:r>
              <w:rPr>
                <w:color w:val="1A2332"/>
                <w:sz w:val="18"/>
                <w:szCs w:val="18"/>
              </w:rPr>
              <w:t>[NEW] Post-FID quarterly Gantt</w:t>
            </w:r>
          </w:p>
        </w:tc>
        <w:tc>
          <w:tcPr>
            <w:tcW w:w="1101" w:type="dxa"/>
            <w:shd w:val="clear" w:color="auto" w:fill="FFFFFF"/>
            <w:tcMar>
              <w:top w:w="60" w:type="dxa"/>
              <w:left w:w="120" w:type="dxa"/>
              <w:bottom w:w="60" w:type="dxa"/>
              <w:right w:w="120" w:type="dxa"/>
            </w:tcMar>
          </w:tcPr>
          <w:p w14:paraId="32EF984E" w14:textId="77777777" w:rsidR="003224A7" w:rsidRPr="003224A7" w:rsidRDefault="003224A7" w:rsidP="003B6AA0">
            <w:pPr>
              <w:rPr>
                <w:color w:val="1A2332"/>
                <w:sz w:val="18"/>
                <w:szCs w:val="18"/>
              </w:rPr>
            </w:pPr>
            <w:r>
              <w:rPr>
                <w:color w:val="1A2332"/>
                <w:sz w:val="18"/>
                <w:szCs w:val="18"/>
              </w:rPr>
              <w:t>B1</w:t>
            </w:r>
          </w:p>
        </w:tc>
      </w:tr>
    </w:tbl>
    <w:p w14:paraId="5CCDD830" w14:textId="77777777" w:rsidR="0070014C" w:rsidRDefault="0070014C">
      <w:pPr>
        <w:spacing w:before="120" w:after="60"/>
      </w:pPr>
    </w:p>
    <w:p w14:paraId="5FEB903D" w14:textId="77777777" w:rsidR="0070014C" w:rsidRDefault="003B6AA0">
      <w:r>
        <w:br w:type="page"/>
      </w:r>
    </w:p>
    <w:p w14:paraId="6B095617" w14:textId="77777777" w:rsidR="0070014C" w:rsidRDefault="003B6AA0" w:rsidP="0000085A">
      <w:pPr>
        <w:pStyle w:val="Heading1"/>
      </w:pPr>
      <w:bookmarkStart w:id="236" w:name="sec9"/>
      <w:bookmarkStart w:id="237" w:name="_Toc241592236"/>
      <w:r>
        <w:lastRenderedPageBreak/>
        <w:t>9   Governing Doctrines</w:t>
      </w:r>
      <w:bookmarkEnd w:id="236"/>
      <w:bookmarkEnd w:id="237"/>
    </w:p>
    <w:p w14:paraId="603899B4" w14:textId="77777777" w:rsidR="0070014C" w:rsidRDefault="003B6AA0">
      <w:pPr>
        <w:spacing w:before="60" w:after="100"/>
      </w:pPr>
      <w:r>
        <w:rPr>
          <w:color w:val="1A2332"/>
          <w:sz w:val="20"/>
          <w:szCs w:val="20"/>
        </w:rPr>
        <w:t>Each doctrine is followed by its code anchor — the file where the rule is enforced. A doctrine without a code anchor is decoration; v4.1 keeps only those with one.</w:t>
      </w:r>
    </w:p>
    <w:p w14:paraId="766D7736" w14:textId="77777777" w:rsidR="0070014C" w:rsidRDefault="0070014C">
      <w:pPr>
        <w:spacing w:before="8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226"/>
      </w:tblGrid>
      <w:tr w:rsidR="002E6D29" w14:paraId="6003C50C" w14:textId="77777777">
        <w:tc>
          <w:tcPr>
            <w:tcW w:w="5800" w:type="dxa"/>
            <w:shd w:val="clear" w:color="auto" w:fill="1A2332"/>
            <w:tcMar>
              <w:top w:w="80" w:type="dxa"/>
              <w:left w:w="120" w:type="dxa"/>
              <w:bottom w:w="80" w:type="dxa"/>
              <w:right w:w="120" w:type="dxa"/>
            </w:tcMar>
          </w:tcPr>
          <w:p w14:paraId="6083573D" w14:textId="77777777" w:rsidR="0070014C" w:rsidRDefault="003B6AA0">
            <w:r>
              <w:rPr>
                <w:b/>
                <w:bCs/>
                <w:color w:val="FFFFFF"/>
                <w:sz w:val="18"/>
                <w:szCs w:val="18"/>
              </w:rPr>
              <w:t>Doctrine</w:t>
            </w:r>
          </w:p>
        </w:tc>
        <w:tc>
          <w:tcPr>
            <w:tcW w:w="3226" w:type="dxa"/>
            <w:shd w:val="clear" w:color="auto" w:fill="1A2332"/>
            <w:tcMar>
              <w:top w:w="80" w:type="dxa"/>
              <w:left w:w="120" w:type="dxa"/>
              <w:bottom w:w="80" w:type="dxa"/>
              <w:right w:w="120" w:type="dxa"/>
            </w:tcMar>
          </w:tcPr>
          <w:p w14:paraId="29B6AC7B" w14:textId="77777777" w:rsidR="0070014C" w:rsidRDefault="003B6AA0">
            <w:r>
              <w:rPr>
                <w:b/>
                <w:bCs/>
                <w:color w:val="FFFFFF"/>
                <w:sz w:val="18"/>
                <w:szCs w:val="18"/>
              </w:rPr>
              <w:t>Code anchor</w:t>
            </w:r>
          </w:p>
        </w:tc>
      </w:tr>
      <w:tr w:rsidR="002E6D29" w14:paraId="0150F3A4" w14:textId="77777777">
        <w:tc>
          <w:tcPr>
            <w:tcW w:w="5800" w:type="dxa"/>
            <w:shd w:val="clear" w:color="auto" w:fill="F4FAFA"/>
            <w:tcMar>
              <w:top w:w="60" w:type="dxa"/>
              <w:left w:w="120" w:type="dxa"/>
              <w:bottom w:w="60" w:type="dxa"/>
              <w:right w:w="120" w:type="dxa"/>
            </w:tcMar>
          </w:tcPr>
          <w:p w14:paraId="0BAB3973" w14:textId="77777777" w:rsidR="0070014C" w:rsidRDefault="003B6AA0">
            <w:r>
              <w:rPr>
                <w:color w:val="1A2332"/>
                <w:sz w:val="18"/>
                <w:szCs w:val="18"/>
              </w:rPr>
              <w:t xml:space="preserve">Pre-COD finance is a package-definition and capital-release problem. </w:t>
            </w:r>
            <w:del w:id="238" w:author="Claude" w:date="2026-09-30T15:00:00Z">
              <w:r>
                <w:rPr>
                  <w:color w:val="1A2332"/>
                  <w:sz w:val="18"/>
                  <w:szCs w:val="18"/>
                </w:rPr>
                <w:delText>DSCR is not shown before G10.</w:delText>
              </w:r>
            </w:del>
            <w:ins w:id="239" w:author="Claude" w:date="2026-09-30T15:00:00Z">
              <w:r>
                <w:rPr>
                  <w:color w:val="1A2332"/>
                  <w:sz w:val="18"/>
                  <w:szCs w:val="18"/>
                </w:rPr>
                <w:t>DSCR is a lender metric at credit approval (G8), not a development-stage dashboard.</w:t>
              </w:r>
            </w:ins>
          </w:p>
        </w:tc>
        <w:tc>
          <w:tcPr>
            <w:tcW w:w="3226" w:type="dxa"/>
            <w:shd w:val="clear" w:color="auto" w:fill="F4FAFA"/>
            <w:tcMar>
              <w:top w:w="60" w:type="dxa"/>
              <w:left w:w="120" w:type="dxa"/>
              <w:bottom w:w="60" w:type="dxa"/>
              <w:right w:w="120" w:type="dxa"/>
            </w:tcMar>
          </w:tcPr>
          <w:p w14:paraId="42C7AD52" w14:textId="77777777" w:rsidR="0070014C" w:rsidRDefault="003B6AA0">
            <w:r>
              <w:rPr>
                <w:color w:val="1A2332"/>
                <w:sz w:val="18"/>
                <w:szCs w:val="18"/>
              </w:rPr>
              <w:t>pre_cod_metrics.py + FinanceBankabilityView.tsx</w:t>
            </w:r>
          </w:p>
        </w:tc>
      </w:tr>
      <w:tr w:rsidR="002E6D29" w14:paraId="5B0D65EA" w14:textId="77777777">
        <w:tc>
          <w:tcPr>
            <w:tcW w:w="5800" w:type="dxa"/>
            <w:shd w:val="clear" w:color="auto" w:fill="FFFFFF"/>
            <w:tcMar>
              <w:top w:w="60" w:type="dxa"/>
              <w:left w:w="120" w:type="dxa"/>
              <w:bottom w:w="60" w:type="dxa"/>
              <w:right w:w="120" w:type="dxa"/>
            </w:tcMar>
          </w:tcPr>
          <w:p w14:paraId="199F8DAF" w14:textId="77777777" w:rsidR="0070014C" w:rsidRDefault="003B6AA0">
            <w:r>
              <w:rPr>
                <w:color w:val="1A2332"/>
                <w:sz w:val="18"/>
                <w:szCs w:val="18"/>
              </w:rPr>
              <w:t>Every package has an owner, a purpose, and an unlock condition. Orphans are rejected.</w:t>
            </w:r>
          </w:p>
        </w:tc>
        <w:tc>
          <w:tcPr>
            <w:tcW w:w="3226" w:type="dxa"/>
            <w:shd w:val="clear" w:color="auto" w:fill="FFFFFF"/>
            <w:tcMar>
              <w:top w:w="60" w:type="dxa"/>
              <w:left w:w="120" w:type="dxa"/>
              <w:bottom w:w="60" w:type="dxa"/>
              <w:right w:w="120" w:type="dxa"/>
            </w:tcMar>
          </w:tcPr>
          <w:p w14:paraId="190B2169" w14:textId="77777777" w:rsidR="0070014C" w:rsidRDefault="003B6AA0">
            <w:r>
              <w:rPr>
                <w:color w:val="1A2332"/>
                <w:sz w:val="18"/>
                <w:szCs w:val="18"/>
              </w:rPr>
              <w:t>development_packages.py validation</w:t>
            </w:r>
          </w:p>
        </w:tc>
      </w:tr>
      <w:tr w:rsidR="002E6D29" w14:paraId="2E2CF87F" w14:textId="77777777">
        <w:tc>
          <w:tcPr>
            <w:tcW w:w="5800" w:type="dxa"/>
            <w:shd w:val="clear" w:color="auto" w:fill="F4FAFA"/>
            <w:tcMar>
              <w:top w:w="60" w:type="dxa"/>
              <w:left w:w="120" w:type="dxa"/>
              <w:bottom w:w="60" w:type="dxa"/>
              <w:right w:w="120" w:type="dxa"/>
            </w:tcMar>
          </w:tcPr>
          <w:p w14:paraId="2C0B9D03" w14:textId="77777777" w:rsidR="0070014C" w:rsidRDefault="003B6AA0">
            <w:r>
              <w:rPr>
                <w:color w:val="1A2332"/>
                <w:sz w:val="18"/>
                <w:szCs w:val="18"/>
              </w:rPr>
              <w:t>Pre-FID spend is equity, grants, and bridge only. Senior debt is rejected before FID year.</w:t>
            </w:r>
          </w:p>
        </w:tc>
        <w:tc>
          <w:tcPr>
            <w:tcW w:w="3226" w:type="dxa"/>
            <w:shd w:val="clear" w:color="auto" w:fill="F4FAFA"/>
            <w:tcMar>
              <w:top w:w="60" w:type="dxa"/>
              <w:left w:w="120" w:type="dxa"/>
              <w:bottom w:w="60" w:type="dxa"/>
              <w:right w:w="120" w:type="dxa"/>
            </w:tcMar>
          </w:tcPr>
          <w:p w14:paraId="54933389" w14:textId="77777777" w:rsidR="0070014C" w:rsidRDefault="003B6AA0">
            <w:r>
              <w:rPr>
                <w:color w:val="1A2332"/>
                <w:sz w:val="18"/>
                <w:szCs w:val="18"/>
              </w:rPr>
              <w:t>spend_wave.py invariant</w:t>
            </w:r>
          </w:p>
        </w:tc>
      </w:tr>
      <w:tr w:rsidR="002E6D29" w14:paraId="168E11A3" w14:textId="77777777">
        <w:tc>
          <w:tcPr>
            <w:tcW w:w="5800" w:type="dxa"/>
            <w:shd w:val="clear" w:color="auto" w:fill="FFFFFF"/>
            <w:tcMar>
              <w:top w:w="60" w:type="dxa"/>
              <w:left w:w="120" w:type="dxa"/>
              <w:bottom w:w="60" w:type="dxa"/>
              <w:right w:w="120" w:type="dxa"/>
            </w:tcMar>
          </w:tcPr>
          <w:p w14:paraId="0E45DEEE" w14:textId="77777777" w:rsidR="0070014C" w:rsidRDefault="003B6AA0">
            <w:r>
              <w:rPr>
                <w:color w:val="1A2332"/>
                <w:sz w:val="18"/>
                <w:szCs w:val="18"/>
              </w:rPr>
              <w:t>Capital is not released because a package exists; it is released because a condition has been met and evidenced.</w:t>
            </w:r>
          </w:p>
        </w:tc>
        <w:tc>
          <w:tcPr>
            <w:tcW w:w="3226" w:type="dxa"/>
            <w:shd w:val="clear" w:color="auto" w:fill="FFFFFF"/>
            <w:tcMar>
              <w:top w:w="60" w:type="dxa"/>
              <w:left w:w="120" w:type="dxa"/>
              <w:bottom w:w="60" w:type="dxa"/>
              <w:right w:w="120" w:type="dxa"/>
            </w:tcMar>
          </w:tcPr>
          <w:p w14:paraId="29860C2E" w14:textId="77777777" w:rsidR="0070014C" w:rsidRDefault="003B6AA0">
            <w:r>
              <w:rPr>
                <w:color w:val="1A2332"/>
                <w:sz w:val="18"/>
                <w:szCs w:val="18"/>
              </w:rPr>
              <w:t>drawdown_schedule.py state machine</w:t>
            </w:r>
          </w:p>
        </w:tc>
      </w:tr>
      <w:tr w:rsidR="002E6D29" w14:paraId="416FA03A" w14:textId="77777777">
        <w:tc>
          <w:tcPr>
            <w:tcW w:w="5800" w:type="dxa"/>
            <w:shd w:val="clear" w:color="auto" w:fill="F4FAFA"/>
            <w:tcMar>
              <w:top w:w="60" w:type="dxa"/>
              <w:left w:w="120" w:type="dxa"/>
              <w:bottom w:w="60" w:type="dxa"/>
              <w:right w:w="120" w:type="dxa"/>
            </w:tcMar>
          </w:tcPr>
          <w:p w14:paraId="63475448" w14:textId="77777777" w:rsidR="0070014C" w:rsidRDefault="003B6AA0">
            <w:r>
              <w:rPr>
                <w:color w:val="1A2332"/>
                <w:sz w:val="18"/>
                <w:szCs w:val="18"/>
              </w:rPr>
              <w:t>Concessional first-loss tranches lower entropy; commercial debt follows. The catalytic ratio is reported.</w:t>
            </w:r>
          </w:p>
        </w:tc>
        <w:tc>
          <w:tcPr>
            <w:tcW w:w="3226" w:type="dxa"/>
            <w:shd w:val="clear" w:color="auto" w:fill="F4FAFA"/>
            <w:tcMar>
              <w:top w:w="60" w:type="dxa"/>
              <w:left w:w="120" w:type="dxa"/>
              <w:bottom w:w="60" w:type="dxa"/>
              <w:right w:w="120" w:type="dxa"/>
            </w:tcMar>
          </w:tcPr>
          <w:p w14:paraId="42794598" w14:textId="77777777" w:rsidR="0070014C" w:rsidRDefault="003B6AA0">
            <w:r>
              <w:rPr>
                <w:color w:val="1A2332"/>
                <w:sz w:val="18"/>
                <w:szCs w:val="18"/>
              </w:rPr>
              <w:t>waterfall.py CONCESSIONAL + cfads.py catalytic_ratio()</w:t>
            </w:r>
          </w:p>
        </w:tc>
      </w:tr>
      <w:tr w:rsidR="002E6D29" w14:paraId="45E1DDB6" w14:textId="77777777">
        <w:tc>
          <w:tcPr>
            <w:tcW w:w="5800" w:type="dxa"/>
            <w:shd w:val="clear" w:color="auto" w:fill="FFFFFF"/>
            <w:tcMar>
              <w:top w:w="60" w:type="dxa"/>
              <w:left w:w="120" w:type="dxa"/>
              <w:bottom w:w="60" w:type="dxa"/>
              <w:right w:w="120" w:type="dxa"/>
            </w:tcMar>
          </w:tcPr>
          <w:p w14:paraId="726299E6" w14:textId="77777777" w:rsidR="0070014C" w:rsidRDefault="003B6AA0">
            <w:r>
              <w:rPr>
                <w:color w:val="1A2332"/>
                <w:sz w:val="18"/>
                <w:szCs w:val="18"/>
              </w:rPr>
              <w:t>A project's bankability state is a stack of five decomposed certainties, not an aggregate score.</w:t>
            </w:r>
            <w:ins w:id="240" w:author="Claude" w:date="2026-09-30T15:00:00Z">
              <w:r>
                <w:rPr>
                  <w:color w:val="1A2332"/>
                  <w:sz w:val="18"/>
                  <w:szCs w:val="18"/>
                </w:rPr>
                <w:t xml:space="preserve"> The gates’ canonical readout is one determination per gate, O- and E-levels, offtake coverage and coherence results; any certainty bar must be derived from them, never typed (D4).</w:t>
              </w:r>
            </w:ins>
          </w:p>
        </w:tc>
        <w:tc>
          <w:tcPr>
            <w:tcW w:w="3226" w:type="dxa"/>
            <w:shd w:val="clear" w:color="auto" w:fill="FFFFFF"/>
            <w:tcMar>
              <w:top w:w="60" w:type="dxa"/>
              <w:left w:w="120" w:type="dxa"/>
              <w:bottom w:w="60" w:type="dxa"/>
              <w:right w:w="120" w:type="dxa"/>
            </w:tcMar>
          </w:tcPr>
          <w:p w14:paraId="4BB6FBAC" w14:textId="77777777" w:rsidR="0070014C" w:rsidRDefault="003B6AA0">
            <w:r>
              <w:rPr>
                <w:color w:val="1A2332"/>
                <w:sz w:val="18"/>
                <w:szCs w:val="18"/>
              </w:rPr>
              <w:t>bankability_engine.py sub-scores + DecomposedCertaintyStack.tsx</w:t>
            </w:r>
          </w:p>
        </w:tc>
      </w:tr>
      <w:tr w:rsidR="002E6D29" w14:paraId="5C344727" w14:textId="77777777">
        <w:tc>
          <w:tcPr>
            <w:tcW w:w="5800" w:type="dxa"/>
            <w:shd w:val="clear" w:color="auto" w:fill="F4FAFA"/>
            <w:tcMar>
              <w:top w:w="60" w:type="dxa"/>
              <w:left w:w="120" w:type="dxa"/>
              <w:bottom w:w="60" w:type="dxa"/>
              <w:right w:w="120" w:type="dxa"/>
            </w:tcMar>
          </w:tcPr>
          <w:p w14:paraId="05035BFF" w14:textId="77777777" w:rsidR="0070014C" w:rsidRDefault="003B6AA0">
            <w:r>
              <w:rPr>
                <w:color w:val="1A2332"/>
                <w:sz w:val="18"/>
                <w:szCs w:val="18"/>
              </w:rPr>
              <w:t>A project's information cost decreases as platform cohort adjacency increases. The density score is computable and bankable.</w:t>
            </w:r>
          </w:p>
        </w:tc>
        <w:tc>
          <w:tcPr>
            <w:tcW w:w="3226" w:type="dxa"/>
            <w:shd w:val="clear" w:color="auto" w:fill="F4FAFA"/>
            <w:tcMar>
              <w:top w:w="60" w:type="dxa"/>
              <w:left w:w="120" w:type="dxa"/>
              <w:bottom w:w="60" w:type="dxa"/>
              <w:right w:w="120" w:type="dxa"/>
            </w:tcMar>
          </w:tcPr>
          <w:p w14:paraId="6CED070C" w14:textId="77777777" w:rsidR="0070014C" w:rsidRDefault="003B6AA0">
            <w:r>
              <w:rPr>
                <w:color w:val="1A2332"/>
                <w:sz w:val="18"/>
                <w:szCs w:val="18"/>
              </w:rPr>
              <w:t>adjacency.py + AdjacencyCard.tsx  [NEW v4.1]</w:t>
            </w:r>
          </w:p>
        </w:tc>
      </w:tr>
      <w:tr w:rsidR="002E6D29" w14:paraId="2102D502" w14:textId="77777777">
        <w:tc>
          <w:tcPr>
            <w:tcW w:w="5800" w:type="dxa"/>
            <w:shd w:val="clear" w:color="auto" w:fill="FFFFFF"/>
            <w:tcMar>
              <w:top w:w="60" w:type="dxa"/>
              <w:left w:w="120" w:type="dxa"/>
              <w:bottom w:w="60" w:type="dxa"/>
              <w:right w:w="120" w:type="dxa"/>
            </w:tcMar>
          </w:tcPr>
          <w:p w14:paraId="5C9A7D4E" w14:textId="77777777" w:rsidR="0070014C" w:rsidRDefault="003B6AA0">
            <w:r>
              <w:rPr>
                <w:color w:val="1A2332"/>
                <w:sz w:val="18"/>
                <w:szCs w:val="18"/>
              </w:rPr>
              <w:t>Default lateral navigation in any view is the causal next entity, not the topical sibling.</w:t>
            </w:r>
          </w:p>
        </w:tc>
        <w:tc>
          <w:tcPr>
            <w:tcW w:w="3226" w:type="dxa"/>
            <w:shd w:val="clear" w:color="auto" w:fill="FFFFFF"/>
            <w:tcMar>
              <w:top w:w="60" w:type="dxa"/>
              <w:left w:w="120" w:type="dxa"/>
              <w:bottom w:w="60" w:type="dxa"/>
              <w:right w:w="120" w:type="dxa"/>
            </w:tcMar>
          </w:tcPr>
          <w:p w14:paraId="2DC606E2" w14:textId="77777777" w:rsidR="0070014C" w:rsidRDefault="003B6AA0">
            <w:r>
              <w:rPr>
                <w:color w:val="1A2332"/>
                <w:sz w:val="18"/>
                <w:szCs w:val="18"/>
              </w:rPr>
              <w:t>CausalNavBar.tsx + downstream_effect[] field  [NEW v4.1]</w:t>
            </w:r>
          </w:p>
        </w:tc>
      </w:tr>
      <w:tr w:rsidR="002E6D29" w14:paraId="2724337C" w14:textId="77777777">
        <w:tc>
          <w:tcPr>
            <w:tcW w:w="5800" w:type="dxa"/>
            <w:shd w:val="clear" w:color="auto" w:fill="F4FAFA"/>
            <w:tcMar>
              <w:top w:w="60" w:type="dxa"/>
              <w:left w:w="120" w:type="dxa"/>
              <w:bottom w:w="60" w:type="dxa"/>
              <w:right w:w="120" w:type="dxa"/>
            </w:tcMar>
          </w:tcPr>
          <w:p w14:paraId="04B27D74" w14:textId="77777777" w:rsidR="0070014C" w:rsidRDefault="003B6AA0">
            <w:r>
              <w:rPr>
                <w:color w:val="1A2332"/>
                <w:sz w:val="18"/>
                <w:szCs w:val="18"/>
              </w:rPr>
              <w:t>Sovereign provenance is a separate certification pathway, not a tag on a standard token.</w:t>
            </w:r>
          </w:p>
        </w:tc>
        <w:tc>
          <w:tcPr>
            <w:tcW w:w="3226" w:type="dxa"/>
            <w:shd w:val="clear" w:color="auto" w:fill="F4FAFA"/>
            <w:tcMar>
              <w:top w:w="60" w:type="dxa"/>
              <w:left w:w="120" w:type="dxa"/>
              <w:bottom w:w="60" w:type="dxa"/>
              <w:right w:w="120" w:type="dxa"/>
            </w:tcMar>
          </w:tcPr>
          <w:p w14:paraId="4E8388CE" w14:textId="77777777" w:rsidR="0070014C" w:rsidRDefault="003B6AA0">
            <w:r>
              <w:rPr>
                <w:color w:val="1A2332"/>
                <w:sz w:val="18"/>
                <w:szCs w:val="18"/>
              </w:rPr>
              <w:t>decision_twin.py SOVEREIGN_ESG</w:t>
            </w:r>
          </w:p>
        </w:tc>
      </w:tr>
      <w:tr w:rsidR="002E6D29" w14:paraId="19D2A9E0" w14:textId="77777777">
        <w:tc>
          <w:tcPr>
            <w:tcW w:w="5800" w:type="dxa"/>
            <w:shd w:val="clear" w:color="auto" w:fill="FFFFFF"/>
            <w:tcMar>
              <w:top w:w="60" w:type="dxa"/>
              <w:left w:w="120" w:type="dxa"/>
              <w:bottom w:w="60" w:type="dxa"/>
              <w:right w:w="120" w:type="dxa"/>
            </w:tcMar>
          </w:tcPr>
          <w:p w14:paraId="32D7DE0F" w14:textId="77777777" w:rsidR="0070014C" w:rsidRDefault="003B6AA0">
            <w:r>
              <w:rPr>
                <w:color w:val="1A2332"/>
                <w:sz w:val="18"/>
                <w:szCs w:val="18"/>
              </w:rPr>
              <w:t>Information lineage is a product feature served by parallel fan-out, not a periodic report.</w:t>
            </w:r>
          </w:p>
        </w:tc>
        <w:tc>
          <w:tcPr>
            <w:tcW w:w="3226" w:type="dxa"/>
            <w:shd w:val="clear" w:color="auto" w:fill="FFFFFF"/>
            <w:tcMar>
              <w:top w:w="60" w:type="dxa"/>
              <w:left w:w="120" w:type="dxa"/>
              <w:bottom w:w="60" w:type="dxa"/>
              <w:right w:w="120" w:type="dxa"/>
            </w:tcMar>
          </w:tcPr>
          <w:p w14:paraId="1E6EC044" w14:textId="77777777" w:rsidR="0070014C" w:rsidRDefault="003B6AA0">
            <w:r>
              <w:rPr>
                <w:color w:val="1A2332"/>
                <w:sz w:val="18"/>
                <w:szCs w:val="18"/>
              </w:rPr>
              <w:t>lineage.py (8 sources)</w:t>
            </w:r>
          </w:p>
        </w:tc>
      </w:tr>
      <w:tr w:rsidR="002E6D29" w14:paraId="5C202FE8" w14:textId="77777777">
        <w:tc>
          <w:tcPr>
            <w:tcW w:w="5800" w:type="dxa"/>
            <w:shd w:val="clear" w:color="auto" w:fill="F4FAFA"/>
            <w:tcMar>
              <w:top w:w="60" w:type="dxa"/>
              <w:left w:w="120" w:type="dxa"/>
              <w:bottom w:w="60" w:type="dxa"/>
              <w:right w:w="120" w:type="dxa"/>
            </w:tcMar>
          </w:tcPr>
          <w:p w14:paraId="41CBC08E" w14:textId="77777777" w:rsidR="0070014C" w:rsidRDefault="003B6AA0">
            <w:r>
              <w:rPr>
                <w:color w:val="1A2332"/>
                <w:sz w:val="18"/>
                <w:szCs w:val="18"/>
              </w:rPr>
              <w:t>Verification state and provenance hash are mandatory on every artefact GEX creates.</w:t>
            </w:r>
          </w:p>
        </w:tc>
        <w:tc>
          <w:tcPr>
            <w:tcW w:w="3226" w:type="dxa"/>
            <w:shd w:val="clear" w:color="auto" w:fill="F4FAFA"/>
            <w:tcMar>
              <w:top w:w="60" w:type="dxa"/>
              <w:left w:w="120" w:type="dxa"/>
              <w:bottom w:w="60" w:type="dxa"/>
              <w:right w:w="120" w:type="dxa"/>
            </w:tcMar>
          </w:tcPr>
          <w:p w14:paraId="40A6DAAF" w14:textId="77777777" w:rsidR="0070014C" w:rsidRDefault="003B6AA0">
            <w:r>
              <w:rPr>
                <w:color w:val="1A2332"/>
                <w:sz w:val="18"/>
                <w:szCs w:val="18"/>
              </w:rPr>
              <w:t>cross-cutting (every entity in §4–§6)</w:t>
            </w:r>
          </w:p>
        </w:tc>
      </w:tr>
      <w:tr w:rsidR="002E6D29" w14:paraId="54D97C7A" w14:textId="77777777">
        <w:tc>
          <w:tcPr>
            <w:tcW w:w="5800" w:type="dxa"/>
            <w:shd w:val="clear" w:color="auto" w:fill="FFFFFF"/>
            <w:tcMar>
              <w:top w:w="60" w:type="dxa"/>
              <w:left w:w="120" w:type="dxa"/>
              <w:bottom w:w="60" w:type="dxa"/>
              <w:right w:w="120" w:type="dxa"/>
            </w:tcMar>
          </w:tcPr>
          <w:p w14:paraId="59DACA4C" w14:textId="77777777" w:rsidR="0070014C" w:rsidRDefault="003B6AA0">
            <w:r>
              <w:rPr>
                <w:color w:val="1A2332"/>
                <w:sz w:val="18"/>
                <w:szCs w:val="18"/>
              </w:rPr>
              <w:t>GEX is infrastructure, not a broker. Fees are platform orchestration fees.</w:t>
            </w:r>
          </w:p>
        </w:tc>
        <w:tc>
          <w:tcPr>
            <w:tcW w:w="3226" w:type="dxa"/>
            <w:shd w:val="clear" w:color="auto" w:fill="FFFFFF"/>
            <w:tcMar>
              <w:top w:w="60" w:type="dxa"/>
              <w:left w:w="120" w:type="dxa"/>
              <w:bottom w:w="60" w:type="dxa"/>
              <w:right w:w="120" w:type="dxa"/>
            </w:tcMar>
          </w:tcPr>
          <w:p w14:paraId="398F987B" w14:textId="77777777" w:rsidR="0070014C" w:rsidRDefault="003B6AA0">
            <w:r>
              <w:rPr>
                <w:color w:val="1A2332"/>
                <w:sz w:val="18"/>
                <w:szCs w:val="18"/>
              </w:rPr>
              <w:t>pricing layer (out of scope here)</w:t>
            </w:r>
          </w:p>
        </w:tc>
      </w:tr>
    </w:tbl>
    <w:p w14:paraId="36892D56" w14:textId="77777777" w:rsidR="0070014C" w:rsidRDefault="0070014C">
      <w:pPr>
        <w:spacing w:before="120" w:after="60"/>
      </w:pPr>
    </w:p>
    <w:p w14:paraId="479D0DFD" w14:textId="77777777" w:rsidR="0070014C" w:rsidRDefault="003B6AA0">
      <w:r>
        <w:br w:type="page"/>
      </w:r>
    </w:p>
    <w:p w14:paraId="6F2E8344" w14:textId="77777777" w:rsidR="0070014C" w:rsidRDefault="003B6AA0" w:rsidP="0000085A">
      <w:pPr>
        <w:pStyle w:val="Heading1"/>
      </w:pPr>
      <w:bookmarkStart w:id="241" w:name="appendix-a"/>
      <w:bookmarkStart w:id="242" w:name="_Toc241592237"/>
      <w:r>
        <w:lastRenderedPageBreak/>
        <w:t>Appendix A   Schema Reference</w:t>
      </w:r>
      <w:bookmarkEnd w:id="241"/>
      <w:bookmarkEnd w:id="242"/>
    </w:p>
    <w:p w14:paraId="666EB82B" w14:textId="77777777" w:rsidR="0070014C" w:rsidRDefault="003B6AA0">
      <w:pPr>
        <w:spacing w:before="60" w:after="100"/>
      </w:pPr>
      <w:r>
        <w:rPr>
          <w:color w:val="1A2332"/>
          <w:sz w:val="20"/>
          <w:szCs w:val="20"/>
        </w:rPr>
        <w:t>Compact field listings. Full SQL migrations live in the migrations/ folder per phase.</w:t>
      </w:r>
    </w:p>
    <w:p w14:paraId="409C3C30" w14:textId="77777777" w:rsidR="0070014C" w:rsidRDefault="0070014C">
      <w:pPr>
        <w:spacing w:before="80" w:after="60"/>
      </w:pPr>
    </w:p>
    <w:tbl>
      <w:tblPr>
        <w:tblW w:w="8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1"/>
        <w:gridCol w:w="2929"/>
        <w:gridCol w:w="1066"/>
        <w:gridCol w:w="1370"/>
      </w:tblGrid>
      <w:tr w:rsidR="002E6D29" w14:paraId="3BF9B05F" w14:textId="77777777" w:rsidTr="005E16E3">
        <w:tc>
          <w:tcPr>
            <w:tcW w:w="2691" w:type="dxa"/>
            <w:shd w:val="clear" w:color="auto" w:fill="1A2332"/>
            <w:tcMar>
              <w:top w:w="80" w:type="dxa"/>
              <w:left w:w="120" w:type="dxa"/>
              <w:bottom w:w="80" w:type="dxa"/>
              <w:right w:w="120" w:type="dxa"/>
            </w:tcMar>
          </w:tcPr>
          <w:p w14:paraId="44BDCCDD" w14:textId="77777777" w:rsidR="0070014C" w:rsidRDefault="003B6AA0">
            <w:r>
              <w:rPr>
                <w:b/>
                <w:bCs/>
                <w:color w:val="FFFFFF"/>
                <w:sz w:val="18"/>
                <w:szCs w:val="18"/>
              </w:rPr>
              <w:t>Entity</w:t>
            </w:r>
          </w:p>
        </w:tc>
        <w:tc>
          <w:tcPr>
            <w:tcW w:w="2934" w:type="dxa"/>
            <w:shd w:val="clear" w:color="auto" w:fill="1A2332"/>
            <w:tcMar>
              <w:top w:w="80" w:type="dxa"/>
              <w:left w:w="120" w:type="dxa"/>
              <w:bottom w:w="80" w:type="dxa"/>
              <w:right w:w="120" w:type="dxa"/>
            </w:tcMar>
          </w:tcPr>
          <w:p w14:paraId="40690271" w14:textId="77777777" w:rsidR="0070014C" w:rsidRDefault="003B6AA0">
            <w:r>
              <w:rPr>
                <w:b/>
                <w:bCs/>
                <w:color w:val="FFFFFF"/>
                <w:sz w:val="18"/>
                <w:szCs w:val="18"/>
              </w:rPr>
              <w:t>Location</w:t>
            </w:r>
          </w:p>
        </w:tc>
        <w:tc>
          <w:tcPr>
            <w:tcW w:w="1164" w:type="dxa"/>
            <w:shd w:val="clear" w:color="auto" w:fill="1A2332"/>
            <w:tcMar>
              <w:top w:w="80" w:type="dxa"/>
              <w:left w:w="120" w:type="dxa"/>
              <w:bottom w:w="80" w:type="dxa"/>
              <w:right w:w="120" w:type="dxa"/>
            </w:tcMar>
          </w:tcPr>
          <w:p w14:paraId="178F7FD2" w14:textId="77777777" w:rsidR="0070014C" w:rsidRDefault="003B6AA0">
            <w:r>
              <w:rPr>
                <w:b/>
                <w:bCs/>
                <w:color w:val="FFFFFF"/>
                <w:sz w:val="18"/>
                <w:szCs w:val="18"/>
              </w:rPr>
              <w:t>Size</w:t>
            </w:r>
          </w:p>
        </w:tc>
        <w:tc>
          <w:tcPr>
            <w:tcW w:w="1707" w:type="dxa"/>
            <w:shd w:val="clear" w:color="auto" w:fill="1A2332"/>
            <w:tcMar>
              <w:top w:w="80" w:type="dxa"/>
              <w:left w:w="120" w:type="dxa"/>
              <w:bottom w:w="80" w:type="dxa"/>
              <w:right w:w="120" w:type="dxa"/>
            </w:tcMar>
          </w:tcPr>
          <w:p w14:paraId="77275BCD" w14:textId="77777777" w:rsidR="0070014C" w:rsidRDefault="003B6AA0">
            <w:r>
              <w:rPr>
                <w:b/>
                <w:bCs/>
                <w:color w:val="FFFFFF"/>
                <w:sz w:val="18"/>
                <w:szCs w:val="18"/>
              </w:rPr>
              <w:t>Spec section</w:t>
            </w:r>
          </w:p>
        </w:tc>
      </w:tr>
      <w:tr w:rsidR="002E6D29" w14:paraId="5F24680B" w14:textId="77777777" w:rsidTr="005E16E3">
        <w:tc>
          <w:tcPr>
            <w:tcW w:w="2691" w:type="dxa"/>
            <w:shd w:val="clear" w:color="auto" w:fill="F4FAFA"/>
            <w:tcMar>
              <w:top w:w="60" w:type="dxa"/>
              <w:left w:w="120" w:type="dxa"/>
              <w:bottom w:w="60" w:type="dxa"/>
              <w:right w:w="120" w:type="dxa"/>
            </w:tcMar>
          </w:tcPr>
          <w:p w14:paraId="74F011BD" w14:textId="77777777" w:rsidR="0070014C" w:rsidRDefault="003B6AA0">
            <w:r>
              <w:rPr>
                <w:color w:val="1A2332"/>
                <w:sz w:val="18"/>
                <w:szCs w:val="18"/>
              </w:rPr>
              <w:t>DEVELOPMENT_PACKAGES</w:t>
            </w:r>
          </w:p>
        </w:tc>
        <w:tc>
          <w:tcPr>
            <w:tcW w:w="2934" w:type="dxa"/>
            <w:shd w:val="clear" w:color="auto" w:fill="F4FAFA"/>
            <w:tcMar>
              <w:top w:w="60" w:type="dxa"/>
              <w:left w:w="120" w:type="dxa"/>
              <w:bottom w:w="60" w:type="dxa"/>
              <w:right w:w="120" w:type="dxa"/>
            </w:tcMar>
          </w:tcPr>
          <w:p w14:paraId="38E568B6" w14:textId="77777777" w:rsidR="0070014C" w:rsidRDefault="003B6AA0">
            <w:r>
              <w:rPr>
                <w:color w:val="1A2332"/>
                <w:sz w:val="18"/>
                <w:szCs w:val="18"/>
              </w:rPr>
              <w:t>gex-platform-enhanced (UPDM)</w:t>
            </w:r>
          </w:p>
        </w:tc>
        <w:tc>
          <w:tcPr>
            <w:tcW w:w="1164" w:type="dxa"/>
            <w:shd w:val="clear" w:color="auto" w:fill="F4FAFA"/>
            <w:tcMar>
              <w:top w:w="60" w:type="dxa"/>
              <w:left w:w="120" w:type="dxa"/>
              <w:bottom w:w="60" w:type="dxa"/>
              <w:right w:w="120" w:type="dxa"/>
            </w:tcMar>
          </w:tcPr>
          <w:p w14:paraId="53EEDB11" w14:textId="77777777" w:rsidR="0070014C" w:rsidRDefault="003B6AA0">
            <w:r>
              <w:rPr>
                <w:color w:val="1A2332"/>
                <w:sz w:val="18"/>
                <w:szCs w:val="18"/>
              </w:rPr>
              <w:t>~25 fields</w:t>
            </w:r>
          </w:p>
        </w:tc>
        <w:tc>
          <w:tcPr>
            <w:tcW w:w="1707" w:type="dxa"/>
            <w:shd w:val="clear" w:color="auto" w:fill="F4FAFA"/>
            <w:tcMar>
              <w:top w:w="60" w:type="dxa"/>
              <w:left w:w="120" w:type="dxa"/>
              <w:bottom w:w="60" w:type="dxa"/>
              <w:right w:w="120" w:type="dxa"/>
            </w:tcMar>
          </w:tcPr>
          <w:p w14:paraId="0D5709EC" w14:textId="77777777" w:rsidR="0070014C" w:rsidRDefault="003B6AA0">
            <w:r>
              <w:rPr>
                <w:color w:val="1A2332"/>
                <w:sz w:val="18"/>
                <w:szCs w:val="18"/>
              </w:rPr>
              <w:t>§4.1</w:t>
            </w:r>
          </w:p>
        </w:tc>
      </w:tr>
      <w:tr w:rsidR="002E6D29" w14:paraId="3F15A0BB" w14:textId="77777777" w:rsidTr="005E16E3">
        <w:tc>
          <w:tcPr>
            <w:tcW w:w="2691" w:type="dxa"/>
            <w:shd w:val="clear" w:color="auto" w:fill="FFFFFF"/>
            <w:tcMar>
              <w:top w:w="60" w:type="dxa"/>
              <w:left w:w="120" w:type="dxa"/>
              <w:bottom w:w="60" w:type="dxa"/>
              <w:right w:w="120" w:type="dxa"/>
            </w:tcMar>
          </w:tcPr>
          <w:p w14:paraId="12B84883" w14:textId="77777777" w:rsidR="0070014C" w:rsidRDefault="003B6AA0">
            <w:r>
              <w:rPr>
                <w:color w:val="1A2332"/>
                <w:sz w:val="18"/>
                <w:szCs w:val="18"/>
              </w:rPr>
              <w:t>SPEND_WAVE</w:t>
            </w:r>
          </w:p>
        </w:tc>
        <w:tc>
          <w:tcPr>
            <w:tcW w:w="2934" w:type="dxa"/>
            <w:shd w:val="clear" w:color="auto" w:fill="FFFFFF"/>
            <w:tcMar>
              <w:top w:w="60" w:type="dxa"/>
              <w:left w:w="120" w:type="dxa"/>
              <w:bottom w:w="60" w:type="dxa"/>
              <w:right w:w="120" w:type="dxa"/>
            </w:tcMar>
          </w:tcPr>
          <w:p w14:paraId="42C28D40" w14:textId="77777777" w:rsidR="0070014C" w:rsidRDefault="003B6AA0">
            <w:r>
              <w:rPr>
                <w:color w:val="1A2332"/>
                <w:sz w:val="18"/>
                <w:szCs w:val="18"/>
              </w:rPr>
              <w:t>gex-platform-enhanced (UPDM) [NEW]</w:t>
            </w:r>
          </w:p>
        </w:tc>
        <w:tc>
          <w:tcPr>
            <w:tcW w:w="1164" w:type="dxa"/>
            <w:shd w:val="clear" w:color="auto" w:fill="FFFFFF"/>
            <w:tcMar>
              <w:top w:w="60" w:type="dxa"/>
              <w:left w:w="120" w:type="dxa"/>
              <w:bottom w:w="60" w:type="dxa"/>
              <w:right w:w="120" w:type="dxa"/>
            </w:tcMar>
          </w:tcPr>
          <w:p w14:paraId="3CB1AAEA" w14:textId="77777777" w:rsidR="0070014C" w:rsidRDefault="003B6AA0">
            <w:r>
              <w:rPr>
                <w:color w:val="1A2332"/>
                <w:sz w:val="18"/>
                <w:szCs w:val="18"/>
              </w:rPr>
              <w:t>~10 fields</w:t>
            </w:r>
          </w:p>
        </w:tc>
        <w:tc>
          <w:tcPr>
            <w:tcW w:w="1707" w:type="dxa"/>
            <w:shd w:val="clear" w:color="auto" w:fill="FFFFFF"/>
            <w:tcMar>
              <w:top w:w="60" w:type="dxa"/>
              <w:left w:w="120" w:type="dxa"/>
              <w:bottom w:w="60" w:type="dxa"/>
              <w:right w:w="120" w:type="dxa"/>
            </w:tcMar>
          </w:tcPr>
          <w:p w14:paraId="06F6A49C" w14:textId="77777777" w:rsidR="0070014C" w:rsidRDefault="003B6AA0">
            <w:r>
              <w:rPr>
                <w:color w:val="1A2332"/>
                <w:sz w:val="18"/>
                <w:szCs w:val="18"/>
              </w:rPr>
              <w:t>§4.2</w:t>
            </w:r>
          </w:p>
        </w:tc>
      </w:tr>
      <w:tr w:rsidR="002E6D29" w14:paraId="1C2CA873" w14:textId="77777777" w:rsidTr="005E16E3">
        <w:tc>
          <w:tcPr>
            <w:tcW w:w="2691" w:type="dxa"/>
            <w:shd w:val="clear" w:color="auto" w:fill="F4FAFA"/>
            <w:tcMar>
              <w:top w:w="60" w:type="dxa"/>
              <w:left w:w="120" w:type="dxa"/>
              <w:bottom w:w="60" w:type="dxa"/>
              <w:right w:w="120" w:type="dxa"/>
            </w:tcMar>
          </w:tcPr>
          <w:p w14:paraId="3BC3F848" w14:textId="77777777" w:rsidR="0070014C" w:rsidRDefault="003B6AA0">
            <w:r>
              <w:rPr>
                <w:color w:val="1A2332"/>
                <w:sz w:val="18"/>
                <w:szCs w:val="18"/>
              </w:rPr>
              <w:t>DRAWDOWN_SCHEDULE</w:t>
            </w:r>
          </w:p>
        </w:tc>
        <w:tc>
          <w:tcPr>
            <w:tcW w:w="2934" w:type="dxa"/>
            <w:shd w:val="clear" w:color="auto" w:fill="F4FAFA"/>
            <w:tcMar>
              <w:top w:w="60" w:type="dxa"/>
              <w:left w:w="120" w:type="dxa"/>
              <w:bottom w:w="60" w:type="dxa"/>
              <w:right w:w="120" w:type="dxa"/>
            </w:tcMar>
          </w:tcPr>
          <w:p w14:paraId="6818AD88" w14:textId="77777777" w:rsidR="0070014C" w:rsidRDefault="003B6AA0">
            <w:r>
              <w:rPr>
                <w:color w:val="1A2332"/>
                <w:sz w:val="18"/>
                <w:szCs w:val="18"/>
              </w:rPr>
              <w:t>gex-platform-enhanced (UPDM) [NEW]</w:t>
            </w:r>
          </w:p>
        </w:tc>
        <w:tc>
          <w:tcPr>
            <w:tcW w:w="1164" w:type="dxa"/>
            <w:shd w:val="clear" w:color="auto" w:fill="F4FAFA"/>
            <w:tcMar>
              <w:top w:w="60" w:type="dxa"/>
              <w:left w:w="120" w:type="dxa"/>
              <w:bottom w:w="60" w:type="dxa"/>
              <w:right w:w="120" w:type="dxa"/>
            </w:tcMar>
          </w:tcPr>
          <w:p w14:paraId="15C63045" w14:textId="77777777" w:rsidR="0070014C" w:rsidRDefault="003B6AA0">
            <w:r>
              <w:rPr>
                <w:color w:val="1A2332"/>
                <w:sz w:val="18"/>
                <w:szCs w:val="18"/>
              </w:rPr>
              <w:t>~13 fields</w:t>
            </w:r>
          </w:p>
        </w:tc>
        <w:tc>
          <w:tcPr>
            <w:tcW w:w="1707" w:type="dxa"/>
            <w:shd w:val="clear" w:color="auto" w:fill="F4FAFA"/>
            <w:tcMar>
              <w:top w:w="60" w:type="dxa"/>
              <w:left w:w="120" w:type="dxa"/>
              <w:bottom w:w="60" w:type="dxa"/>
              <w:right w:w="120" w:type="dxa"/>
            </w:tcMar>
          </w:tcPr>
          <w:p w14:paraId="6F369630" w14:textId="77777777" w:rsidR="0070014C" w:rsidRDefault="003B6AA0">
            <w:r>
              <w:rPr>
                <w:color w:val="1A2332"/>
                <w:sz w:val="18"/>
                <w:szCs w:val="18"/>
              </w:rPr>
              <w:t>§4.3</w:t>
            </w:r>
          </w:p>
        </w:tc>
      </w:tr>
      <w:tr w:rsidR="002E6D29" w14:paraId="0603941E" w14:textId="77777777" w:rsidTr="005E16E3">
        <w:tc>
          <w:tcPr>
            <w:tcW w:w="2691" w:type="dxa"/>
            <w:shd w:val="clear" w:color="auto" w:fill="FFFFFF"/>
            <w:tcMar>
              <w:top w:w="60" w:type="dxa"/>
              <w:left w:w="120" w:type="dxa"/>
              <w:bottom w:w="60" w:type="dxa"/>
              <w:right w:w="120" w:type="dxa"/>
            </w:tcMar>
          </w:tcPr>
          <w:p w14:paraId="784704BD" w14:textId="77777777" w:rsidR="0070014C" w:rsidRDefault="003B6AA0">
            <w:r>
              <w:rPr>
                <w:color w:val="1A2332"/>
                <w:sz w:val="18"/>
                <w:szCs w:val="18"/>
              </w:rPr>
              <w:t>CAPITAL_TRANCHES</w:t>
            </w:r>
          </w:p>
        </w:tc>
        <w:tc>
          <w:tcPr>
            <w:tcW w:w="2934" w:type="dxa"/>
            <w:shd w:val="clear" w:color="auto" w:fill="FFFFFF"/>
            <w:tcMar>
              <w:top w:w="60" w:type="dxa"/>
              <w:left w:w="120" w:type="dxa"/>
              <w:bottom w:w="60" w:type="dxa"/>
              <w:right w:w="120" w:type="dxa"/>
            </w:tcMar>
          </w:tcPr>
          <w:p w14:paraId="578DB301" w14:textId="77777777" w:rsidR="0070014C" w:rsidRDefault="003B6AA0">
            <w:r>
              <w:rPr>
                <w:color w:val="1A2332"/>
                <w:sz w:val="18"/>
                <w:szCs w:val="18"/>
              </w:rPr>
              <w:t>gex-platform-enhanced (UPDM) [EXTEND]</w:t>
            </w:r>
          </w:p>
        </w:tc>
        <w:tc>
          <w:tcPr>
            <w:tcW w:w="1164" w:type="dxa"/>
            <w:shd w:val="clear" w:color="auto" w:fill="FFFFFF"/>
            <w:tcMar>
              <w:top w:w="60" w:type="dxa"/>
              <w:left w:w="120" w:type="dxa"/>
              <w:bottom w:w="60" w:type="dxa"/>
              <w:right w:w="120" w:type="dxa"/>
            </w:tcMar>
          </w:tcPr>
          <w:p w14:paraId="72192060" w14:textId="77777777" w:rsidR="0070014C" w:rsidRDefault="003B6AA0">
            <w:r>
              <w:rPr>
                <w:color w:val="1A2332"/>
                <w:sz w:val="18"/>
                <w:szCs w:val="18"/>
              </w:rPr>
              <w:t>~15 fields with subtype</w:t>
            </w:r>
          </w:p>
        </w:tc>
        <w:tc>
          <w:tcPr>
            <w:tcW w:w="1707" w:type="dxa"/>
            <w:shd w:val="clear" w:color="auto" w:fill="FFFFFF"/>
            <w:tcMar>
              <w:top w:w="60" w:type="dxa"/>
              <w:left w:w="120" w:type="dxa"/>
              <w:bottom w:w="60" w:type="dxa"/>
              <w:right w:w="120" w:type="dxa"/>
            </w:tcMar>
          </w:tcPr>
          <w:p w14:paraId="48FBFC1C" w14:textId="77777777" w:rsidR="0070014C" w:rsidRDefault="003B6AA0">
            <w:r>
              <w:rPr>
                <w:color w:val="1A2332"/>
                <w:sz w:val="18"/>
                <w:szCs w:val="18"/>
              </w:rPr>
              <w:t>§4.4</w:t>
            </w:r>
          </w:p>
        </w:tc>
      </w:tr>
      <w:tr w:rsidR="002E6D29" w14:paraId="72964CA5" w14:textId="77777777" w:rsidTr="005E16E3">
        <w:tc>
          <w:tcPr>
            <w:tcW w:w="2691" w:type="dxa"/>
            <w:shd w:val="clear" w:color="auto" w:fill="F4FAFA"/>
            <w:tcMar>
              <w:top w:w="60" w:type="dxa"/>
              <w:left w:w="120" w:type="dxa"/>
              <w:bottom w:w="60" w:type="dxa"/>
              <w:right w:w="120" w:type="dxa"/>
            </w:tcMar>
          </w:tcPr>
          <w:p w14:paraId="5256037C" w14:textId="77777777" w:rsidR="0070014C" w:rsidRDefault="003B6AA0">
            <w:r>
              <w:rPr>
                <w:color w:val="1A2332"/>
                <w:sz w:val="18"/>
                <w:szCs w:val="18"/>
              </w:rPr>
              <w:t>DFI_CRITERIA</w:t>
            </w:r>
          </w:p>
        </w:tc>
        <w:tc>
          <w:tcPr>
            <w:tcW w:w="2934" w:type="dxa"/>
            <w:shd w:val="clear" w:color="auto" w:fill="F4FAFA"/>
            <w:tcMar>
              <w:top w:w="60" w:type="dxa"/>
              <w:left w:w="120" w:type="dxa"/>
              <w:bottom w:w="60" w:type="dxa"/>
              <w:right w:w="120" w:type="dxa"/>
            </w:tcMar>
          </w:tcPr>
          <w:p w14:paraId="48D09BEA" w14:textId="77777777" w:rsidR="0070014C" w:rsidRDefault="003B6AA0">
            <w:r>
              <w:rPr>
                <w:color w:val="1A2332"/>
                <w:sz w:val="18"/>
                <w:szCs w:val="18"/>
              </w:rPr>
              <w:t>gex-platform-enhanced (UPDM) [NEW]</w:t>
            </w:r>
          </w:p>
        </w:tc>
        <w:tc>
          <w:tcPr>
            <w:tcW w:w="1164" w:type="dxa"/>
            <w:shd w:val="clear" w:color="auto" w:fill="F4FAFA"/>
            <w:tcMar>
              <w:top w:w="60" w:type="dxa"/>
              <w:left w:w="120" w:type="dxa"/>
              <w:bottom w:w="60" w:type="dxa"/>
              <w:right w:w="120" w:type="dxa"/>
            </w:tcMar>
          </w:tcPr>
          <w:p w14:paraId="05FA411E" w14:textId="77777777" w:rsidR="0070014C" w:rsidRDefault="003B6AA0">
            <w:r>
              <w:rPr>
                <w:color w:val="1A2332"/>
                <w:sz w:val="18"/>
                <w:szCs w:val="18"/>
              </w:rPr>
              <w:t>~11 fields</w:t>
            </w:r>
          </w:p>
        </w:tc>
        <w:tc>
          <w:tcPr>
            <w:tcW w:w="1707" w:type="dxa"/>
            <w:shd w:val="clear" w:color="auto" w:fill="F4FAFA"/>
            <w:tcMar>
              <w:top w:w="60" w:type="dxa"/>
              <w:left w:w="120" w:type="dxa"/>
              <w:bottom w:w="60" w:type="dxa"/>
              <w:right w:w="120" w:type="dxa"/>
            </w:tcMar>
          </w:tcPr>
          <w:p w14:paraId="6CA0DEF5" w14:textId="77777777" w:rsidR="0070014C" w:rsidRDefault="003B6AA0">
            <w:r>
              <w:rPr>
                <w:color w:val="1A2332"/>
                <w:sz w:val="18"/>
                <w:szCs w:val="18"/>
              </w:rPr>
              <w:t>§4.5</w:t>
            </w:r>
          </w:p>
        </w:tc>
      </w:tr>
      <w:tr w:rsidR="002E6D29" w14:paraId="3E4F67B0" w14:textId="77777777" w:rsidTr="005E16E3">
        <w:tc>
          <w:tcPr>
            <w:tcW w:w="2691" w:type="dxa"/>
            <w:shd w:val="clear" w:color="auto" w:fill="FFFFFF"/>
            <w:tcMar>
              <w:top w:w="60" w:type="dxa"/>
              <w:left w:w="120" w:type="dxa"/>
              <w:bottom w:w="60" w:type="dxa"/>
              <w:right w:w="120" w:type="dxa"/>
            </w:tcMar>
          </w:tcPr>
          <w:p w14:paraId="0B0748A9" w14:textId="77777777" w:rsidR="0070014C" w:rsidRDefault="003B6AA0">
            <w:r>
              <w:rPr>
                <w:color w:val="1A2332"/>
                <w:sz w:val="18"/>
                <w:szCs w:val="18"/>
              </w:rPr>
              <w:t>TOKENS</w:t>
            </w:r>
          </w:p>
        </w:tc>
        <w:tc>
          <w:tcPr>
            <w:tcW w:w="2934" w:type="dxa"/>
            <w:shd w:val="clear" w:color="auto" w:fill="FFFFFF"/>
            <w:tcMar>
              <w:top w:w="60" w:type="dxa"/>
              <w:left w:w="120" w:type="dxa"/>
              <w:bottom w:w="60" w:type="dxa"/>
              <w:right w:w="120" w:type="dxa"/>
            </w:tcMar>
          </w:tcPr>
          <w:p w14:paraId="317B3278" w14:textId="77777777" w:rsidR="0070014C" w:rsidRDefault="003B6AA0">
            <w:r>
              <w:rPr>
                <w:color w:val="1A2332"/>
                <w:sz w:val="18"/>
                <w:szCs w:val="18"/>
              </w:rPr>
              <w:t>gex-platform-enhanced (tokens_sqlite) [EXTEND]</w:t>
            </w:r>
          </w:p>
        </w:tc>
        <w:tc>
          <w:tcPr>
            <w:tcW w:w="1164" w:type="dxa"/>
            <w:shd w:val="clear" w:color="auto" w:fill="FFFFFF"/>
            <w:tcMar>
              <w:top w:w="60" w:type="dxa"/>
              <w:left w:w="120" w:type="dxa"/>
              <w:bottom w:w="60" w:type="dxa"/>
              <w:right w:w="120" w:type="dxa"/>
            </w:tcMar>
          </w:tcPr>
          <w:p w14:paraId="5E4BEC79" w14:textId="77777777" w:rsidR="0070014C" w:rsidRDefault="003B6AA0">
            <w:r>
              <w:rPr>
                <w:color w:val="1A2332"/>
                <w:sz w:val="18"/>
                <w:szCs w:val="18"/>
              </w:rPr>
              <w:t>~16 fields</w:t>
            </w:r>
          </w:p>
        </w:tc>
        <w:tc>
          <w:tcPr>
            <w:tcW w:w="1707" w:type="dxa"/>
            <w:shd w:val="clear" w:color="auto" w:fill="FFFFFF"/>
            <w:tcMar>
              <w:top w:w="60" w:type="dxa"/>
              <w:left w:w="120" w:type="dxa"/>
              <w:bottom w:w="60" w:type="dxa"/>
              <w:right w:w="120" w:type="dxa"/>
            </w:tcMar>
          </w:tcPr>
          <w:p w14:paraId="21BBD7B8" w14:textId="77777777" w:rsidR="0070014C" w:rsidRDefault="003B6AA0">
            <w:r>
              <w:rPr>
                <w:color w:val="1A2332"/>
                <w:sz w:val="18"/>
                <w:szCs w:val="18"/>
              </w:rPr>
              <w:t>§5.1</w:t>
            </w:r>
          </w:p>
        </w:tc>
      </w:tr>
      <w:tr w:rsidR="002E6D29" w14:paraId="5A017CF7" w14:textId="77777777" w:rsidTr="005E16E3">
        <w:tc>
          <w:tcPr>
            <w:tcW w:w="2691" w:type="dxa"/>
            <w:shd w:val="clear" w:color="auto" w:fill="F4FAFA"/>
            <w:tcMar>
              <w:top w:w="60" w:type="dxa"/>
              <w:left w:w="120" w:type="dxa"/>
              <w:bottom w:w="60" w:type="dxa"/>
              <w:right w:w="120" w:type="dxa"/>
            </w:tcMar>
          </w:tcPr>
          <w:p w14:paraId="0749AD79" w14:textId="77777777" w:rsidR="0070014C" w:rsidRDefault="003B6AA0">
            <w:r>
              <w:rPr>
                <w:color w:val="1A2332"/>
                <w:sz w:val="18"/>
                <w:szCs w:val="18"/>
              </w:rPr>
              <w:t>MASS_BALANCE_LOT</w:t>
            </w:r>
          </w:p>
        </w:tc>
        <w:tc>
          <w:tcPr>
            <w:tcW w:w="2934" w:type="dxa"/>
            <w:shd w:val="clear" w:color="auto" w:fill="F4FAFA"/>
            <w:tcMar>
              <w:top w:w="60" w:type="dxa"/>
              <w:left w:w="120" w:type="dxa"/>
              <w:bottom w:w="60" w:type="dxa"/>
              <w:right w:w="120" w:type="dxa"/>
            </w:tcMar>
          </w:tcPr>
          <w:p w14:paraId="3090A8F7" w14:textId="77777777" w:rsidR="0070014C" w:rsidRDefault="003B6AA0">
            <w:r>
              <w:rPr>
                <w:color w:val="1A2332"/>
                <w:sz w:val="18"/>
                <w:szCs w:val="18"/>
              </w:rPr>
              <w:t>gex-platform-enhanced [NEW]</w:t>
            </w:r>
          </w:p>
        </w:tc>
        <w:tc>
          <w:tcPr>
            <w:tcW w:w="1164" w:type="dxa"/>
            <w:shd w:val="clear" w:color="auto" w:fill="F4FAFA"/>
            <w:tcMar>
              <w:top w:w="60" w:type="dxa"/>
              <w:left w:w="120" w:type="dxa"/>
              <w:bottom w:w="60" w:type="dxa"/>
              <w:right w:w="120" w:type="dxa"/>
            </w:tcMar>
          </w:tcPr>
          <w:p w14:paraId="38AED370" w14:textId="77777777" w:rsidR="0070014C" w:rsidRDefault="003B6AA0">
            <w:r>
              <w:rPr>
                <w:color w:val="1A2332"/>
                <w:sz w:val="18"/>
                <w:szCs w:val="18"/>
              </w:rPr>
              <w:t>~8 fields</w:t>
            </w:r>
          </w:p>
        </w:tc>
        <w:tc>
          <w:tcPr>
            <w:tcW w:w="1707" w:type="dxa"/>
            <w:shd w:val="clear" w:color="auto" w:fill="F4FAFA"/>
            <w:tcMar>
              <w:top w:w="60" w:type="dxa"/>
              <w:left w:w="120" w:type="dxa"/>
              <w:bottom w:w="60" w:type="dxa"/>
              <w:right w:w="120" w:type="dxa"/>
            </w:tcMar>
          </w:tcPr>
          <w:p w14:paraId="25F24302" w14:textId="77777777" w:rsidR="0070014C" w:rsidRDefault="003B6AA0">
            <w:r>
              <w:rPr>
                <w:color w:val="1A2332"/>
                <w:sz w:val="18"/>
                <w:szCs w:val="18"/>
              </w:rPr>
              <w:t>§5.4</w:t>
            </w:r>
          </w:p>
        </w:tc>
      </w:tr>
      <w:tr w:rsidR="002E6D29" w14:paraId="2F4F9911" w14:textId="77777777" w:rsidTr="005E16E3">
        <w:tc>
          <w:tcPr>
            <w:tcW w:w="2691" w:type="dxa"/>
            <w:shd w:val="clear" w:color="auto" w:fill="FFFFFF"/>
            <w:tcMar>
              <w:top w:w="60" w:type="dxa"/>
              <w:left w:w="120" w:type="dxa"/>
              <w:bottom w:w="60" w:type="dxa"/>
              <w:right w:w="120" w:type="dxa"/>
            </w:tcMar>
          </w:tcPr>
          <w:p w14:paraId="0623F663" w14:textId="77777777" w:rsidR="0070014C" w:rsidRDefault="003B6AA0">
            <w:r>
              <w:rPr>
                <w:color w:val="1A2332"/>
                <w:sz w:val="18"/>
                <w:szCs w:val="18"/>
              </w:rPr>
              <w:t>LISTINGS</w:t>
            </w:r>
          </w:p>
        </w:tc>
        <w:tc>
          <w:tcPr>
            <w:tcW w:w="2934" w:type="dxa"/>
            <w:shd w:val="clear" w:color="auto" w:fill="FFFFFF"/>
            <w:tcMar>
              <w:top w:w="60" w:type="dxa"/>
              <w:left w:w="120" w:type="dxa"/>
              <w:bottom w:w="60" w:type="dxa"/>
              <w:right w:w="120" w:type="dxa"/>
            </w:tcMar>
          </w:tcPr>
          <w:p w14:paraId="2CAFE199" w14:textId="77777777" w:rsidR="0070014C" w:rsidRDefault="003B6AA0">
            <w:r>
              <w:rPr>
                <w:color w:val="1A2332"/>
                <w:sz w:val="18"/>
                <w:szCs w:val="18"/>
              </w:rPr>
              <w:t>gex-platform-enhanced (marketplace_sqlite) [EXTEND]</w:t>
            </w:r>
          </w:p>
        </w:tc>
        <w:tc>
          <w:tcPr>
            <w:tcW w:w="1164" w:type="dxa"/>
            <w:shd w:val="clear" w:color="auto" w:fill="FFFFFF"/>
            <w:tcMar>
              <w:top w:w="60" w:type="dxa"/>
              <w:left w:w="120" w:type="dxa"/>
              <w:bottom w:w="60" w:type="dxa"/>
              <w:right w:w="120" w:type="dxa"/>
            </w:tcMar>
          </w:tcPr>
          <w:p w14:paraId="726E75CF" w14:textId="77777777" w:rsidR="0070014C" w:rsidRDefault="003B6AA0">
            <w:r>
              <w:rPr>
                <w:color w:val="1A2332"/>
                <w:sz w:val="18"/>
                <w:szCs w:val="18"/>
              </w:rPr>
              <w:t>~17 fields</w:t>
            </w:r>
          </w:p>
        </w:tc>
        <w:tc>
          <w:tcPr>
            <w:tcW w:w="1707" w:type="dxa"/>
            <w:shd w:val="clear" w:color="auto" w:fill="FFFFFF"/>
            <w:tcMar>
              <w:top w:w="60" w:type="dxa"/>
              <w:left w:w="120" w:type="dxa"/>
              <w:bottom w:w="60" w:type="dxa"/>
              <w:right w:w="120" w:type="dxa"/>
            </w:tcMar>
          </w:tcPr>
          <w:p w14:paraId="12AA6E21" w14:textId="77777777" w:rsidR="0070014C" w:rsidRDefault="003B6AA0">
            <w:r>
              <w:rPr>
                <w:color w:val="1A2332"/>
                <w:sz w:val="18"/>
                <w:szCs w:val="18"/>
              </w:rPr>
              <w:t>§6.1</w:t>
            </w:r>
          </w:p>
        </w:tc>
      </w:tr>
      <w:tr w:rsidR="002E6D29" w14:paraId="7553E92A" w14:textId="77777777" w:rsidTr="005E16E3">
        <w:tc>
          <w:tcPr>
            <w:tcW w:w="2691" w:type="dxa"/>
            <w:shd w:val="clear" w:color="auto" w:fill="F4FAFA"/>
            <w:tcMar>
              <w:top w:w="60" w:type="dxa"/>
              <w:left w:w="120" w:type="dxa"/>
              <w:bottom w:w="60" w:type="dxa"/>
              <w:right w:w="120" w:type="dxa"/>
            </w:tcMar>
          </w:tcPr>
          <w:p w14:paraId="1BAFFA0B" w14:textId="77777777" w:rsidR="0070014C" w:rsidRDefault="003B6AA0">
            <w:r>
              <w:rPr>
                <w:color w:val="1A2332"/>
                <w:sz w:val="18"/>
                <w:szCs w:val="18"/>
              </w:rPr>
              <w:t>BUYER_MANDATE</w:t>
            </w:r>
          </w:p>
        </w:tc>
        <w:tc>
          <w:tcPr>
            <w:tcW w:w="2934" w:type="dxa"/>
            <w:shd w:val="clear" w:color="auto" w:fill="F4FAFA"/>
            <w:tcMar>
              <w:top w:w="60" w:type="dxa"/>
              <w:left w:w="120" w:type="dxa"/>
              <w:bottom w:w="60" w:type="dxa"/>
              <w:right w:w="120" w:type="dxa"/>
            </w:tcMar>
          </w:tcPr>
          <w:p w14:paraId="49183BCE" w14:textId="77777777" w:rsidR="0070014C" w:rsidRDefault="003B6AA0">
            <w:r>
              <w:rPr>
                <w:color w:val="1A2332"/>
                <w:sz w:val="18"/>
                <w:szCs w:val="18"/>
              </w:rPr>
              <w:t>gex-platform-enhanced [NEW]</w:t>
            </w:r>
          </w:p>
        </w:tc>
        <w:tc>
          <w:tcPr>
            <w:tcW w:w="1164" w:type="dxa"/>
            <w:shd w:val="clear" w:color="auto" w:fill="F4FAFA"/>
            <w:tcMar>
              <w:top w:w="60" w:type="dxa"/>
              <w:left w:w="120" w:type="dxa"/>
              <w:bottom w:w="60" w:type="dxa"/>
              <w:right w:w="120" w:type="dxa"/>
            </w:tcMar>
          </w:tcPr>
          <w:p w14:paraId="41BB3670" w14:textId="77777777" w:rsidR="0070014C" w:rsidRDefault="003B6AA0">
            <w:r>
              <w:rPr>
                <w:color w:val="1A2332"/>
                <w:sz w:val="18"/>
                <w:szCs w:val="18"/>
              </w:rPr>
              <w:t>~10 fields</w:t>
            </w:r>
          </w:p>
        </w:tc>
        <w:tc>
          <w:tcPr>
            <w:tcW w:w="1707" w:type="dxa"/>
            <w:shd w:val="clear" w:color="auto" w:fill="F4FAFA"/>
            <w:tcMar>
              <w:top w:w="60" w:type="dxa"/>
              <w:left w:w="120" w:type="dxa"/>
              <w:bottom w:w="60" w:type="dxa"/>
              <w:right w:w="120" w:type="dxa"/>
            </w:tcMar>
          </w:tcPr>
          <w:p w14:paraId="4624300B" w14:textId="77777777" w:rsidR="0070014C" w:rsidRDefault="003B6AA0">
            <w:r>
              <w:rPr>
                <w:color w:val="1A2332"/>
                <w:sz w:val="18"/>
                <w:szCs w:val="18"/>
              </w:rPr>
              <w:t>§6.2</w:t>
            </w:r>
          </w:p>
        </w:tc>
      </w:tr>
      <w:tr w:rsidR="002E6D29" w14:paraId="516533A7" w14:textId="77777777" w:rsidTr="005E16E3">
        <w:tc>
          <w:tcPr>
            <w:tcW w:w="2691" w:type="dxa"/>
            <w:shd w:val="clear" w:color="auto" w:fill="FFFFFF"/>
            <w:tcMar>
              <w:top w:w="60" w:type="dxa"/>
              <w:left w:w="120" w:type="dxa"/>
              <w:bottom w:w="60" w:type="dxa"/>
              <w:right w:w="120" w:type="dxa"/>
            </w:tcMar>
          </w:tcPr>
          <w:p w14:paraId="2F24E1ED" w14:textId="77777777" w:rsidR="0070014C" w:rsidRDefault="003B6AA0">
            <w:r>
              <w:rPr>
                <w:color w:val="1A2332"/>
                <w:sz w:val="18"/>
                <w:szCs w:val="18"/>
              </w:rPr>
              <w:t>CONTRACTS</w:t>
            </w:r>
          </w:p>
        </w:tc>
        <w:tc>
          <w:tcPr>
            <w:tcW w:w="2934" w:type="dxa"/>
            <w:shd w:val="clear" w:color="auto" w:fill="FFFFFF"/>
            <w:tcMar>
              <w:top w:w="60" w:type="dxa"/>
              <w:left w:w="120" w:type="dxa"/>
              <w:bottom w:w="60" w:type="dxa"/>
              <w:right w:w="120" w:type="dxa"/>
            </w:tcMar>
          </w:tcPr>
          <w:p w14:paraId="34FC09B4" w14:textId="77777777" w:rsidR="0070014C" w:rsidRDefault="003B6AA0">
            <w:r>
              <w:rPr>
                <w:color w:val="1A2332"/>
                <w:sz w:val="18"/>
                <w:szCs w:val="18"/>
              </w:rPr>
              <w:t>gex-platform-enhanced (contracts_sqlite) [EXTEND]</w:t>
            </w:r>
          </w:p>
        </w:tc>
        <w:tc>
          <w:tcPr>
            <w:tcW w:w="1164" w:type="dxa"/>
            <w:shd w:val="clear" w:color="auto" w:fill="FFFFFF"/>
            <w:tcMar>
              <w:top w:w="60" w:type="dxa"/>
              <w:left w:w="120" w:type="dxa"/>
              <w:bottom w:w="60" w:type="dxa"/>
              <w:right w:w="120" w:type="dxa"/>
            </w:tcMar>
          </w:tcPr>
          <w:p w14:paraId="440D189B" w14:textId="77777777" w:rsidR="0070014C" w:rsidRDefault="003B6AA0">
            <w:r>
              <w:rPr>
                <w:color w:val="1A2332"/>
                <w:sz w:val="18"/>
                <w:szCs w:val="18"/>
              </w:rPr>
              <w:t>~14 fields</w:t>
            </w:r>
          </w:p>
        </w:tc>
        <w:tc>
          <w:tcPr>
            <w:tcW w:w="1707" w:type="dxa"/>
            <w:shd w:val="clear" w:color="auto" w:fill="FFFFFF"/>
            <w:tcMar>
              <w:top w:w="60" w:type="dxa"/>
              <w:left w:w="120" w:type="dxa"/>
              <w:bottom w:w="60" w:type="dxa"/>
              <w:right w:w="120" w:type="dxa"/>
            </w:tcMar>
          </w:tcPr>
          <w:p w14:paraId="4575C075" w14:textId="77777777" w:rsidR="0070014C" w:rsidRDefault="003B6AA0">
            <w:r>
              <w:rPr>
                <w:color w:val="1A2332"/>
                <w:sz w:val="18"/>
                <w:szCs w:val="18"/>
              </w:rPr>
              <w:t>§6.3</w:t>
            </w:r>
          </w:p>
        </w:tc>
      </w:tr>
      <w:tr w:rsidR="002E6D29" w14:paraId="014BBFDE" w14:textId="77777777" w:rsidTr="005E16E3">
        <w:tc>
          <w:tcPr>
            <w:tcW w:w="2691" w:type="dxa"/>
            <w:shd w:val="clear" w:color="auto" w:fill="F4FAFA"/>
            <w:tcMar>
              <w:top w:w="60" w:type="dxa"/>
              <w:left w:w="120" w:type="dxa"/>
              <w:bottom w:w="60" w:type="dxa"/>
              <w:right w:w="120" w:type="dxa"/>
            </w:tcMar>
          </w:tcPr>
          <w:p w14:paraId="327B5DC4" w14:textId="77777777" w:rsidR="0070014C" w:rsidRDefault="003B6AA0">
            <w:r>
              <w:rPr>
                <w:color w:val="1A2332"/>
                <w:sz w:val="18"/>
                <w:szCs w:val="18"/>
              </w:rPr>
              <w:t>ADJACENCY_COHORT</w:t>
            </w:r>
          </w:p>
        </w:tc>
        <w:tc>
          <w:tcPr>
            <w:tcW w:w="2934" w:type="dxa"/>
            <w:shd w:val="clear" w:color="auto" w:fill="F4FAFA"/>
            <w:tcMar>
              <w:top w:w="60" w:type="dxa"/>
              <w:left w:w="120" w:type="dxa"/>
              <w:bottom w:w="60" w:type="dxa"/>
              <w:right w:w="120" w:type="dxa"/>
            </w:tcMar>
          </w:tcPr>
          <w:p w14:paraId="41C908B6" w14:textId="77777777" w:rsidR="0070014C" w:rsidRDefault="003B6AA0">
            <w:r>
              <w:rPr>
                <w:color w:val="1A2332"/>
                <w:sz w:val="18"/>
                <w:szCs w:val="18"/>
              </w:rPr>
              <w:t>gex_pf_engine/core/adjacency.py [NEW v4.1]</w:t>
            </w:r>
          </w:p>
        </w:tc>
        <w:tc>
          <w:tcPr>
            <w:tcW w:w="1164" w:type="dxa"/>
            <w:shd w:val="clear" w:color="auto" w:fill="F4FAFA"/>
            <w:tcMar>
              <w:top w:w="60" w:type="dxa"/>
              <w:left w:w="120" w:type="dxa"/>
              <w:bottom w:w="60" w:type="dxa"/>
              <w:right w:w="120" w:type="dxa"/>
            </w:tcMar>
          </w:tcPr>
          <w:p w14:paraId="58600628" w14:textId="77777777" w:rsidR="0070014C" w:rsidRDefault="003B6AA0">
            <w:r>
              <w:rPr>
                <w:color w:val="1A2332"/>
                <w:sz w:val="18"/>
                <w:szCs w:val="18"/>
              </w:rPr>
              <w:t>derived (nightly)</w:t>
            </w:r>
          </w:p>
        </w:tc>
        <w:tc>
          <w:tcPr>
            <w:tcW w:w="1707" w:type="dxa"/>
            <w:shd w:val="clear" w:color="auto" w:fill="F4FAFA"/>
            <w:tcMar>
              <w:top w:w="60" w:type="dxa"/>
              <w:left w:w="120" w:type="dxa"/>
              <w:bottom w:w="60" w:type="dxa"/>
              <w:right w:w="120" w:type="dxa"/>
            </w:tcMar>
          </w:tcPr>
          <w:p w14:paraId="76D916C7" w14:textId="77777777" w:rsidR="0070014C" w:rsidRDefault="003B6AA0">
            <w:r>
              <w:rPr>
                <w:color w:val="1A2332"/>
                <w:sz w:val="18"/>
                <w:szCs w:val="18"/>
              </w:rPr>
              <w:t>§3.5</w:t>
            </w:r>
          </w:p>
        </w:tc>
      </w:tr>
      <w:tr w:rsidR="002E6D29" w14:paraId="59035A10" w14:textId="77777777" w:rsidTr="005E16E3">
        <w:trPr>
          <w:trHeight w:val="531"/>
        </w:trPr>
        <w:tc>
          <w:tcPr>
            <w:tcW w:w="2691" w:type="dxa"/>
            <w:shd w:val="clear" w:color="auto" w:fill="FFFFFF"/>
            <w:tcMar>
              <w:top w:w="60" w:type="dxa"/>
              <w:left w:w="120" w:type="dxa"/>
              <w:bottom w:w="60" w:type="dxa"/>
              <w:right w:w="120" w:type="dxa"/>
            </w:tcMar>
          </w:tcPr>
          <w:p w14:paraId="520C4698" w14:textId="77777777" w:rsidR="0070014C" w:rsidRDefault="003B6AA0">
            <w:r>
              <w:rPr>
                <w:color w:val="1A2332"/>
                <w:sz w:val="18"/>
                <w:szCs w:val="18"/>
              </w:rPr>
              <w:t>EVIDENCE_LEDGER</w:t>
            </w:r>
          </w:p>
        </w:tc>
        <w:tc>
          <w:tcPr>
            <w:tcW w:w="2934" w:type="dxa"/>
            <w:shd w:val="clear" w:color="auto" w:fill="FFFFFF"/>
            <w:tcMar>
              <w:top w:w="60" w:type="dxa"/>
              <w:left w:w="120" w:type="dxa"/>
              <w:bottom w:w="60" w:type="dxa"/>
              <w:right w:w="120" w:type="dxa"/>
            </w:tcMar>
          </w:tcPr>
          <w:p w14:paraId="3BFD0FBC" w14:textId="77777777" w:rsidR="0070014C" w:rsidRDefault="003B6AA0">
            <w:r>
              <w:rPr>
                <w:color w:val="1A2332"/>
                <w:sz w:val="18"/>
                <w:szCs w:val="18"/>
              </w:rPr>
              <w:t>gex-platform-enhanced (cross-cutting)</w:t>
            </w:r>
          </w:p>
        </w:tc>
        <w:tc>
          <w:tcPr>
            <w:tcW w:w="1164" w:type="dxa"/>
            <w:shd w:val="clear" w:color="auto" w:fill="FFFFFF"/>
            <w:tcMar>
              <w:top w:w="60" w:type="dxa"/>
              <w:left w:w="120" w:type="dxa"/>
              <w:bottom w:w="60" w:type="dxa"/>
              <w:right w:w="120" w:type="dxa"/>
            </w:tcMar>
          </w:tcPr>
          <w:p w14:paraId="76516E6B" w14:textId="77777777" w:rsidR="0070014C" w:rsidRDefault="003B6AA0">
            <w:r>
              <w:rPr>
                <w:color w:val="1A2332"/>
                <w:sz w:val="18"/>
                <w:szCs w:val="18"/>
              </w:rPr>
              <w:t>Append-only hash chain</w:t>
            </w:r>
          </w:p>
        </w:tc>
        <w:tc>
          <w:tcPr>
            <w:tcW w:w="1707" w:type="dxa"/>
            <w:shd w:val="clear" w:color="auto" w:fill="FFFFFF"/>
            <w:tcMar>
              <w:top w:w="60" w:type="dxa"/>
              <w:left w:w="120" w:type="dxa"/>
              <w:bottom w:w="60" w:type="dxa"/>
              <w:right w:w="120" w:type="dxa"/>
            </w:tcMar>
          </w:tcPr>
          <w:p w14:paraId="2D05F7E2" w14:textId="77777777" w:rsidR="0070014C" w:rsidRDefault="003B6AA0">
            <w:r>
              <w:rPr>
                <w:color w:val="1A2332"/>
                <w:sz w:val="18"/>
                <w:szCs w:val="18"/>
              </w:rPr>
              <w:t>§4.7</w:t>
            </w:r>
          </w:p>
        </w:tc>
      </w:tr>
      <w:tr w:rsidR="002E6D29" w14:paraId="286BFF12" w14:textId="77777777" w:rsidTr="005E16E3">
        <w:tc>
          <w:tcPr>
            <w:tcW w:w="2691" w:type="dxa"/>
            <w:shd w:val="clear" w:color="auto" w:fill="FFFFFF"/>
            <w:tcMar>
              <w:top w:w="60" w:type="dxa"/>
              <w:left w:w="120" w:type="dxa"/>
              <w:bottom w:w="60" w:type="dxa"/>
              <w:right w:w="120" w:type="dxa"/>
            </w:tcMar>
          </w:tcPr>
          <w:p w14:paraId="70A30428" w14:textId="77777777" w:rsidR="005E16E3" w:rsidRPr="005E16E3" w:rsidRDefault="005E16E3" w:rsidP="003B6AA0">
            <w:pPr>
              <w:rPr>
                <w:color w:val="1A2332"/>
                <w:sz w:val="18"/>
                <w:szCs w:val="18"/>
              </w:rPr>
            </w:pPr>
            <w:r>
              <w:rPr>
                <w:color w:val="1A2332"/>
                <w:sz w:val="18"/>
                <w:szCs w:val="18"/>
              </w:rPr>
              <w:t>SETTLEMENT_EVENTS</w:t>
            </w:r>
          </w:p>
        </w:tc>
        <w:tc>
          <w:tcPr>
            <w:tcW w:w="2934" w:type="dxa"/>
            <w:shd w:val="clear" w:color="auto" w:fill="FFFFFF"/>
            <w:tcMar>
              <w:top w:w="60" w:type="dxa"/>
              <w:left w:w="120" w:type="dxa"/>
              <w:bottom w:w="60" w:type="dxa"/>
              <w:right w:w="120" w:type="dxa"/>
            </w:tcMar>
          </w:tcPr>
          <w:p w14:paraId="38E36566" w14:textId="77777777" w:rsidR="005E16E3" w:rsidRPr="005E16E3" w:rsidRDefault="005E16E3" w:rsidP="003B6AA0">
            <w:pPr>
              <w:rPr>
                <w:color w:val="1A2332"/>
                <w:sz w:val="18"/>
                <w:szCs w:val="18"/>
              </w:rPr>
            </w:pPr>
            <w:r>
              <w:rPr>
                <w:color w:val="1A2332"/>
                <w:sz w:val="18"/>
                <w:szCs w:val="18"/>
              </w:rPr>
              <w:t>gex-platform-enhanced [NEW]</w:t>
            </w:r>
          </w:p>
        </w:tc>
        <w:tc>
          <w:tcPr>
            <w:tcW w:w="1164" w:type="dxa"/>
            <w:shd w:val="clear" w:color="auto" w:fill="FFFFFF"/>
            <w:tcMar>
              <w:top w:w="60" w:type="dxa"/>
              <w:left w:w="120" w:type="dxa"/>
              <w:bottom w:w="60" w:type="dxa"/>
              <w:right w:w="120" w:type="dxa"/>
            </w:tcMar>
          </w:tcPr>
          <w:p w14:paraId="06B5BF11" w14:textId="77777777" w:rsidR="005E16E3" w:rsidRPr="005E16E3" w:rsidRDefault="005E16E3" w:rsidP="003B6AA0">
            <w:pPr>
              <w:rPr>
                <w:color w:val="1A2332"/>
                <w:sz w:val="18"/>
                <w:szCs w:val="18"/>
              </w:rPr>
            </w:pPr>
            <w:r>
              <w:rPr>
                <w:color w:val="1A2332"/>
                <w:sz w:val="18"/>
                <w:szCs w:val="18"/>
              </w:rPr>
              <w:t>~8 fields</w:t>
            </w:r>
          </w:p>
        </w:tc>
        <w:tc>
          <w:tcPr>
            <w:tcW w:w="1707" w:type="dxa"/>
            <w:shd w:val="clear" w:color="auto" w:fill="FFFFFF"/>
            <w:tcMar>
              <w:top w:w="60" w:type="dxa"/>
              <w:left w:w="120" w:type="dxa"/>
              <w:bottom w:w="60" w:type="dxa"/>
              <w:right w:w="120" w:type="dxa"/>
            </w:tcMar>
          </w:tcPr>
          <w:p w14:paraId="056FADD2" w14:textId="77777777" w:rsidR="005E16E3" w:rsidRPr="005E16E3" w:rsidRDefault="005E16E3" w:rsidP="003B6AA0">
            <w:pPr>
              <w:rPr>
                <w:color w:val="1A2332"/>
                <w:sz w:val="18"/>
                <w:szCs w:val="18"/>
              </w:rPr>
            </w:pPr>
            <w:r>
              <w:rPr>
                <w:color w:val="1A2332"/>
                <w:sz w:val="18"/>
                <w:szCs w:val="18"/>
              </w:rPr>
              <w:t>§6.3</w:t>
            </w:r>
          </w:p>
        </w:tc>
      </w:tr>
      <w:tr w:rsidR="002E6D29" w14:paraId="1FB87192" w14:textId="77777777" w:rsidTr="005E16E3">
        <w:tc>
          <w:tcPr>
            <w:tcW w:w="2691" w:type="dxa"/>
            <w:shd w:val="clear" w:color="auto" w:fill="FFFFFF"/>
            <w:tcMar>
              <w:top w:w="60" w:type="dxa"/>
              <w:left w:w="120" w:type="dxa"/>
              <w:bottom w:w="60" w:type="dxa"/>
              <w:right w:w="120" w:type="dxa"/>
            </w:tcMar>
          </w:tcPr>
          <w:p w14:paraId="52252EB4" w14:textId="77777777" w:rsidR="005E16E3" w:rsidRPr="005E16E3" w:rsidRDefault="005E16E3" w:rsidP="003B6AA0">
            <w:pPr>
              <w:rPr>
                <w:color w:val="1A2332"/>
                <w:sz w:val="18"/>
                <w:szCs w:val="18"/>
              </w:rPr>
            </w:pPr>
            <w:r>
              <w:rPr>
                <w:color w:val="1A2332"/>
                <w:sz w:val="18"/>
                <w:szCs w:val="18"/>
              </w:rPr>
              <w:t>CARBON_ATTRIBUTION_EVENTS</w:t>
            </w:r>
          </w:p>
        </w:tc>
        <w:tc>
          <w:tcPr>
            <w:tcW w:w="2934" w:type="dxa"/>
            <w:shd w:val="clear" w:color="auto" w:fill="FFFFFF"/>
            <w:tcMar>
              <w:top w:w="60" w:type="dxa"/>
              <w:left w:w="120" w:type="dxa"/>
              <w:bottom w:w="60" w:type="dxa"/>
              <w:right w:w="120" w:type="dxa"/>
            </w:tcMar>
          </w:tcPr>
          <w:p w14:paraId="777D8F12" w14:textId="77777777" w:rsidR="005E16E3" w:rsidRPr="005E16E3" w:rsidRDefault="005E16E3" w:rsidP="003B6AA0">
            <w:pPr>
              <w:rPr>
                <w:color w:val="1A2332"/>
                <w:sz w:val="18"/>
                <w:szCs w:val="18"/>
              </w:rPr>
            </w:pPr>
            <w:r>
              <w:rPr>
                <w:color w:val="1A2332"/>
                <w:sz w:val="18"/>
                <w:szCs w:val="18"/>
              </w:rPr>
              <w:t>gex-platform-enhanced [NEW]</w:t>
            </w:r>
          </w:p>
        </w:tc>
        <w:tc>
          <w:tcPr>
            <w:tcW w:w="1164" w:type="dxa"/>
            <w:shd w:val="clear" w:color="auto" w:fill="FFFFFF"/>
            <w:tcMar>
              <w:top w:w="60" w:type="dxa"/>
              <w:left w:w="120" w:type="dxa"/>
              <w:bottom w:w="60" w:type="dxa"/>
              <w:right w:w="120" w:type="dxa"/>
            </w:tcMar>
          </w:tcPr>
          <w:p w14:paraId="26E6A405" w14:textId="77777777" w:rsidR="005E16E3" w:rsidRPr="005E16E3" w:rsidRDefault="005E16E3" w:rsidP="003B6AA0">
            <w:pPr>
              <w:rPr>
                <w:color w:val="1A2332"/>
                <w:sz w:val="18"/>
                <w:szCs w:val="18"/>
              </w:rPr>
            </w:pPr>
            <w:r>
              <w:rPr>
                <w:color w:val="1A2332"/>
                <w:sz w:val="18"/>
                <w:szCs w:val="18"/>
              </w:rPr>
              <w:t>~7 fields</w:t>
            </w:r>
          </w:p>
        </w:tc>
        <w:tc>
          <w:tcPr>
            <w:tcW w:w="1707" w:type="dxa"/>
            <w:shd w:val="clear" w:color="auto" w:fill="FFFFFF"/>
            <w:tcMar>
              <w:top w:w="60" w:type="dxa"/>
              <w:left w:w="120" w:type="dxa"/>
              <w:bottom w:w="60" w:type="dxa"/>
              <w:right w:w="120" w:type="dxa"/>
            </w:tcMar>
          </w:tcPr>
          <w:p w14:paraId="792F1EAB" w14:textId="77777777" w:rsidR="005E16E3" w:rsidRPr="005E16E3" w:rsidRDefault="005E16E3" w:rsidP="003B6AA0">
            <w:pPr>
              <w:rPr>
                <w:color w:val="1A2332"/>
                <w:sz w:val="18"/>
                <w:szCs w:val="18"/>
              </w:rPr>
            </w:pPr>
            <w:r>
              <w:rPr>
                <w:color w:val="1A2332"/>
                <w:sz w:val="18"/>
                <w:szCs w:val="18"/>
              </w:rPr>
              <w:t>§6.3</w:t>
            </w:r>
          </w:p>
        </w:tc>
      </w:tr>
      <w:tr w:rsidR="002E6D29" w14:paraId="574D05CC" w14:textId="77777777" w:rsidTr="005E16E3">
        <w:tc>
          <w:tcPr>
            <w:tcW w:w="2691" w:type="dxa"/>
            <w:shd w:val="clear" w:color="auto" w:fill="FFFFFF"/>
            <w:tcMar>
              <w:top w:w="60" w:type="dxa"/>
              <w:left w:w="120" w:type="dxa"/>
              <w:bottom w:w="60" w:type="dxa"/>
              <w:right w:w="120" w:type="dxa"/>
            </w:tcMar>
          </w:tcPr>
          <w:p w14:paraId="01E9B3CD" w14:textId="77777777" w:rsidR="005E16E3" w:rsidRPr="005E16E3" w:rsidRDefault="005E16E3" w:rsidP="003B6AA0">
            <w:pPr>
              <w:rPr>
                <w:color w:val="1A2332"/>
                <w:sz w:val="18"/>
                <w:szCs w:val="18"/>
              </w:rPr>
            </w:pPr>
            <w:r>
              <w:rPr>
                <w:color w:val="1A2332"/>
                <w:sz w:val="18"/>
                <w:szCs w:val="18"/>
              </w:rPr>
              <w:t>SOVEREIGN_INSTRUMENTS</w:t>
            </w:r>
          </w:p>
        </w:tc>
        <w:tc>
          <w:tcPr>
            <w:tcW w:w="2934" w:type="dxa"/>
            <w:shd w:val="clear" w:color="auto" w:fill="FFFFFF"/>
            <w:tcMar>
              <w:top w:w="60" w:type="dxa"/>
              <w:left w:w="120" w:type="dxa"/>
              <w:bottom w:w="60" w:type="dxa"/>
              <w:right w:w="120" w:type="dxa"/>
            </w:tcMar>
          </w:tcPr>
          <w:p w14:paraId="7DA37711" w14:textId="77777777" w:rsidR="005E16E3" w:rsidRPr="005E16E3" w:rsidRDefault="005E16E3" w:rsidP="003B6AA0">
            <w:pPr>
              <w:rPr>
                <w:color w:val="1A2332"/>
                <w:sz w:val="18"/>
                <w:szCs w:val="18"/>
              </w:rPr>
            </w:pPr>
            <w:r>
              <w:rPr>
                <w:color w:val="1A2332"/>
                <w:sz w:val="18"/>
                <w:szCs w:val="18"/>
              </w:rPr>
              <w:t>gex-platform-enhanced [NEW]</w:t>
            </w:r>
          </w:p>
        </w:tc>
        <w:tc>
          <w:tcPr>
            <w:tcW w:w="1164" w:type="dxa"/>
            <w:shd w:val="clear" w:color="auto" w:fill="FFFFFF"/>
            <w:tcMar>
              <w:top w:w="60" w:type="dxa"/>
              <w:left w:w="120" w:type="dxa"/>
              <w:bottom w:w="60" w:type="dxa"/>
              <w:right w:w="120" w:type="dxa"/>
            </w:tcMar>
          </w:tcPr>
          <w:p w14:paraId="031BBED8" w14:textId="77777777" w:rsidR="005E16E3" w:rsidRPr="005E16E3" w:rsidRDefault="005E16E3" w:rsidP="003B6AA0">
            <w:pPr>
              <w:rPr>
                <w:color w:val="1A2332"/>
                <w:sz w:val="18"/>
                <w:szCs w:val="18"/>
              </w:rPr>
            </w:pPr>
            <w:r>
              <w:rPr>
                <w:color w:val="1A2332"/>
                <w:sz w:val="18"/>
                <w:szCs w:val="18"/>
              </w:rPr>
              <w:t>~9 fields</w:t>
            </w:r>
          </w:p>
        </w:tc>
        <w:tc>
          <w:tcPr>
            <w:tcW w:w="1707" w:type="dxa"/>
            <w:shd w:val="clear" w:color="auto" w:fill="FFFFFF"/>
            <w:tcMar>
              <w:top w:w="60" w:type="dxa"/>
              <w:left w:w="120" w:type="dxa"/>
              <w:bottom w:w="60" w:type="dxa"/>
              <w:right w:w="120" w:type="dxa"/>
            </w:tcMar>
          </w:tcPr>
          <w:p w14:paraId="5A750BA8" w14:textId="77777777" w:rsidR="005E16E3" w:rsidRPr="005E16E3" w:rsidRDefault="005E16E3" w:rsidP="003B6AA0">
            <w:pPr>
              <w:rPr>
                <w:color w:val="1A2332"/>
                <w:sz w:val="18"/>
                <w:szCs w:val="18"/>
              </w:rPr>
            </w:pPr>
            <w:r>
              <w:rPr>
                <w:color w:val="1A2332"/>
                <w:sz w:val="18"/>
                <w:szCs w:val="18"/>
              </w:rPr>
              <w:t>§5.2</w:t>
            </w:r>
          </w:p>
        </w:tc>
      </w:tr>
    </w:tbl>
    <w:p w14:paraId="40E444D1" w14:textId="77777777" w:rsidR="0070014C" w:rsidRDefault="0070014C">
      <w:pPr>
        <w:spacing w:before="120" w:after="60"/>
      </w:pPr>
    </w:p>
    <w:p w14:paraId="1030DA60" w14:textId="77777777" w:rsidR="0070014C" w:rsidRDefault="003B6AA0">
      <w:r>
        <w:br w:type="page"/>
      </w:r>
    </w:p>
    <w:p w14:paraId="3D363D30" w14:textId="77777777" w:rsidR="0070014C" w:rsidRDefault="003B6AA0" w:rsidP="0000085A">
      <w:pPr>
        <w:pStyle w:val="Heading1"/>
      </w:pPr>
      <w:bookmarkStart w:id="243" w:name="appendix-b"/>
      <w:bookmarkStart w:id="244" w:name="_Toc241592238"/>
      <w:r>
        <w:lastRenderedPageBreak/>
        <w:t>Appendix B   Workflow State Machines</w:t>
      </w:r>
      <w:bookmarkEnd w:id="243"/>
      <w:bookmarkEnd w:id="244"/>
    </w:p>
    <w:p w14:paraId="64D629A3" w14:textId="77777777" w:rsidR="0070014C" w:rsidRDefault="003B6AA0" w:rsidP="0000085A">
      <w:pPr>
        <w:pStyle w:val="Heading3"/>
      </w:pPr>
      <w:bookmarkStart w:id="245" w:name="_Toc241592239"/>
      <w:r>
        <w:t>Package state</w:t>
      </w:r>
      <w:bookmarkEnd w:id="2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014C" w14:paraId="5F864725" w14:textId="77777777">
        <w:tc>
          <w:tcPr>
            <w:tcW w:w="0" w:type="auto"/>
            <w:tcBorders>
              <w:top w:val="none" w:sz="0" w:space="0" w:color="FFFFFF"/>
              <w:left w:val="none" w:sz="0" w:space="0" w:color="FFFFFF"/>
              <w:bottom w:val="none" w:sz="0" w:space="0" w:color="FFFFFF"/>
              <w:right w:val="none" w:sz="0" w:space="0" w:color="FFFFFF"/>
            </w:tcBorders>
            <w:shd w:val="clear" w:color="auto" w:fill="F4FAFA"/>
            <w:tcMar>
              <w:top w:w="120" w:type="dxa"/>
              <w:left w:w="200" w:type="dxa"/>
              <w:bottom w:w="120" w:type="dxa"/>
              <w:right w:w="200" w:type="dxa"/>
            </w:tcMar>
          </w:tcPr>
          <w:p w14:paraId="07082BD5" w14:textId="77777777" w:rsidR="0070014C" w:rsidRDefault="003B6AA0">
            <w:pPr>
              <w:spacing w:before="40" w:after="40"/>
            </w:pPr>
            <w:r>
              <w:rPr>
                <w:rFonts w:ascii="Courier New" w:eastAsia="Courier New" w:hAnsi="Courier New" w:cs="Courier New"/>
                <w:color w:val="1A2332"/>
                <w:sz w:val="18"/>
                <w:szCs w:val="18"/>
              </w:rPr>
              <w:t>identified → scoped → costed → evidenced → eligible → approved → committed → drawable → drawn → closed</w:t>
            </w:r>
          </w:p>
        </w:tc>
      </w:tr>
    </w:tbl>
    <w:p w14:paraId="5906ADB2" w14:textId="77777777" w:rsidR="00D97002" w:rsidRDefault="00000000">
      <w:pPr>
        <w:spacing w:before="80" w:after="80"/>
        <w:rPr>
          <w:ins w:id="246" w:author="Claude" w:date="2026-09-30T15:00:00Z"/>
        </w:rPr>
      </w:pPr>
      <w:ins w:id="247" w:author="Claude" w:date="2026-09-30T15:00:00Z">
        <w:r>
          <w:rPr>
            <w:b/>
            <w:bCs/>
          </w:rPr>
          <w:t>Note (v4.5).</w:t>
        </w:r>
        <w:r>
          <w:t xml:space="preserve"> Package states are internal workflow states, not gates; unlock_condition links a package to gate evidence. Bridge v6’s eight-state variant is retired with that document (decision D8).</w:t>
        </w:r>
      </w:ins>
    </w:p>
    <w:p w14:paraId="3D643C32" w14:textId="77777777" w:rsidR="0070014C" w:rsidRDefault="003B6AA0" w:rsidP="0000085A">
      <w:pPr>
        <w:pStyle w:val="Heading3"/>
      </w:pPr>
      <w:bookmarkStart w:id="248" w:name="_Toc241592240"/>
      <w:r>
        <w:t>Tranche state</w:t>
      </w:r>
      <w:bookmarkEnd w:id="2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014C" w14:paraId="6C976205" w14:textId="77777777">
        <w:tc>
          <w:tcPr>
            <w:tcW w:w="0" w:type="auto"/>
            <w:tcBorders>
              <w:top w:val="none" w:sz="0" w:space="0" w:color="FFFFFF"/>
              <w:left w:val="none" w:sz="0" w:space="0" w:color="FFFFFF"/>
              <w:bottom w:val="none" w:sz="0" w:space="0" w:color="FFFFFF"/>
              <w:right w:val="none" w:sz="0" w:space="0" w:color="FFFFFF"/>
            </w:tcBorders>
            <w:shd w:val="clear" w:color="auto" w:fill="F4FAFA"/>
            <w:tcMar>
              <w:top w:w="120" w:type="dxa"/>
              <w:left w:w="200" w:type="dxa"/>
              <w:bottom w:w="120" w:type="dxa"/>
              <w:right w:w="200" w:type="dxa"/>
            </w:tcMar>
          </w:tcPr>
          <w:p w14:paraId="49661744" w14:textId="77777777" w:rsidR="0070014C" w:rsidRDefault="003B6AA0">
            <w:pPr>
              <w:spacing w:before="40" w:after="40"/>
            </w:pPr>
            <w:r>
              <w:rPr>
                <w:rFonts w:ascii="Courier New" w:eastAsia="Courier New" w:hAnsi="Courier New" w:cs="Courier New"/>
                <w:color w:val="1A2332"/>
                <w:sz w:val="18"/>
                <w:szCs w:val="18"/>
              </w:rPr>
              <w:t>proposed → due_diligence → conditional_offer → mandated → signed → committed → partially_drawn → fully_drawn → repaying → repaid</w:t>
            </w:r>
          </w:p>
        </w:tc>
      </w:tr>
    </w:tbl>
    <w:p w14:paraId="665ADC8E" w14:textId="77777777" w:rsidR="00D97002" w:rsidRDefault="00000000">
      <w:pPr>
        <w:spacing w:before="80" w:after="80"/>
        <w:rPr>
          <w:ins w:id="249" w:author="Claude" w:date="2026-09-30T15:00:00Z"/>
        </w:rPr>
      </w:pPr>
      <w:ins w:id="250" w:author="Claude" w:date="2026-09-30T15:00:00Z">
        <w:r>
          <w:rPr>
            <w:b/>
            <w:bCs/>
          </w:rPr>
          <w:t>Mapping (v4.5).</w:t>
        </w:r>
        <w:r>
          <w:t xml:space="preserve"> Tranche states map onto the master’s capital-commitment ladder: proposed and due_diligence → 1; conditional_offer → 2; mandated → 3; signed → 4; committed → 5; partially_drawn and fully_drawn → 6.</w:t>
        </w:r>
      </w:ins>
    </w:p>
    <w:p w14:paraId="06983D40" w14:textId="77777777" w:rsidR="0070014C" w:rsidRDefault="003B6AA0" w:rsidP="0000085A">
      <w:pPr>
        <w:pStyle w:val="Heading3"/>
      </w:pPr>
      <w:bookmarkStart w:id="251" w:name="_Toc241592241"/>
      <w:r>
        <w:t>Token state</w:t>
      </w:r>
      <w:bookmarkEnd w:id="2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014C" w14:paraId="5707F5A8" w14:textId="77777777">
        <w:tc>
          <w:tcPr>
            <w:tcW w:w="0" w:type="auto"/>
            <w:tcBorders>
              <w:top w:val="none" w:sz="0" w:space="0" w:color="FFFFFF"/>
              <w:left w:val="none" w:sz="0" w:space="0" w:color="FFFFFF"/>
              <w:bottom w:val="none" w:sz="0" w:space="0" w:color="FFFFFF"/>
              <w:right w:val="none" w:sz="0" w:space="0" w:color="FFFFFF"/>
            </w:tcBorders>
            <w:shd w:val="clear" w:color="auto" w:fill="F4FAFA"/>
            <w:tcMar>
              <w:top w:w="120" w:type="dxa"/>
              <w:left w:w="200" w:type="dxa"/>
              <w:bottom w:w="120" w:type="dxa"/>
              <w:right w:w="200" w:type="dxa"/>
            </w:tcMar>
          </w:tcPr>
          <w:p w14:paraId="1972753A" w14:textId="77777777" w:rsidR="0070014C" w:rsidRDefault="003B6AA0">
            <w:pPr>
              <w:spacing w:before="40" w:after="40"/>
            </w:pPr>
            <w:r>
              <w:rPr>
                <w:rFonts w:ascii="Courier New" w:eastAsia="Courier New" w:hAnsi="Courier New" w:cs="Courier New"/>
                <w:color w:val="1A2332"/>
                <w:sz w:val="18"/>
                <w:szCs w:val="18"/>
              </w:rPr>
              <w:t>minted → reserved → matched → settled → retired   (or → voided at any prior step)</w:t>
            </w:r>
          </w:p>
        </w:tc>
      </w:tr>
    </w:tbl>
    <w:p w14:paraId="676801B9" w14:textId="77777777" w:rsidR="0070014C" w:rsidRDefault="003B6AA0" w:rsidP="0000085A">
      <w:pPr>
        <w:pStyle w:val="Heading3"/>
      </w:pPr>
      <w:bookmarkStart w:id="252" w:name="_Toc241592242"/>
      <w:r>
        <w:t>Listing state</w:t>
      </w:r>
      <w:bookmarkEnd w:id="2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014C" w14:paraId="3C2572EE" w14:textId="77777777">
        <w:tc>
          <w:tcPr>
            <w:tcW w:w="0" w:type="auto"/>
            <w:tcBorders>
              <w:top w:val="none" w:sz="0" w:space="0" w:color="FFFFFF"/>
              <w:left w:val="none" w:sz="0" w:space="0" w:color="FFFFFF"/>
              <w:bottom w:val="none" w:sz="0" w:space="0" w:color="FFFFFF"/>
              <w:right w:val="none" w:sz="0" w:space="0" w:color="FFFFFF"/>
            </w:tcBorders>
            <w:shd w:val="clear" w:color="auto" w:fill="F4FAFA"/>
            <w:tcMar>
              <w:top w:w="120" w:type="dxa"/>
              <w:left w:w="200" w:type="dxa"/>
              <w:bottom w:w="120" w:type="dxa"/>
              <w:right w:w="200" w:type="dxa"/>
            </w:tcMar>
          </w:tcPr>
          <w:p w14:paraId="1C17124A" w14:textId="77777777" w:rsidR="0070014C" w:rsidRDefault="003B6AA0">
            <w:pPr>
              <w:spacing w:before="40" w:after="40"/>
            </w:pPr>
            <w:r>
              <w:rPr>
                <w:rFonts w:ascii="Courier New" w:eastAsia="Courier New" w:hAnsi="Courier New" w:cs="Courier New"/>
                <w:color w:val="1A2332"/>
                <w:sz w:val="18"/>
                <w:szCs w:val="18"/>
              </w:rPr>
              <w:t>draft → open → reserved → matched → settled → expired/withdrawn</w:t>
            </w:r>
          </w:p>
        </w:tc>
      </w:tr>
    </w:tbl>
    <w:p w14:paraId="03B6EA55" w14:textId="77777777" w:rsidR="0070014C" w:rsidRDefault="003B6AA0" w:rsidP="0000085A">
      <w:pPr>
        <w:pStyle w:val="Heading3"/>
      </w:pPr>
      <w:bookmarkStart w:id="253" w:name="_Toc241592243"/>
      <w:r>
        <w:t>Contract state</w:t>
      </w:r>
      <w:bookmarkEnd w:id="2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014C" w14:paraId="46439420" w14:textId="77777777">
        <w:tc>
          <w:tcPr>
            <w:tcW w:w="0" w:type="auto"/>
            <w:tcBorders>
              <w:top w:val="none" w:sz="0" w:space="0" w:color="FFFFFF"/>
              <w:left w:val="none" w:sz="0" w:space="0" w:color="FFFFFF"/>
              <w:bottom w:val="none" w:sz="0" w:space="0" w:color="FFFFFF"/>
              <w:right w:val="none" w:sz="0" w:space="0" w:color="FFFFFF"/>
            </w:tcBorders>
            <w:shd w:val="clear" w:color="auto" w:fill="F4FAFA"/>
            <w:tcMar>
              <w:top w:w="120" w:type="dxa"/>
              <w:left w:w="200" w:type="dxa"/>
              <w:bottom w:w="120" w:type="dxa"/>
              <w:right w:w="200" w:type="dxa"/>
            </w:tcMar>
          </w:tcPr>
          <w:p w14:paraId="1B487880" w14:textId="77777777" w:rsidR="0070014C" w:rsidRDefault="003B6AA0">
            <w:pPr>
              <w:spacing w:before="40" w:after="40"/>
            </w:pPr>
            <w:r>
              <w:rPr>
                <w:rFonts w:ascii="Courier New" w:eastAsia="Courier New" w:hAnsi="Courier New" w:cs="Courier New"/>
                <w:color w:val="1A2332"/>
                <w:sz w:val="18"/>
                <w:szCs w:val="18"/>
              </w:rPr>
              <w:t>draft → negotiation → executed → in_delivery → settled → retired</w:t>
            </w:r>
          </w:p>
        </w:tc>
      </w:tr>
    </w:tbl>
    <w:p w14:paraId="2996705C" w14:textId="77777777" w:rsidR="0070014C" w:rsidRDefault="0070014C">
      <w:pPr>
        <w:spacing w:before="80" w:after="60"/>
      </w:pPr>
    </w:p>
    <w:p w14:paraId="0B614002" w14:textId="77777777" w:rsidR="0070014C" w:rsidRDefault="003B6AA0">
      <w:r>
        <w:br w:type="page"/>
      </w:r>
    </w:p>
    <w:p w14:paraId="2CE14440" w14:textId="77777777" w:rsidR="0070014C" w:rsidRDefault="003B6AA0" w:rsidP="0000085A">
      <w:pPr>
        <w:pStyle w:val="Heading1"/>
      </w:pPr>
      <w:bookmarkStart w:id="254" w:name="appendix-c"/>
      <w:bookmarkStart w:id="255" w:name="_Toc241592244"/>
      <w:r>
        <w:lastRenderedPageBreak/>
        <w:t>Appendix C   System Invariants</w:t>
      </w:r>
      <w:bookmarkEnd w:id="254"/>
      <w:bookmarkEnd w:id="255"/>
    </w:p>
    <w:p w14:paraId="59041594" w14:textId="77777777" w:rsidR="0070014C" w:rsidRDefault="003B6AA0">
      <w:pPr>
        <w:spacing w:before="60" w:after="100"/>
      </w:pPr>
      <w:r>
        <w:rPr>
          <w:color w:val="1A2332"/>
          <w:sz w:val="20"/>
          <w:szCs w:val="20"/>
        </w:rPr>
        <w:t>System invariants are enforced at the data-access layer, never as UI guards. They reject writes that would violate them and surface the violation as a CovenantsPage compliance line where applicable.</w:t>
      </w:r>
    </w:p>
    <w:p w14:paraId="0CBCAFCD" w14:textId="77777777" w:rsidR="0070014C" w:rsidRDefault="0070014C">
      <w:pPr>
        <w:spacing w:before="80" w:after="60"/>
      </w:pPr>
    </w:p>
    <w:tbl>
      <w:tblPr>
        <w:tblW w:w="8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5"/>
        <w:gridCol w:w="2142"/>
        <w:gridCol w:w="2695"/>
      </w:tblGrid>
      <w:tr w:rsidR="002E6D29" w14:paraId="536115AA" w14:textId="77777777" w:rsidTr="005E16E3">
        <w:tc>
          <w:tcPr>
            <w:tcW w:w="3715" w:type="dxa"/>
            <w:shd w:val="clear" w:color="auto" w:fill="1A2332"/>
            <w:tcMar>
              <w:top w:w="80" w:type="dxa"/>
              <w:left w:w="120" w:type="dxa"/>
              <w:bottom w:w="80" w:type="dxa"/>
              <w:right w:w="120" w:type="dxa"/>
            </w:tcMar>
          </w:tcPr>
          <w:p w14:paraId="3DB10791" w14:textId="77777777" w:rsidR="0070014C" w:rsidRDefault="003B6AA0">
            <w:r>
              <w:rPr>
                <w:b/>
                <w:bCs/>
                <w:color w:val="FFFFFF"/>
                <w:sz w:val="18"/>
                <w:szCs w:val="18"/>
              </w:rPr>
              <w:t>Invariant</w:t>
            </w:r>
          </w:p>
        </w:tc>
        <w:tc>
          <w:tcPr>
            <w:tcW w:w="2142" w:type="dxa"/>
            <w:shd w:val="clear" w:color="auto" w:fill="1A2332"/>
            <w:tcMar>
              <w:top w:w="80" w:type="dxa"/>
              <w:left w:w="120" w:type="dxa"/>
              <w:bottom w:w="80" w:type="dxa"/>
              <w:right w:w="120" w:type="dxa"/>
            </w:tcMar>
          </w:tcPr>
          <w:p w14:paraId="4B7C1314" w14:textId="77777777" w:rsidR="0070014C" w:rsidRDefault="003B6AA0">
            <w:r>
              <w:rPr>
                <w:b/>
                <w:bCs/>
                <w:color w:val="FFFFFF"/>
                <w:sz w:val="18"/>
                <w:szCs w:val="18"/>
              </w:rPr>
              <w:t>Enforcement point</w:t>
            </w:r>
          </w:p>
        </w:tc>
        <w:tc>
          <w:tcPr>
            <w:tcW w:w="2695" w:type="dxa"/>
            <w:shd w:val="clear" w:color="auto" w:fill="1A2332"/>
            <w:tcMar>
              <w:top w:w="80" w:type="dxa"/>
              <w:left w:w="120" w:type="dxa"/>
              <w:bottom w:w="80" w:type="dxa"/>
              <w:right w:w="120" w:type="dxa"/>
            </w:tcMar>
          </w:tcPr>
          <w:p w14:paraId="71F4B217" w14:textId="77777777" w:rsidR="0070014C" w:rsidRDefault="003B6AA0">
            <w:r>
              <w:rPr>
                <w:b/>
                <w:bCs/>
                <w:color w:val="FFFFFF"/>
                <w:sz w:val="18"/>
                <w:szCs w:val="18"/>
              </w:rPr>
              <w:t>Surfacing</w:t>
            </w:r>
          </w:p>
        </w:tc>
      </w:tr>
      <w:tr w:rsidR="002E6D29" w14:paraId="27F912C7" w14:textId="77777777" w:rsidTr="005E16E3">
        <w:tc>
          <w:tcPr>
            <w:tcW w:w="3715" w:type="dxa"/>
            <w:shd w:val="clear" w:color="auto" w:fill="F4FAFA"/>
            <w:tcMar>
              <w:top w:w="60" w:type="dxa"/>
              <w:left w:w="120" w:type="dxa"/>
              <w:bottom w:w="60" w:type="dxa"/>
              <w:right w:w="120" w:type="dxa"/>
            </w:tcMar>
          </w:tcPr>
          <w:p w14:paraId="4E88F798" w14:textId="77777777" w:rsidR="0070014C" w:rsidRDefault="003B6AA0">
            <w:r>
              <w:rPr>
                <w:color w:val="1A2332"/>
                <w:sz w:val="18"/>
                <w:szCs w:val="18"/>
              </w:rPr>
              <w:t>Pre-FID equity-first-loss: SPEND_WAVE rejects SENIOR/ECA/DFI when year &lt; FID_year</w:t>
            </w:r>
          </w:p>
        </w:tc>
        <w:tc>
          <w:tcPr>
            <w:tcW w:w="2142" w:type="dxa"/>
            <w:shd w:val="clear" w:color="auto" w:fill="F4FAFA"/>
            <w:tcMar>
              <w:top w:w="60" w:type="dxa"/>
              <w:left w:w="120" w:type="dxa"/>
              <w:bottom w:w="60" w:type="dxa"/>
              <w:right w:w="120" w:type="dxa"/>
            </w:tcMar>
          </w:tcPr>
          <w:p w14:paraId="778F5E14" w14:textId="77777777" w:rsidR="0070014C" w:rsidRDefault="003B6AA0">
            <w:r>
              <w:rPr>
                <w:color w:val="1A2332"/>
                <w:sz w:val="18"/>
                <w:szCs w:val="18"/>
              </w:rPr>
              <w:t>spend_wave.py write path</w:t>
            </w:r>
          </w:p>
        </w:tc>
        <w:tc>
          <w:tcPr>
            <w:tcW w:w="2695" w:type="dxa"/>
            <w:shd w:val="clear" w:color="auto" w:fill="F4FAFA"/>
            <w:tcMar>
              <w:top w:w="60" w:type="dxa"/>
              <w:left w:w="120" w:type="dxa"/>
              <w:bottom w:w="60" w:type="dxa"/>
              <w:right w:w="120" w:type="dxa"/>
            </w:tcMar>
          </w:tcPr>
          <w:p w14:paraId="521919A1" w14:textId="77777777" w:rsidR="0070014C" w:rsidRDefault="003B6AA0">
            <w:r>
              <w:rPr>
                <w:color w:val="1A2332"/>
                <w:sz w:val="18"/>
                <w:szCs w:val="18"/>
              </w:rPr>
              <w:t>CovenantsPage / Sponsor view</w:t>
            </w:r>
          </w:p>
        </w:tc>
      </w:tr>
      <w:tr w:rsidR="002E6D29" w14:paraId="1D3B5167" w14:textId="77777777" w:rsidTr="005E16E3">
        <w:tc>
          <w:tcPr>
            <w:tcW w:w="3715" w:type="dxa"/>
            <w:shd w:val="clear" w:color="auto" w:fill="FFFFFF"/>
            <w:tcMar>
              <w:top w:w="60" w:type="dxa"/>
              <w:left w:w="120" w:type="dxa"/>
              <w:bottom w:w="60" w:type="dxa"/>
              <w:right w:w="120" w:type="dxa"/>
            </w:tcMar>
          </w:tcPr>
          <w:p w14:paraId="1952153E" w14:textId="77777777" w:rsidR="0070014C" w:rsidRDefault="003B6AA0">
            <w:r>
              <w:rPr>
                <w:color w:val="1A2332"/>
                <w:sz w:val="18"/>
                <w:szCs w:val="18"/>
              </w:rPr>
              <w:t>Mass-balance: token volume cannot exceed lot volume</w:t>
            </w:r>
          </w:p>
        </w:tc>
        <w:tc>
          <w:tcPr>
            <w:tcW w:w="2142" w:type="dxa"/>
            <w:shd w:val="clear" w:color="auto" w:fill="FFFFFF"/>
            <w:tcMar>
              <w:top w:w="60" w:type="dxa"/>
              <w:left w:w="120" w:type="dxa"/>
              <w:bottom w:w="60" w:type="dxa"/>
              <w:right w:w="120" w:type="dxa"/>
            </w:tcMar>
          </w:tcPr>
          <w:p w14:paraId="7D05A0CB" w14:textId="77777777" w:rsidR="0070014C" w:rsidRDefault="003B6AA0">
            <w:r>
              <w:rPr>
                <w:color w:val="1A2332"/>
                <w:sz w:val="18"/>
                <w:szCs w:val="18"/>
              </w:rPr>
              <w:t>tokens_sqlite mint path</w:t>
            </w:r>
          </w:p>
        </w:tc>
        <w:tc>
          <w:tcPr>
            <w:tcW w:w="2695" w:type="dxa"/>
            <w:shd w:val="clear" w:color="auto" w:fill="FFFFFF"/>
            <w:tcMar>
              <w:top w:w="60" w:type="dxa"/>
              <w:left w:w="120" w:type="dxa"/>
              <w:bottom w:w="60" w:type="dxa"/>
              <w:right w:w="120" w:type="dxa"/>
            </w:tcMar>
          </w:tcPr>
          <w:p w14:paraId="5BF69191" w14:textId="77777777" w:rsidR="0070014C" w:rsidRDefault="003B6AA0">
            <w:r>
              <w:rPr>
                <w:color w:val="1A2332"/>
                <w:sz w:val="18"/>
                <w:szCs w:val="18"/>
              </w:rPr>
              <w:t>Producer dashboard</w:t>
            </w:r>
          </w:p>
        </w:tc>
      </w:tr>
      <w:tr w:rsidR="002E6D29" w14:paraId="24C341B1" w14:textId="77777777" w:rsidTr="005E16E3">
        <w:tc>
          <w:tcPr>
            <w:tcW w:w="3715" w:type="dxa"/>
            <w:shd w:val="clear" w:color="auto" w:fill="F4FAFA"/>
            <w:tcMar>
              <w:top w:w="60" w:type="dxa"/>
              <w:left w:w="120" w:type="dxa"/>
              <w:bottom w:w="60" w:type="dxa"/>
              <w:right w:w="120" w:type="dxa"/>
            </w:tcMar>
          </w:tcPr>
          <w:p w14:paraId="07AE9B36" w14:textId="77777777" w:rsidR="0070014C" w:rsidRDefault="003B6AA0">
            <w:r>
              <w:rPr>
                <w:color w:val="1A2332"/>
                <w:sz w:val="18"/>
                <w:szCs w:val="18"/>
              </w:rPr>
              <w:t>Single occupancy: token cannot be in two listings simultaneously</w:t>
            </w:r>
          </w:p>
        </w:tc>
        <w:tc>
          <w:tcPr>
            <w:tcW w:w="2142" w:type="dxa"/>
            <w:shd w:val="clear" w:color="auto" w:fill="F4FAFA"/>
            <w:tcMar>
              <w:top w:w="60" w:type="dxa"/>
              <w:left w:w="120" w:type="dxa"/>
              <w:bottom w:w="60" w:type="dxa"/>
              <w:right w:w="120" w:type="dxa"/>
            </w:tcMar>
          </w:tcPr>
          <w:p w14:paraId="50852256" w14:textId="77777777" w:rsidR="0070014C" w:rsidRDefault="003B6AA0">
            <w:r>
              <w:rPr>
                <w:color w:val="1A2332"/>
                <w:sz w:val="18"/>
                <w:szCs w:val="18"/>
              </w:rPr>
              <w:t>marketplace_sqlite reserve path</w:t>
            </w:r>
          </w:p>
        </w:tc>
        <w:tc>
          <w:tcPr>
            <w:tcW w:w="2695" w:type="dxa"/>
            <w:shd w:val="clear" w:color="auto" w:fill="F4FAFA"/>
            <w:tcMar>
              <w:top w:w="60" w:type="dxa"/>
              <w:left w:w="120" w:type="dxa"/>
              <w:bottom w:w="60" w:type="dxa"/>
              <w:right w:w="120" w:type="dxa"/>
            </w:tcMar>
          </w:tcPr>
          <w:p w14:paraId="1E830E2B" w14:textId="77777777" w:rsidR="0070014C" w:rsidRDefault="003B6AA0">
            <w:r>
              <w:rPr>
                <w:color w:val="1A2332"/>
                <w:sz w:val="18"/>
                <w:szCs w:val="18"/>
              </w:rPr>
              <w:t>Listing UI</w:t>
            </w:r>
          </w:p>
        </w:tc>
      </w:tr>
      <w:tr w:rsidR="002E6D29" w14:paraId="3F6B8573" w14:textId="77777777" w:rsidTr="005E16E3">
        <w:tc>
          <w:tcPr>
            <w:tcW w:w="3715" w:type="dxa"/>
            <w:shd w:val="clear" w:color="auto" w:fill="FFFFFF"/>
            <w:tcMar>
              <w:top w:w="60" w:type="dxa"/>
              <w:left w:w="120" w:type="dxa"/>
              <w:bottom w:w="60" w:type="dxa"/>
              <w:right w:w="120" w:type="dxa"/>
            </w:tcMar>
          </w:tcPr>
          <w:p w14:paraId="71BBF45F" w14:textId="77777777" w:rsidR="0070014C" w:rsidRDefault="003B6AA0">
            <w:r>
              <w:rPr>
                <w:color w:val="1A2332"/>
                <w:sz w:val="18"/>
                <w:szCs w:val="18"/>
              </w:rPr>
              <w:t>Verification ladder: AUDITED state requires a CONFIRMED predecessor</w:t>
            </w:r>
          </w:p>
        </w:tc>
        <w:tc>
          <w:tcPr>
            <w:tcW w:w="2142" w:type="dxa"/>
            <w:shd w:val="clear" w:color="auto" w:fill="FFFFFF"/>
            <w:tcMar>
              <w:top w:w="60" w:type="dxa"/>
              <w:left w:w="120" w:type="dxa"/>
              <w:bottom w:w="60" w:type="dxa"/>
              <w:right w:w="120" w:type="dxa"/>
            </w:tcMar>
          </w:tcPr>
          <w:p w14:paraId="529ACEE1" w14:textId="77777777" w:rsidR="0070014C" w:rsidRDefault="003B6AA0">
            <w:r>
              <w:rPr>
                <w:color w:val="1A2332"/>
                <w:sz w:val="18"/>
                <w:szCs w:val="18"/>
              </w:rPr>
              <w:t>verification service</w:t>
            </w:r>
          </w:p>
        </w:tc>
        <w:tc>
          <w:tcPr>
            <w:tcW w:w="2695" w:type="dxa"/>
            <w:shd w:val="clear" w:color="auto" w:fill="FFFFFF"/>
            <w:tcMar>
              <w:top w:w="60" w:type="dxa"/>
              <w:left w:w="120" w:type="dxa"/>
              <w:bottom w:w="60" w:type="dxa"/>
              <w:right w:w="120" w:type="dxa"/>
            </w:tcMar>
          </w:tcPr>
          <w:p w14:paraId="17FF7D02" w14:textId="77777777" w:rsidR="0070014C" w:rsidRDefault="003B6AA0">
            <w:r>
              <w:rPr>
                <w:color w:val="1A2332"/>
                <w:sz w:val="18"/>
                <w:szCs w:val="18"/>
              </w:rPr>
              <w:t>Reviewer queue</w:t>
            </w:r>
          </w:p>
        </w:tc>
      </w:tr>
      <w:tr w:rsidR="002E6D29" w14:paraId="01B64844" w14:textId="77777777" w:rsidTr="005E16E3">
        <w:tc>
          <w:tcPr>
            <w:tcW w:w="3715" w:type="dxa"/>
            <w:shd w:val="clear" w:color="auto" w:fill="F4FAFA"/>
            <w:tcMar>
              <w:top w:w="60" w:type="dxa"/>
              <w:left w:w="120" w:type="dxa"/>
              <w:bottom w:w="60" w:type="dxa"/>
              <w:right w:w="120" w:type="dxa"/>
            </w:tcMar>
          </w:tcPr>
          <w:p w14:paraId="1AEB70CF" w14:textId="77777777" w:rsidR="0070014C" w:rsidRDefault="003B6AA0">
            <w:r>
              <w:rPr>
                <w:color w:val="1A2332"/>
                <w:sz w:val="18"/>
                <w:szCs w:val="18"/>
              </w:rPr>
              <w:t>ESG eligibility: SOVEREIGN_ESG token requires buyer ABAC esg_compliance_level=SOVEREIGN</w:t>
            </w:r>
          </w:p>
        </w:tc>
        <w:tc>
          <w:tcPr>
            <w:tcW w:w="2142" w:type="dxa"/>
            <w:shd w:val="clear" w:color="auto" w:fill="F4FAFA"/>
            <w:tcMar>
              <w:top w:w="60" w:type="dxa"/>
              <w:left w:w="120" w:type="dxa"/>
              <w:bottom w:w="60" w:type="dxa"/>
              <w:right w:w="120" w:type="dxa"/>
            </w:tcMar>
          </w:tcPr>
          <w:p w14:paraId="55537B7B" w14:textId="77777777" w:rsidR="0070014C" w:rsidRDefault="003B6AA0">
            <w:r>
              <w:rPr>
                <w:color w:val="1A2332"/>
                <w:sz w:val="18"/>
                <w:szCs w:val="18"/>
              </w:rPr>
              <w:t>matching_sqlite filter</w:t>
            </w:r>
          </w:p>
        </w:tc>
        <w:tc>
          <w:tcPr>
            <w:tcW w:w="2695" w:type="dxa"/>
            <w:shd w:val="clear" w:color="auto" w:fill="F4FAFA"/>
            <w:tcMar>
              <w:top w:w="60" w:type="dxa"/>
              <w:left w:w="120" w:type="dxa"/>
              <w:bottom w:w="60" w:type="dxa"/>
              <w:right w:w="120" w:type="dxa"/>
            </w:tcMar>
          </w:tcPr>
          <w:p w14:paraId="7EB5060E" w14:textId="77777777" w:rsidR="0070014C" w:rsidRDefault="003B6AA0">
            <w:r>
              <w:rPr>
                <w:color w:val="1A2332"/>
                <w:sz w:val="18"/>
                <w:szCs w:val="18"/>
              </w:rPr>
              <w:t>Match-rejection reason</w:t>
            </w:r>
          </w:p>
        </w:tc>
      </w:tr>
      <w:tr w:rsidR="002E6D29" w14:paraId="34B0B035" w14:textId="77777777" w:rsidTr="005E16E3">
        <w:tc>
          <w:tcPr>
            <w:tcW w:w="3715" w:type="dxa"/>
            <w:shd w:val="clear" w:color="auto" w:fill="FFFFFF"/>
            <w:tcMar>
              <w:top w:w="60" w:type="dxa"/>
              <w:left w:w="120" w:type="dxa"/>
              <w:bottom w:w="60" w:type="dxa"/>
              <w:right w:w="120" w:type="dxa"/>
            </w:tcMar>
          </w:tcPr>
          <w:p w14:paraId="48FF11E0" w14:textId="77777777" w:rsidR="0070014C" w:rsidRDefault="003B6AA0">
            <w:r>
              <w:rPr>
                <w:color w:val="1A2332"/>
                <w:sz w:val="18"/>
                <w:szCs w:val="18"/>
              </w:rPr>
              <w:t>Class progression: aace_class can only move toward CLASS_1, never backward</w:t>
            </w:r>
          </w:p>
        </w:tc>
        <w:tc>
          <w:tcPr>
            <w:tcW w:w="2142" w:type="dxa"/>
            <w:shd w:val="clear" w:color="auto" w:fill="FFFFFF"/>
            <w:tcMar>
              <w:top w:w="60" w:type="dxa"/>
              <w:left w:w="120" w:type="dxa"/>
              <w:bottom w:w="60" w:type="dxa"/>
              <w:right w:w="120" w:type="dxa"/>
            </w:tcMar>
          </w:tcPr>
          <w:p w14:paraId="7C5D888E" w14:textId="77777777" w:rsidR="0070014C" w:rsidRDefault="003B6AA0">
            <w:r>
              <w:rPr>
                <w:color w:val="1A2332"/>
                <w:sz w:val="18"/>
                <w:szCs w:val="18"/>
              </w:rPr>
              <w:t>development_packages update</w:t>
            </w:r>
          </w:p>
        </w:tc>
        <w:tc>
          <w:tcPr>
            <w:tcW w:w="2695" w:type="dxa"/>
            <w:shd w:val="clear" w:color="auto" w:fill="FFFFFF"/>
            <w:tcMar>
              <w:top w:w="60" w:type="dxa"/>
              <w:left w:w="120" w:type="dxa"/>
              <w:bottom w:w="60" w:type="dxa"/>
              <w:right w:w="120" w:type="dxa"/>
            </w:tcMar>
          </w:tcPr>
          <w:p w14:paraId="2B4C99B0" w14:textId="77777777" w:rsidR="0070014C" w:rsidRDefault="003B6AA0">
            <w:r>
              <w:rPr>
                <w:color w:val="1A2332"/>
                <w:sz w:val="18"/>
                <w:szCs w:val="18"/>
              </w:rPr>
              <w:t>Package edit UI</w:t>
            </w:r>
          </w:p>
        </w:tc>
      </w:tr>
      <w:tr w:rsidR="002E6D29" w14:paraId="1BEAD17C" w14:textId="77777777" w:rsidTr="005E16E3">
        <w:tc>
          <w:tcPr>
            <w:tcW w:w="3715" w:type="dxa"/>
            <w:shd w:val="clear" w:color="auto" w:fill="F4FAFA"/>
            <w:tcMar>
              <w:top w:w="60" w:type="dxa"/>
              <w:left w:w="120" w:type="dxa"/>
              <w:bottom w:w="60" w:type="dxa"/>
              <w:right w:w="120" w:type="dxa"/>
            </w:tcMar>
          </w:tcPr>
          <w:p w14:paraId="7964AEBA" w14:textId="77777777" w:rsidR="0070014C" w:rsidRDefault="003B6AA0">
            <w:r>
              <w:rPr>
                <w:color w:val="1A2332"/>
                <w:sz w:val="18"/>
                <w:szCs w:val="18"/>
              </w:rPr>
              <w:t>Drawdown gating: DFI tranche drawdown blocked if any DFI_CRITERIA.blocks_drawdown=TRUE and status≠MET</w:t>
            </w:r>
          </w:p>
        </w:tc>
        <w:tc>
          <w:tcPr>
            <w:tcW w:w="2142" w:type="dxa"/>
            <w:shd w:val="clear" w:color="auto" w:fill="F4FAFA"/>
            <w:tcMar>
              <w:top w:w="60" w:type="dxa"/>
              <w:left w:w="120" w:type="dxa"/>
              <w:bottom w:w="60" w:type="dxa"/>
              <w:right w:w="120" w:type="dxa"/>
            </w:tcMar>
          </w:tcPr>
          <w:p w14:paraId="26900EBB" w14:textId="77777777" w:rsidR="0070014C" w:rsidRDefault="003B6AA0">
            <w:r>
              <w:rPr>
                <w:color w:val="1A2332"/>
                <w:sz w:val="18"/>
                <w:szCs w:val="18"/>
              </w:rPr>
              <w:t>drawdown_schedule write</w:t>
            </w:r>
          </w:p>
        </w:tc>
        <w:tc>
          <w:tcPr>
            <w:tcW w:w="2695" w:type="dxa"/>
            <w:shd w:val="clear" w:color="auto" w:fill="F4FAFA"/>
            <w:tcMar>
              <w:top w:w="60" w:type="dxa"/>
              <w:left w:w="120" w:type="dxa"/>
              <w:bottom w:w="60" w:type="dxa"/>
              <w:right w:w="120" w:type="dxa"/>
            </w:tcMar>
          </w:tcPr>
          <w:p w14:paraId="7F91EAD4" w14:textId="77777777" w:rsidR="0070014C" w:rsidRDefault="003B6AA0">
            <w:r>
              <w:rPr>
                <w:color w:val="1A2332"/>
                <w:sz w:val="18"/>
                <w:szCs w:val="18"/>
              </w:rPr>
              <w:t>DFI dashboard</w:t>
            </w:r>
          </w:p>
        </w:tc>
      </w:tr>
      <w:tr w:rsidR="002E6D29" w14:paraId="303BBCF8" w14:textId="77777777" w:rsidTr="005E16E3">
        <w:tc>
          <w:tcPr>
            <w:tcW w:w="3715" w:type="dxa"/>
            <w:shd w:val="clear" w:color="auto" w:fill="FFFFFF"/>
            <w:tcMar>
              <w:top w:w="60" w:type="dxa"/>
              <w:left w:w="120" w:type="dxa"/>
              <w:bottom w:w="60" w:type="dxa"/>
              <w:right w:w="120" w:type="dxa"/>
            </w:tcMar>
          </w:tcPr>
          <w:p w14:paraId="1A734F4D" w14:textId="77777777" w:rsidR="0070014C" w:rsidRDefault="003B6AA0">
            <w:r>
              <w:rPr>
                <w:color w:val="1A2332"/>
                <w:sz w:val="18"/>
                <w:szCs w:val="18"/>
              </w:rPr>
              <w:t>Adjacency confidence: density_score displayed with flag when cohort_n &lt; 5</w:t>
            </w:r>
          </w:p>
        </w:tc>
        <w:tc>
          <w:tcPr>
            <w:tcW w:w="2142" w:type="dxa"/>
            <w:shd w:val="clear" w:color="auto" w:fill="FFFFFF"/>
            <w:tcMar>
              <w:top w:w="60" w:type="dxa"/>
              <w:left w:w="120" w:type="dxa"/>
              <w:bottom w:w="60" w:type="dxa"/>
              <w:right w:w="120" w:type="dxa"/>
            </w:tcMar>
          </w:tcPr>
          <w:p w14:paraId="54B5FADD" w14:textId="77777777" w:rsidR="0070014C" w:rsidRDefault="003B6AA0">
            <w:r>
              <w:rPr>
                <w:color w:val="1A2332"/>
                <w:sz w:val="18"/>
                <w:szCs w:val="18"/>
              </w:rPr>
              <w:t>adjacency.py  [NEW v4.1]</w:t>
            </w:r>
          </w:p>
        </w:tc>
        <w:tc>
          <w:tcPr>
            <w:tcW w:w="2695" w:type="dxa"/>
            <w:shd w:val="clear" w:color="auto" w:fill="FFFFFF"/>
            <w:tcMar>
              <w:top w:w="60" w:type="dxa"/>
              <w:left w:w="120" w:type="dxa"/>
              <w:bottom w:w="60" w:type="dxa"/>
              <w:right w:w="120" w:type="dxa"/>
            </w:tcMar>
          </w:tcPr>
          <w:p w14:paraId="6465CB79" w14:textId="77777777" w:rsidR="0070014C" w:rsidRDefault="003B6AA0">
            <w:r>
              <w:rPr>
                <w:color w:val="1A2332"/>
                <w:sz w:val="18"/>
                <w:szCs w:val="18"/>
              </w:rPr>
              <w:t>AdjacencyCard, Banker Snapshot</w:t>
            </w:r>
          </w:p>
        </w:tc>
      </w:tr>
      <w:tr w:rsidR="002E6D29" w14:paraId="28FE08B0" w14:textId="77777777" w:rsidTr="005E16E3">
        <w:tc>
          <w:tcPr>
            <w:tcW w:w="3715" w:type="dxa"/>
            <w:shd w:val="clear" w:color="auto" w:fill="F4FAFA"/>
            <w:tcMar>
              <w:top w:w="60" w:type="dxa"/>
              <w:left w:w="120" w:type="dxa"/>
              <w:bottom w:w="60" w:type="dxa"/>
              <w:right w:w="120" w:type="dxa"/>
            </w:tcMar>
          </w:tcPr>
          <w:p w14:paraId="7ECD5207" w14:textId="77777777" w:rsidR="005E16E3" w:rsidRPr="005E16E3" w:rsidRDefault="005E16E3" w:rsidP="003B6AA0">
            <w:pPr>
              <w:rPr>
                <w:color w:val="1A2332"/>
                <w:sz w:val="18"/>
                <w:szCs w:val="18"/>
              </w:rPr>
            </w:pPr>
            <w:r>
              <w:rPr>
                <w:color w:val="1A2332"/>
                <w:sz w:val="18"/>
                <w:szCs w:val="18"/>
              </w:rPr>
              <w:t>Reconciliation: Σ SPEND_WAVE.amount per tranche = CAPITAL_TRANCHES.committed_amount (within tolerance)</w:t>
            </w:r>
          </w:p>
        </w:tc>
        <w:tc>
          <w:tcPr>
            <w:tcW w:w="2142" w:type="dxa"/>
            <w:shd w:val="clear" w:color="auto" w:fill="F4FAFA"/>
            <w:tcMar>
              <w:top w:w="60" w:type="dxa"/>
              <w:left w:w="120" w:type="dxa"/>
              <w:bottom w:w="60" w:type="dxa"/>
              <w:right w:w="120" w:type="dxa"/>
            </w:tcMar>
          </w:tcPr>
          <w:p w14:paraId="25D0D1E0" w14:textId="77777777" w:rsidR="005E16E3" w:rsidRPr="005E16E3" w:rsidRDefault="005E16E3" w:rsidP="003B6AA0">
            <w:pPr>
              <w:rPr>
                <w:color w:val="1A2332"/>
                <w:sz w:val="18"/>
                <w:szCs w:val="18"/>
              </w:rPr>
            </w:pPr>
            <w:r>
              <w:rPr>
                <w:color w:val="1A2332"/>
                <w:sz w:val="18"/>
                <w:szCs w:val="18"/>
              </w:rPr>
              <w:t>nightly reconciliation job</w:t>
            </w:r>
          </w:p>
        </w:tc>
        <w:tc>
          <w:tcPr>
            <w:tcW w:w="2695" w:type="dxa"/>
            <w:shd w:val="clear" w:color="auto" w:fill="F4FAFA"/>
            <w:tcMar>
              <w:top w:w="60" w:type="dxa"/>
              <w:left w:w="120" w:type="dxa"/>
              <w:bottom w:w="60" w:type="dxa"/>
              <w:right w:w="120" w:type="dxa"/>
            </w:tcMar>
          </w:tcPr>
          <w:p w14:paraId="5710579D" w14:textId="77777777" w:rsidR="005E16E3" w:rsidRPr="005E16E3" w:rsidRDefault="005E16E3" w:rsidP="003B6AA0">
            <w:pPr>
              <w:rPr>
                <w:color w:val="1A2332"/>
                <w:sz w:val="18"/>
                <w:szCs w:val="18"/>
              </w:rPr>
            </w:pPr>
            <w:r>
              <w:rPr>
                <w:color w:val="1A2332"/>
                <w:sz w:val="18"/>
                <w:szCs w:val="18"/>
              </w:rPr>
              <w:t>Finance audit log</w:t>
            </w:r>
          </w:p>
        </w:tc>
      </w:tr>
    </w:tbl>
    <w:p w14:paraId="34A01BEF" w14:textId="77777777" w:rsidR="0070014C" w:rsidRDefault="0070014C">
      <w:pPr>
        <w:spacing w:before="120" w:after="60"/>
      </w:pPr>
    </w:p>
    <w:p w14:paraId="7D5C6B0C" w14:textId="77777777" w:rsidR="0070014C" w:rsidRDefault="003B6AA0">
      <w:r>
        <w:br w:type="page"/>
      </w:r>
    </w:p>
    <w:p w14:paraId="5D83B9A6" w14:textId="77777777" w:rsidR="0070014C" w:rsidRDefault="003B6AA0" w:rsidP="0000085A">
      <w:pPr>
        <w:pStyle w:val="Heading1"/>
      </w:pPr>
      <w:bookmarkStart w:id="256" w:name="appendix-d"/>
      <w:bookmarkStart w:id="257" w:name="_Toc241592245"/>
      <w:r>
        <w:lastRenderedPageBreak/>
        <w:t>Appendix D   Intellectual Scaffolding</w:t>
      </w:r>
      <w:bookmarkEnd w:id="256"/>
      <w:bookmarkEnd w:id="257"/>
    </w:p>
    <w:p w14:paraId="2175ECC0" w14:textId="77777777" w:rsidR="0070014C" w:rsidRDefault="003B6AA0">
      <w:pPr>
        <w:spacing w:before="60" w:after="100"/>
      </w:pPr>
      <w:r>
        <w:rPr>
          <w:color w:val="1A2332"/>
          <w:sz w:val="20"/>
          <w:szCs w:val="20"/>
        </w:rPr>
        <w:t>This appendix exists for completeness and for onboarding readers who want the conceptual frame behind the schema. The frame does not replace the schema. The operative mechanism of each idea now has its own section in the main document — §3.5 for Hidalgo, §7.2 for Sung.</w:t>
      </w:r>
    </w:p>
    <w:p w14:paraId="44083440" w14:textId="77777777" w:rsidR="0070014C" w:rsidRDefault="0070014C">
      <w:pPr>
        <w:pBdr>
          <w:bottom w:val="single" w:sz="4" w:space="1" w:color="0EA5A0"/>
        </w:pBdr>
        <w:spacing w:before="200" w:after="200"/>
      </w:pPr>
    </w:p>
    <w:p w14:paraId="09C9656D" w14:textId="77777777" w:rsidR="0070014C" w:rsidRDefault="003B6AA0" w:rsidP="00F6054B">
      <w:pPr>
        <w:pStyle w:val="Heading2"/>
      </w:pPr>
      <w:bookmarkStart w:id="258" w:name="_Toc241592246"/>
      <w:r>
        <w:t>Hidalgo — The product space and adjacency</w:t>
      </w:r>
      <w:bookmarkEnd w:id="258"/>
    </w:p>
    <w:p w14:paraId="0E44C8D6" w14:textId="77777777" w:rsidR="0070014C" w:rsidRDefault="003B6AA0">
      <w:pPr>
        <w:spacing w:before="60" w:after="100"/>
      </w:pPr>
      <w:r>
        <w:rPr>
          <w:color w:val="1A2332"/>
          <w:sz w:val="20"/>
          <w:szCs w:val="20"/>
        </w:rPr>
        <w:t>In complexity economics, value emerges as a productive system reduces uncertainty. In The Atlas of Economic Complexity, Hidalgo's operative mechanism is the product space: a proximity matrix derived from ubiquity and diversity across export baskets. Applied to GEX: a project's bankability is a function of how adjacent its evidence is to the evidence other projects have already produced on the platform. The first project in a pathway pays the full information cost; subsequent projects inherit platform density as a network externality. The full operative mechanism is in §3.5. The Adjacency Card (Appendix E §E.4) renders it. The entropy-reduction framing used in v3.1 was correct but incomplete — it captured the direction without the mechanism.</w:t>
      </w:r>
    </w:p>
    <w:p w14:paraId="7FD98318" w14:textId="77777777" w:rsidR="0070014C" w:rsidRDefault="0070014C">
      <w:pPr>
        <w:pBdr>
          <w:bottom w:val="single" w:sz="4" w:space="1" w:color="0EA5A0"/>
        </w:pBdr>
        <w:spacing w:before="200" w:after="200"/>
      </w:pPr>
    </w:p>
    <w:p w14:paraId="56872940" w14:textId="77777777" w:rsidR="0070014C" w:rsidRDefault="003B6AA0" w:rsidP="00F6054B">
      <w:pPr>
        <w:pStyle w:val="Heading2"/>
      </w:pPr>
      <w:bookmarkStart w:id="259" w:name="_Toc241592247"/>
      <w:r>
        <w:t>Sung — Compression and causal adjacency</w:t>
      </w:r>
      <w:bookmarkEnd w:id="259"/>
    </w:p>
    <w:p w14:paraId="1A466E12" w14:textId="77777777" w:rsidR="0070014C" w:rsidRDefault="003B6AA0">
      <w:pPr>
        <w:spacing w:before="60" w:after="100"/>
      </w:pPr>
      <w:r>
        <w:rPr>
          <w:color w:val="1A2332"/>
          <w:sz w:val="20"/>
          <w:szCs w:val="20"/>
        </w:rPr>
        <w:t>Hierarchical, causally connected information is learned and acted upon faster than flat lists. The actual Sung result that matters for GEX: causally adjacent information compresses better than topically adjacent information. Bloomberg groups by asset class (topical). Reuters groups by alert type (topical). GEX groups by causal chain: this evidence enables this gate enables this drawdown enables this token enables this trade. The Causal Navigation Bar (Appendix E §E.7) is the direct implementation. The Lineage Trail (§E.6) is the compression of the seven-source causal narrative into one panel. The v3.1 reference was thin on mechanism; the Sung result is operational here, not rhetorical.</w:t>
      </w:r>
    </w:p>
    <w:p w14:paraId="1AF958A5" w14:textId="77777777" w:rsidR="0070014C" w:rsidRDefault="0070014C">
      <w:pPr>
        <w:pBdr>
          <w:bottom w:val="single" w:sz="4" w:space="1" w:color="0EA5A0"/>
        </w:pBdr>
        <w:spacing w:before="200" w:after="200"/>
      </w:pPr>
    </w:p>
    <w:p w14:paraId="6ACA7CF1" w14:textId="77777777" w:rsidR="0070014C" w:rsidRDefault="003B6AA0" w:rsidP="00F6054B">
      <w:pPr>
        <w:pStyle w:val="Heading2"/>
      </w:pPr>
      <w:bookmarkStart w:id="260" w:name="_Toc241592248"/>
      <w:r>
        <w:t>Kiodex — Risk decomposition as the unit of UI</w:t>
      </w:r>
      <w:bookmarkEnd w:id="260"/>
    </w:p>
    <w:p w14:paraId="752822EF" w14:textId="77777777" w:rsidR="0070014C" w:rsidRDefault="003B6AA0">
      <w:pPr>
        <w:spacing w:before="60" w:after="100"/>
      </w:pPr>
      <w:r>
        <w:rPr>
          <w:color w:val="1A2332"/>
          <w:sz w:val="20"/>
          <w:szCs w:val="20"/>
        </w:rPr>
        <w:t>Kiodex's contribution was not visual — it was that risk decomposition is the unit of UI. A position is not a number; it is a stack of price exposures across forward curves. Translated: a GEX bankability state is not a Trust Score; it is a stack of five decomposed certainties (cost × revenue × certification × execution × counterparty). The Decomposed Certainty Stack (Appendix E §E.3) implements this. The Trust Score aggregate is demoted to a derived summary line, smaller than the individual bars. A credit analyst using the Decomposed Certainty Stack reads it the way a risk manager reads a Greeks table: five numbers with meanings, none redundant.</w:t>
      </w:r>
    </w:p>
    <w:p w14:paraId="1FD10E8E" w14:textId="77777777" w:rsidR="0070014C" w:rsidRDefault="0070014C">
      <w:pPr>
        <w:spacing w:before="80" w:after="60"/>
      </w:pPr>
    </w:p>
    <w:p w14:paraId="32282E6F" w14:textId="77777777" w:rsidR="0070014C" w:rsidRDefault="003B6AA0">
      <w:r>
        <w:br w:type="page"/>
      </w:r>
    </w:p>
    <w:p w14:paraId="4A8A31CA" w14:textId="77777777" w:rsidR="0070014C" w:rsidRDefault="003B6AA0" w:rsidP="0000085A">
      <w:pPr>
        <w:pStyle w:val="Heading1"/>
      </w:pPr>
      <w:bookmarkStart w:id="261" w:name="appendix-e"/>
      <w:bookmarkStart w:id="262" w:name="_Toc241592249"/>
      <w:r>
        <w:lastRenderedPageBreak/>
        <w:t>Appendix E   GEX Design Primitives</w:t>
      </w:r>
      <w:bookmarkEnd w:id="261"/>
      <w:bookmarkEnd w:id="262"/>
    </w:p>
    <w:p w14:paraId="32A4E794" w14:textId="77777777" w:rsidR="0070014C" w:rsidRDefault="003B6AA0">
      <w:pPr>
        <w:spacing w:before="60" w:after="100"/>
      </w:pPr>
      <w:r>
        <w:rPr>
          <w:color w:val="1A2332"/>
          <w:sz w:val="20"/>
          <w:szCs w:val="20"/>
        </w:rPr>
        <w:t>A design system, not a stylesheet. The seven primitives below are reusable components that encode the GEX doctrines as interface objects. Each primitive carries: a visual specification, the doctrine it makes visible, the data fields it binds to, and the views it appears in across Bridge / Tokenisation / Trading. These are the seeds of the GEX component library; no primitive is decorative.</w:t>
      </w:r>
    </w:p>
    <w:p w14:paraId="7B54E065" w14:textId="77777777" w:rsidR="0070014C" w:rsidRDefault="003B6AA0">
      <w:pPr>
        <w:spacing w:before="60" w:after="100"/>
      </w:pPr>
      <w:r>
        <w:rPr>
          <w:color w:val="1A2332"/>
          <w:sz w:val="20"/>
          <w:szCs w:val="20"/>
        </w:rPr>
        <w:t>Design discipline applied: Bertin's seven visual variables (position, size, shape, value, colour, orientation, texture) are assigned explicitly below — one semantic per variable, never two. Tufte's small-multiples principle governs layout: the same primitive renders identically regardless of context, so the user's eye learns the vocabulary once. Cleveland's perceptual ordering governs colour: position and size encode the primary variables; colour encodes only secondary categorical distinctions.</w:t>
      </w:r>
    </w:p>
    <w:p w14:paraId="02317569" w14:textId="77777777" w:rsidR="0070014C" w:rsidRDefault="0070014C">
      <w:pPr>
        <w:pBdr>
          <w:bottom w:val="single" w:sz="4" w:space="1" w:color="0EA5A0"/>
        </w:pBdr>
        <w:spacing w:before="200" w:after="200"/>
      </w:pPr>
    </w:p>
    <w:p w14:paraId="3E71F438" w14:textId="77777777" w:rsidR="0070014C" w:rsidRDefault="0070014C">
      <w:pPr>
        <w:spacing w:before="200" w:after="40"/>
      </w:pPr>
    </w:p>
    <w:p w14:paraId="34B2CF3B" w14:textId="77777777" w:rsidR="0070014C" w:rsidRDefault="003B6AA0">
      <w:pPr>
        <w:spacing w:after="80"/>
      </w:pPr>
      <w:r>
        <w:rPr>
          <w:b/>
          <w:bCs/>
          <w:color w:val="0EA5A0"/>
        </w:rPr>
        <w:t xml:space="preserve">E.1  </w:t>
      </w:r>
      <w:r>
        <w:rPr>
          <w:b/>
          <w:bCs/>
          <w:color w:val="1A2332"/>
        </w:rPr>
        <w:t>State Strip</w:t>
      </w:r>
      <w:r>
        <w:rPr>
          <w:i/>
          <w:iCs/>
          <w:color w:val="64748B"/>
          <w:sz w:val="20"/>
          <w:szCs w:val="20"/>
        </w:rPr>
        <w:t xml:space="preserve">  —  workflow state machine as a persistent horizontal strip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014C" w14:paraId="4A02B32B" w14:textId="77777777">
        <w:tc>
          <w:tcPr>
            <w:tcW w:w="0" w:type="auto"/>
            <w:tcBorders>
              <w:top w:val="none" w:sz="0" w:space="0" w:color="FFFFFF"/>
              <w:left w:val="none" w:sz="0" w:space="0" w:color="FFFFFF"/>
              <w:bottom w:val="none" w:sz="0" w:space="0" w:color="FFFFFF"/>
              <w:right w:val="none" w:sz="0" w:space="0" w:color="FFFFFF"/>
            </w:tcBorders>
            <w:shd w:val="clear" w:color="auto" w:fill="E8F4F4"/>
            <w:tcMar>
              <w:top w:w="120" w:type="dxa"/>
              <w:left w:w="200" w:type="dxa"/>
              <w:bottom w:w="120" w:type="dxa"/>
              <w:right w:w="200" w:type="dxa"/>
            </w:tcMar>
          </w:tcPr>
          <w:p w14:paraId="4AC4CE78" w14:textId="77777777" w:rsidR="0070014C" w:rsidRDefault="003B6AA0">
            <w:pPr>
              <w:spacing w:before="40" w:after="40"/>
            </w:pPr>
            <w:r>
              <w:rPr>
                <w:b/>
                <w:bCs/>
                <w:color w:val="2D3F55"/>
                <w:sz w:val="18"/>
                <w:szCs w:val="18"/>
              </w:rPr>
              <w:t>Visual specification</w:t>
            </w:r>
          </w:p>
          <w:p w14:paraId="7B31A8BB" w14:textId="77777777" w:rsidR="0070014C" w:rsidRDefault="003B6AA0">
            <w:pPr>
              <w:spacing w:after="60"/>
            </w:pPr>
            <w:r>
              <w:rPr>
                <w:color w:val="1A2332"/>
                <w:sz w:val="18"/>
                <w:szCs w:val="18"/>
              </w:rPr>
              <w:t>Horizontal strip of labelled nodes connected by directional arrows. Active state: filled teal background, white text, bold. Completed states: light teal fill, teal text. Future states: white fill, slate text. Verification state shown as a secondary icon below the active node (circle: empty = UNVERIFIED, half = SUBMITTED, full = CONFIRMED, starred = AUDITED). Arrow colour darkens as state progresses. Strip is non-interactive on read-only views; clickable transitions appear only for authorised ABAC roles. Visual variables in use: position (sequence), value/lightness (completed vs active vs future), colour (verification level on sub-icon only).</w:t>
            </w:r>
          </w:p>
          <w:p w14:paraId="3B2317A7" w14:textId="77777777" w:rsidR="0070014C" w:rsidRDefault="003B6AA0">
            <w:pPr>
              <w:spacing w:after="40"/>
            </w:pPr>
            <w:r>
              <w:rPr>
                <w:b/>
                <w:bCs/>
                <w:color w:val="2D3F55"/>
                <w:sz w:val="18"/>
                <w:szCs w:val="18"/>
              </w:rPr>
              <w:t>Doctrine encoded</w:t>
            </w:r>
          </w:p>
          <w:p w14:paraId="4C4F361D" w14:textId="77777777" w:rsidR="0070014C" w:rsidRDefault="003B6AA0">
            <w:pPr>
              <w:spacing w:after="60"/>
            </w:pPr>
            <w:r>
              <w:rPr>
                <w:color w:val="1A2332"/>
                <w:sz w:val="18"/>
                <w:szCs w:val="18"/>
              </w:rPr>
              <w:t>Every artefact GEX creates — package, tranche, token, contract — carries a verification state and provenance trail. These are non-negotiable and must be visible wherever the entity appears, not buried in a detail tab. The State Strip makes the state machine the identity of the object, not a property of it.</w:t>
            </w:r>
          </w:p>
          <w:p w14:paraId="15DBC536" w14:textId="77777777" w:rsidR="0070014C" w:rsidRDefault="003B6AA0">
            <w:pPr>
              <w:spacing w:after="40"/>
            </w:pPr>
            <w:r>
              <w:rPr>
                <w:b/>
                <w:bCs/>
                <w:color w:val="2D3F55"/>
                <w:sz w:val="18"/>
                <w:szCs w:val="18"/>
              </w:rPr>
              <w:t>Data fields bound</w:t>
            </w:r>
          </w:p>
          <w:p w14:paraId="2B2977D1" w14:textId="77777777" w:rsidR="0070014C" w:rsidRDefault="003B6AA0">
            <w:pPr>
              <w:spacing w:after="60"/>
            </w:pPr>
            <w:r>
              <w:rPr>
                <w:rFonts w:ascii="Courier New" w:eastAsia="Courier New" w:hAnsi="Courier New" w:cs="Courier New"/>
                <w:color w:val="2D3F55"/>
                <w:sz w:val="17"/>
                <w:szCs w:val="17"/>
              </w:rPr>
              <w:t>workflow_state (enum), verification_state (UNVERIFIED/SUBMITTED/CONFIRMED/AUDITED), state_history[(state, timestamp, actor_id)], provenance_hash (SHA-256 root)</w:t>
            </w:r>
          </w:p>
          <w:p w14:paraId="70E6668A" w14:textId="77777777" w:rsidR="0070014C" w:rsidRDefault="003B6AA0">
            <w:pPr>
              <w:spacing w:after="40"/>
            </w:pPr>
            <w:r>
              <w:rPr>
                <w:b/>
                <w:bCs/>
                <w:color w:val="2D3F55"/>
                <w:sz w:val="18"/>
                <w:szCs w:val="18"/>
              </w:rPr>
              <w:t>Appears in</w:t>
            </w:r>
          </w:p>
          <w:p w14:paraId="51F89F43" w14:textId="77777777" w:rsidR="0070014C" w:rsidRDefault="003B6AA0">
            <w:pPr>
              <w:spacing w:after="40"/>
            </w:pPr>
            <w:r>
              <w:rPr>
                <w:color w:val="1A2332"/>
                <w:sz w:val="18"/>
                <w:szCs w:val="18"/>
              </w:rPr>
              <w:t>All package detail views · Token detail · Contract detail · Listing detail · Banker Snapshot header</w:t>
            </w:r>
          </w:p>
        </w:tc>
      </w:tr>
    </w:tbl>
    <w:p w14:paraId="64A04CB0" w14:textId="77777777" w:rsidR="0070014C" w:rsidRDefault="0070014C">
      <w:pPr>
        <w:spacing w:before="200" w:after="40"/>
      </w:pPr>
    </w:p>
    <w:p w14:paraId="74AAF47F" w14:textId="77777777" w:rsidR="0070014C" w:rsidRDefault="003B6AA0">
      <w:pPr>
        <w:spacing w:after="80"/>
      </w:pPr>
      <w:r>
        <w:rPr>
          <w:b/>
          <w:bCs/>
          <w:color w:val="0EA5A0"/>
        </w:rPr>
        <w:t xml:space="preserve">E.2  </w:t>
      </w:r>
      <w:r>
        <w:rPr>
          <w:b/>
          <w:bCs/>
          <w:color w:val="1A2332"/>
        </w:rPr>
        <w:t>Capital Eligibility Bar</w:t>
      </w:r>
      <w:r>
        <w:rPr>
          <w:i/>
          <w:iCs/>
          <w:color w:val="64748B"/>
          <w:sz w:val="20"/>
          <w:szCs w:val="20"/>
        </w:rPr>
        <w:t xml:space="preserve">  —  which capital types are eligible, committed, and drawn — in one horizontal bar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014C" w14:paraId="564959C3" w14:textId="77777777">
        <w:tc>
          <w:tcPr>
            <w:tcW w:w="0" w:type="auto"/>
            <w:tcBorders>
              <w:top w:val="none" w:sz="0" w:space="0" w:color="FFFFFF"/>
              <w:left w:val="none" w:sz="0" w:space="0" w:color="FFFFFF"/>
              <w:bottom w:val="none" w:sz="0" w:space="0" w:color="FFFFFF"/>
              <w:right w:val="none" w:sz="0" w:space="0" w:color="FFFFFF"/>
            </w:tcBorders>
            <w:shd w:val="clear" w:color="auto" w:fill="FEF3C7"/>
            <w:tcMar>
              <w:top w:w="120" w:type="dxa"/>
              <w:left w:w="200" w:type="dxa"/>
              <w:bottom w:w="120" w:type="dxa"/>
              <w:right w:w="200" w:type="dxa"/>
            </w:tcMar>
          </w:tcPr>
          <w:p w14:paraId="5D728FF1" w14:textId="77777777" w:rsidR="0070014C" w:rsidRDefault="003B6AA0">
            <w:pPr>
              <w:spacing w:before="40" w:after="40"/>
            </w:pPr>
            <w:r>
              <w:rPr>
                <w:b/>
                <w:bCs/>
                <w:color w:val="2D3F55"/>
                <w:sz w:val="18"/>
                <w:szCs w:val="18"/>
              </w:rPr>
              <w:t>Visual specification</w:t>
            </w:r>
          </w:p>
          <w:p w14:paraId="0F08E84C" w14:textId="77777777" w:rsidR="0070014C" w:rsidRDefault="003B6AA0">
            <w:pPr>
              <w:spacing w:after="60"/>
            </w:pPr>
            <w:r>
              <w:rPr>
                <w:color w:val="1A2332"/>
                <w:sz w:val="18"/>
                <w:szCs w:val="18"/>
              </w:rPr>
              <w:t>Horizontal segmented bar, full width, fixed height (12px). Each segment represents one capital type (EQUITY, GRANT, BRIDGE, CONCESSIONAL, SENIOR_DEBT, ECA), width proportional to tranche amount as share of total stack. Each segment has three fill zones: drawn (solid colour), committed but not drawn (hatched same colour), eligible but not committed (very light same colour). Capital types not yet eligible (gate not passed) are shown as grey outlines only. A vertical cursor marks the current phase on the timeline axis below the bar. Colour palette: one distinct hue per capital type (teal = equity, green = grant, amber = bridge, violet = concessional, navy = senior debt, slate = ECA). Visual variables: position (sequence along lifecycle), size (tranche proportion), colour (capital type — categorical), value/pattern (drawn vs committed vs eligible).</w:t>
            </w:r>
          </w:p>
          <w:p w14:paraId="63C4539F" w14:textId="77777777" w:rsidR="0070014C" w:rsidRDefault="003B6AA0">
            <w:pPr>
              <w:spacing w:after="40"/>
            </w:pPr>
            <w:r>
              <w:rPr>
                <w:b/>
                <w:bCs/>
                <w:color w:val="2D3F55"/>
                <w:sz w:val="18"/>
                <w:szCs w:val="18"/>
              </w:rPr>
              <w:t>Doctrine encoded</w:t>
            </w:r>
          </w:p>
          <w:p w14:paraId="7DC8D473" w14:textId="77777777" w:rsidR="0070014C" w:rsidRDefault="003B6AA0">
            <w:pPr>
              <w:spacing w:after="60"/>
            </w:pPr>
            <w:r>
              <w:rPr>
                <w:color w:val="1A2332"/>
                <w:sz w:val="18"/>
                <w:szCs w:val="18"/>
              </w:rPr>
              <w:t>Capital is not released because a package exists; it is released because a condition has been met and evidenced. The Capital Eligibility Bar makes capital eligibility a function of evidence state, not a property of the project type. It replaces the prose capital-stack description with a visual truth: you can see what is available, what is committed, and what is drawn — at a glance.</w:t>
            </w:r>
          </w:p>
          <w:p w14:paraId="1C8B29E1" w14:textId="77777777" w:rsidR="0070014C" w:rsidRDefault="003B6AA0">
            <w:pPr>
              <w:spacing w:after="40"/>
            </w:pPr>
            <w:r>
              <w:rPr>
                <w:b/>
                <w:bCs/>
                <w:color w:val="2D3F55"/>
                <w:sz w:val="18"/>
                <w:szCs w:val="18"/>
              </w:rPr>
              <w:t>Data fields bound</w:t>
            </w:r>
          </w:p>
          <w:p w14:paraId="21D25802" w14:textId="77777777" w:rsidR="0070014C" w:rsidRDefault="003B6AA0">
            <w:pPr>
              <w:spacing w:after="60"/>
            </w:pPr>
            <w:r>
              <w:rPr>
                <w:rFonts w:ascii="Courier New" w:eastAsia="Courier New" w:hAnsi="Courier New" w:cs="Courier New"/>
                <w:color w:val="2D3F55"/>
                <w:sz w:val="17"/>
                <w:szCs w:val="17"/>
              </w:rPr>
              <w:t>CAPITAL_TRANCHES[{type, amount_total, amount_committed, amount_drawn, phase_required, unlock_gate}], current_phase (enum), active_gates[] (G0–G11)</w:t>
            </w:r>
          </w:p>
          <w:p w14:paraId="1D871234" w14:textId="77777777" w:rsidR="0070014C" w:rsidRDefault="003B6AA0">
            <w:pPr>
              <w:spacing w:after="40"/>
            </w:pPr>
            <w:r>
              <w:rPr>
                <w:b/>
                <w:bCs/>
                <w:color w:val="2D3F55"/>
                <w:sz w:val="18"/>
                <w:szCs w:val="18"/>
              </w:rPr>
              <w:t>Appears in</w:t>
            </w:r>
          </w:p>
          <w:p w14:paraId="61D227AF" w14:textId="77777777" w:rsidR="0070014C" w:rsidRDefault="003B6AA0">
            <w:pPr>
              <w:spacing w:after="40"/>
            </w:pPr>
            <w:r>
              <w:rPr>
                <w:color w:val="1A2332"/>
                <w:sz w:val="18"/>
                <w:szCs w:val="18"/>
              </w:rPr>
              <w:t>Project overview header · Finance dashboard · Banker Snapshot cover · DFI dashboard · CapitalStack.tsx</w:t>
            </w:r>
          </w:p>
        </w:tc>
      </w:tr>
    </w:tbl>
    <w:p w14:paraId="57056AFA" w14:textId="77777777" w:rsidR="0070014C" w:rsidRDefault="0070014C">
      <w:pPr>
        <w:spacing w:before="200" w:after="40"/>
      </w:pPr>
    </w:p>
    <w:p w14:paraId="05E5CA32" w14:textId="77777777" w:rsidR="0070014C" w:rsidRDefault="003B6AA0">
      <w:pPr>
        <w:spacing w:after="80"/>
      </w:pPr>
      <w:r>
        <w:rPr>
          <w:b/>
          <w:bCs/>
          <w:color w:val="0EA5A0"/>
        </w:rPr>
        <w:lastRenderedPageBreak/>
        <w:t xml:space="preserve">E.3  </w:t>
      </w:r>
      <w:r>
        <w:rPr>
          <w:b/>
          <w:bCs/>
          <w:color w:val="1A2332"/>
        </w:rPr>
        <w:t>Decomposed Certainty Stack</w:t>
      </w:r>
      <w:r>
        <w:rPr>
          <w:i/>
          <w:iCs/>
          <w:color w:val="64748B"/>
          <w:sz w:val="20"/>
          <w:szCs w:val="20"/>
        </w:rPr>
        <w:t xml:space="preserve">  —  bankability as a stack of five decomposed exposures, not an aggregate score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014C" w14:paraId="2C672ACA" w14:textId="77777777">
        <w:tc>
          <w:tcPr>
            <w:tcW w:w="0" w:type="auto"/>
            <w:tcBorders>
              <w:top w:val="none" w:sz="0" w:space="0" w:color="FFFFFF"/>
              <w:left w:val="none" w:sz="0" w:space="0" w:color="FFFFFF"/>
              <w:bottom w:val="none" w:sz="0" w:space="0" w:color="FFFFFF"/>
              <w:right w:val="none" w:sz="0" w:space="0" w:color="FFFFFF"/>
            </w:tcBorders>
            <w:shd w:val="clear" w:color="auto" w:fill="E8F4F4"/>
            <w:tcMar>
              <w:top w:w="120" w:type="dxa"/>
              <w:left w:w="200" w:type="dxa"/>
              <w:bottom w:w="120" w:type="dxa"/>
              <w:right w:w="200" w:type="dxa"/>
            </w:tcMar>
          </w:tcPr>
          <w:p w14:paraId="5B8A9DAE" w14:textId="77777777" w:rsidR="0070014C" w:rsidRDefault="003B6AA0">
            <w:pPr>
              <w:spacing w:before="40" w:after="40"/>
            </w:pPr>
            <w:r>
              <w:rPr>
                <w:b/>
                <w:bCs/>
                <w:color w:val="2D3F55"/>
                <w:sz w:val="18"/>
                <w:szCs w:val="18"/>
              </w:rPr>
              <w:t>Visual specification</w:t>
            </w:r>
          </w:p>
          <w:p w14:paraId="6FCFFAEB" w14:textId="77777777" w:rsidR="0070014C" w:rsidRDefault="003B6AA0">
            <w:pPr>
              <w:spacing w:after="60"/>
            </w:pPr>
            <w:r>
              <w:rPr>
                <w:color w:val="1A2332"/>
                <w:sz w:val="18"/>
                <w:szCs w:val="18"/>
              </w:rPr>
              <w:t>Five horizontal bars stacked vertically, each labelled on the left (COST / REVENUE / CERTIFICATION / EXECUTION / COUNTERPARTY). Bar fill = weighted_score (0–100%, left-to-right). Bar colour = green if score ≥ 0.75, amber if 0.50–0.75, red if &lt; 0.50. A small lock icon on the right of any bar where blocking_flag = true. A thin grey baseline at the minimum acceptable threshold per capital type (e.g. senior debt requires all bars ≥ 0.70). An aggregate line across the right edge shows the effective_score (raw × mean weight) — this is the only place the aggregate appears, and it is rendered smaller than the individual bars. Visual variables: position (certainty dimension on y-axis), size/length (score), colour (adequacy threshold — red/amber/green), shape (lock icon = blocking).</w:t>
            </w:r>
          </w:p>
          <w:p w14:paraId="18D9F9FE" w14:textId="77777777" w:rsidR="0070014C" w:rsidRDefault="003B6AA0">
            <w:pPr>
              <w:spacing w:after="40"/>
            </w:pPr>
            <w:r>
              <w:rPr>
                <w:b/>
                <w:bCs/>
                <w:color w:val="2D3F55"/>
                <w:sz w:val="18"/>
                <w:szCs w:val="18"/>
              </w:rPr>
              <w:t>Doctrine encoded</w:t>
            </w:r>
          </w:p>
          <w:p w14:paraId="7D58390C" w14:textId="77777777" w:rsidR="0070014C" w:rsidRDefault="003B6AA0">
            <w:pPr>
              <w:spacing w:after="60"/>
            </w:pPr>
            <w:r>
              <w:rPr>
                <w:color w:val="1A2332"/>
                <w:sz w:val="18"/>
                <w:szCs w:val="18"/>
              </w:rPr>
              <w:t>Kiodex's operative insight: a position is not a number — it is a stack of price exposures across forward curves. Applied to GEX: a bankability state is not a Trust Score — it is a stack of five decomposed certainties. Showing the aggregate hides the structure; showing the structure reveals what is blocking capital. This primitive replaces the single Trust Score wherever it appears. A credit analyst reads it in the same way a risk manager reads a Greeks table: five numbers, each with a meaning, none redundant.</w:t>
            </w:r>
          </w:p>
          <w:p w14:paraId="3C916EE8" w14:textId="77777777" w:rsidR="0070014C" w:rsidRDefault="003B6AA0">
            <w:pPr>
              <w:spacing w:after="40"/>
            </w:pPr>
            <w:r>
              <w:rPr>
                <w:b/>
                <w:bCs/>
                <w:color w:val="2D3F55"/>
                <w:sz w:val="18"/>
                <w:szCs w:val="18"/>
              </w:rPr>
              <w:t>Data fields bound</w:t>
            </w:r>
          </w:p>
          <w:p w14:paraId="32588356" w14:textId="77777777" w:rsidR="0070014C" w:rsidRDefault="003B6AA0">
            <w:pPr>
              <w:spacing w:after="60"/>
            </w:pPr>
            <w:r>
              <w:rPr>
                <w:rFonts w:ascii="Courier New" w:eastAsia="Courier New" w:hAnsi="Courier New" w:cs="Courier New"/>
                <w:color w:val="2D3F55"/>
                <w:sz w:val="17"/>
                <w:szCs w:val="17"/>
              </w:rPr>
              <w:t>bankability_engine.py sub-scores: cost_certainty, revenue_certainty, certification_certainty, execution_certainty, counterparty_certainty — each [0.0–1.0] with verification_weight, raw_score, weighted_score, blocking_flag (bool)</w:t>
            </w:r>
          </w:p>
          <w:p w14:paraId="08B357E8" w14:textId="77777777" w:rsidR="0070014C" w:rsidRDefault="003B6AA0">
            <w:pPr>
              <w:spacing w:after="40"/>
            </w:pPr>
            <w:r>
              <w:rPr>
                <w:b/>
                <w:bCs/>
                <w:color w:val="2D3F55"/>
                <w:sz w:val="18"/>
                <w:szCs w:val="18"/>
              </w:rPr>
              <w:t>Appears in</w:t>
            </w:r>
          </w:p>
          <w:p w14:paraId="634014B4" w14:textId="77777777" w:rsidR="0070014C" w:rsidRDefault="003B6AA0">
            <w:pPr>
              <w:spacing w:after="40"/>
            </w:pPr>
            <w:r>
              <w:rPr>
                <w:color w:val="1A2332"/>
                <w:sz w:val="18"/>
                <w:szCs w:val="18"/>
              </w:rPr>
              <w:t>BankabilityView · Reviewer queue · DFI dashboard · Banker Snapshot · FinanceBankabilityView.tsx</w:t>
            </w:r>
          </w:p>
        </w:tc>
      </w:tr>
    </w:tbl>
    <w:p w14:paraId="3086862F" w14:textId="77777777" w:rsidR="00D97002" w:rsidRDefault="00000000">
      <w:pPr>
        <w:spacing w:before="80" w:after="80"/>
        <w:rPr>
          <w:ins w:id="263" w:author="Claude" w:date="2026-09-30T15:00:00Z"/>
        </w:rPr>
      </w:pPr>
      <w:ins w:id="264" w:author="Claude" w:date="2026-09-30T15:00:00Z">
        <w:r>
          <w:rPr>
            <w:b/>
            <w:bCs/>
          </w:rPr>
          <w:t>Aligned (v4.5).</w:t>
        </w:r>
        <w:r>
          <w:t xml:space="preserve"> Built in the platform registry engine and derived from gate results (docs/CLAUDE_HANDOFF.md §8 item 39). It is an internal view: client material shows gate determinations, O- and E-levels, offtake coverage and coherence results, never an aggregate score (D4).</w:t>
        </w:r>
      </w:ins>
    </w:p>
    <w:p w14:paraId="0CE1425B" w14:textId="77777777" w:rsidR="0070014C" w:rsidRDefault="0070014C">
      <w:pPr>
        <w:spacing w:before="200" w:after="40"/>
      </w:pPr>
    </w:p>
    <w:p w14:paraId="38BB4EA9" w14:textId="77777777" w:rsidR="0070014C" w:rsidRDefault="003B6AA0">
      <w:pPr>
        <w:spacing w:after="80"/>
      </w:pPr>
      <w:r>
        <w:rPr>
          <w:b/>
          <w:bCs/>
          <w:color w:val="0EA5A0"/>
        </w:rPr>
        <w:t xml:space="preserve">E.4  </w:t>
      </w:r>
      <w:r>
        <w:rPr>
          <w:b/>
          <w:bCs/>
          <w:color w:val="1A2332"/>
        </w:rPr>
        <w:t>Adjacency Card</w:t>
      </w:r>
      <w:r>
        <w:rPr>
          <w:i/>
          <w:iCs/>
          <w:color w:val="64748B"/>
          <w:sz w:val="20"/>
          <w:szCs w:val="20"/>
        </w:rPr>
        <w:t xml:space="preserve">  —  this project's proximity to the platform cohort, as a bankable metric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014C" w14:paraId="769207AF" w14:textId="77777777">
        <w:tc>
          <w:tcPr>
            <w:tcW w:w="0" w:type="auto"/>
            <w:tcBorders>
              <w:top w:val="none" w:sz="0" w:space="0" w:color="FFFFFF"/>
              <w:left w:val="none" w:sz="0" w:space="0" w:color="FFFFFF"/>
              <w:bottom w:val="none" w:sz="0" w:space="0" w:color="FFFFFF"/>
              <w:right w:val="none" w:sz="0" w:space="0" w:color="FFFFFF"/>
            </w:tcBorders>
            <w:shd w:val="clear" w:color="auto" w:fill="F4FAFA"/>
            <w:tcMar>
              <w:top w:w="120" w:type="dxa"/>
              <w:left w:w="200" w:type="dxa"/>
              <w:bottom w:w="120" w:type="dxa"/>
              <w:right w:w="200" w:type="dxa"/>
            </w:tcMar>
          </w:tcPr>
          <w:p w14:paraId="04C58CAE" w14:textId="77777777" w:rsidR="0070014C" w:rsidRDefault="003B6AA0">
            <w:pPr>
              <w:spacing w:before="40" w:after="40"/>
            </w:pPr>
            <w:r>
              <w:rPr>
                <w:b/>
                <w:bCs/>
                <w:color w:val="2D3F55"/>
                <w:sz w:val="18"/>
                <w:szCs w:val="18"/>
              </w:rPr>
              <w:t>Visual specification</w:t>
            </w:r>
          </w:p>
          <w:p w14:paraId="29B2962D" w14:textId="77777777" w:rsidR="0070014C" w:rsidRDefault="003B6AA0">
            <w:pPr>
              <w:spacing w:after="60"/>
            </w:pPr>
            <w:r>
              <w:rPr>
                <w:color w:val="1A2332"/>
                <w:sz w:val="18"/>
                <w:szCs w:val="18"/>
              </w:rPr>
              <w:t>Compact card (fixed width, ~280px). Top: a single large number — the density score as a percentage (e.g. "71%") with label "Platform Adjacency". Subtitle: "based on N=14 comparable projects". Middle: a small horizontal DSCR distribution bar showing p25/p50/p75 of the cohort (three tick marks, shaded band between p25–p75, median line). Below: two secondary metrics in a 2×1 grid — "COD completion rate: 86%" and "Median cost overrun: 18%". Bottom: three adjacency dimensions shown as tags (fuel pathway | jurisdiction | certifier) with match/partial-match/no-match icons. A confidence flag banner replaces the card content if cohort N &lt; 5: "Adjacency score unavailable — fewer than 5 comparable projects. Score activates at N = 5." Visual variables: size (density score as the dominant number), position (DSCR distribution on x-axis), colour (adequacy: green ≥ 0.65, amber 0.40–0.65, red &lt; 0.40), shape (dimension match icons).</w:t>
            </w:r>
          </w:p>
          <w:p w14:paraId="43380135" w14:textId="77777777" w:rsidR="0070014C" w:rsidRDefault="003B6AA0">
            <w:pPr>
              <w:spacing w:after="40"/>
            </w:pPr>
            <w:r>
              <w:rPr>
                <w:b/>
                <w:bCs/>
                <w:color w:val="2D3F55"/>
                <w:sz w:val="18"/>
                <w:szCs w:val="18"/>
              </w:rPr>
              <w:t>Doctrine encoded</w:t>
            </w:r>
          </w:p>
          <w:p w14:paraId="56932552" w14:textId="77777777" w:rsidR="0070014C" w:rsidRDefault="003B6AA0">
            <w:pPr>
              <w:spacing w:after="60"/>
            </w:pPr>
            <w:r>
              <w:rPr>
                <w:color w:val="1A2332"/>
                <w:sz w:val="18"/>
                <w:szCs w:val="18"/>
              </w:rPr>
              <w:t>The Adjacency Doctrine (§3.5). A new project's information cost is not fixed — it decreases as the platform cohort grows. The Adjacency Card makes this visible to users and bankable to credit analysts. It answers: how much of this project's evidence burden has already been paid for by prior projects? And: what is the verified track record of comparable projects on the platform?</w:t>
            </w:r>
          </w:p>
          <w:p w14:paraId="660B972C" w14:textId="77777777" w:rsidR="0070014C" w:rsidRDefault="003B6AA0">
            <w:pPr>
              <w:spacing w:after="40"/>
            </w:pPr>
            <w:r>
              <w:rPr>
                <w:b/>
                <w:bCs/>
                <w:color w:val="2D3F55"/>
                <w:sz w:val="18"/>
                <w:szCs w:val="18"/>
              </w:rPr>
              <w:t>Data fields bound</w:t>
            </w:r>
          </w:p>
          <w:p w14:paraId="65B371C3" w14:textId="77777777" w:rsidR="0070014C" w:rsidRDefault="003B6AA0">
            <w:pPr>
              <w:spacing w:after="60"/>
            </w:pPr>
            <w:r>
              <w:rPr>
                <w:rFonts w:ascii="Courier New" w:eastAsia="Courier New" w:hAnsi="Courier New" w:cs="Courier New"/>
                <w:color w:val="2D3F55"/>
                <w:sz w:val="17"/>
                <w:szCs w:val="17"/>
              </w:rPr>
              <w:t>adjacency.py: density_score [0.0–1.0], cohort_n (int), cohort_dscr_p25/p50/p75 (decimal), cohort_completion_rate [0.0–1.0], cohort_tie_p50 (decimal), confidence_flag (bool if n &lt; 5), fuel_pathway, jurisdiction, certifier_ecosystem (proximity dimensions)</w:t>
            </w:r>
          </w:p>
          <w:p w14:paraId="30202C91" w14:textId="77777777" w:rsidR="0070014C" w:rsidRDefault="003B6AA0">
            <w:pPr>
              <w:spacing w:after="40"/>
            </w:pPr>
            <w:r>
              <w:rPr>
                <w:b/>
                <w:bCs/>
                <w:color w:val="2D3F55"/>
                <w:sz w:val="18"/>
                <w:szCs w:val="18"/>
              </w:rPr>
              <w:t>Appears in</w:t>
            </w:r>
          </w:p>
          <w:p w14:paraId="5D5A91A3" w14:textId="77777777" w:rsidR="0070014C" w:rsidRDefault="003B6AA0">
            <w:pPr>
              <w:spacing w:after="40"/>
            </w:pPr>
            <w:r>
              <w:rPr>
                <w:color w:val="1A2332"/>
                <w:sz w:val="18"/>
                <w:szCs w:val="18"/>
              </w:rPr>
              <w:t>Project overview · Finance dashboard (pre-FID) · Banker Snapshot cover · DFI dashboard · Adjacency endpoint §3.5</w:t>
            </w:r>
          </w:p>
        </w:tc>
      </w:tr>
    </w:tbl>
    <w:p w14:paraId="1829741E" w14:textId="77777777" w:rsidR="00D97002" w:rsidRDefault="00000000">
      <w:pPr>
        <w:spacing w:before="80" w:after="80"/>
        <w:rPr>
          <w:ins w:id="265" w:author="Claude" w:date="2026-09-30T15:00:00Z"/>
        </w:rPr>
      </w:pPr>
      <w:ins w:id="266" w:author="Claude" w:date="2026-09-30T15:00:00Z">
        <w:r>
          <w:rPr>
            <w:b/>
            <w:bCs/>
          </w:rPr>
          <w:t>Illustrative (v4.5):</w:t>
        </w:r>
        <w:r>
          <w:t xml:space="preserve"> the numbers in this specification (71%, N = 14, 86%, 18%) are examples; no cohort exists yet.</w:t>
        </w:r>
      </w:ins>
    </w:p>
    <w:p w14:paraId="5B3DACE0" w14:textId="77777777" w:rsidR="0070014C" w:rsidRDefault="0070014C">
      <w:pPr>
        <w:spacing w:before="200" w:after="40"/>
      </w:pPr>
    </w:p>
    <w:p w14:paraId="681DE138" w14:textId="77777777" w:rsidR="0070014C" w:rsidRDefault="003B6AA0">
      <w:pPr>
        <w:spacing w:after="80"/>
      </w:pPr>
      <w:r>
        <w:rPr>
          <w:b/>
          <w:bCs/>
          <w:color w:val="0EA5A0"/>
        </w:rPr>
        <w:t xml:space="preserve">E.5  </w:t>
      </w:r>
      <w:r>
        <w:rPr>
          <w:b/>
          <w:bCs/>
          <w:color w:val="1A2332"/>
        </w:rPr>
        <w:t>Evidence Density Tile</w:t>
      </w:r>
      <w:r>
        <w:rPr>
          <w:i/>
          <w:iCs/>
          <w:color w:val="64748B"/>
          <w:sz w:val="20"/>
          <w:szCs w:val="20"/>
        </w:rPr>
        <w:t xml:space="preserve">  —  verification ladder + hash-chain confirmation in one glanceable tile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014C" w14:paraId="28EDFC80" w14:textId="77777777">
        <w:tc>
          <w:tcPr>
            <w:tcW w:w="0" w:type="auto"/>
            <w:tcBorders>
              <w:top w:val="none" w:sz="0" w:space="0" w:color="FFFFFF"/>
              <w:left w:val="none" w:sz="0" w:space="0" w:color="FFFFFF"/>
              <w:bottom w:val="none" w:sz="0" w:space="0" w:color="FFFFFF"/>
              <w:right w:val="none" w:sz="0" w:space="0" w:color="FFFFFF"/>
            </w:tcBorders>
            <w:shd w:val="clear" w:color="auto" w:fill="E8F4F4"/>
            <w:tcMar>
              <w:top w:w="120" w:type="dxa"/>
              <w:left w:w="200" w:type="dxa"/>
              <w:bottom w:w="120" w:type="dxa"/>
              <w:right w:w="200" w:type="dxa"/>
            </w:tcMar>
          </w:tcPr>
          <w:p w14:paraId="5D5604FF" w14:textId="77777777" w:rsidR="0070014C" w:rsidRDefault="003B6AA0">
            <w:pPr>
              <w:spacing w:before="40" w:after="40"/>
            </w:pPr>
            <w:r>
              <w:rPr>
                <w:b/>
                <w:bCs/>
                <w:color w:val="2D3F55"/>
                <w:sz w:val="18"/>
                <w:szCs w:val="18"/>
              </w:rPr>
              <w:lastRenderedPageBreak/>
              <w:t>Visual specification</w:t>
            </w:r>
          </w:p>
          <w:p w14:paraId="480A9ACE" w14:textId="77777777" w:rsidR="0070014C" w:rsidRDefault="003B6AA0">
            <w:pPr>
              <w:spacing w:after="60"/>
            </w:pPr>
            <w:r>
              <w:rPr>
                <w:color w:val="1A2332"/>
                <w:sz w:val="18"/>
                <w:szCs w:val="18"/>
              </w:rPr>
              <w:t>A 7×4 grid: seven rows (one per evidence category), four columns (one per verification state: UNVERIFIED / SUBMITTED / CONFIRMED / AUDITED). Each cell is a small square — filled if that category has reached that state, empty if not. Fill colour: UNVERIFIED = light grey, SUBMITTED = amber, CONFIRMED = teal, AUDITED = dark teal with a checkmark. Below the grid: a single line showing the SHA-256 root hash in monospace (truncated to first 12 and last 8 characters, with a copy button). A "hash chain intact" status indicator (green lock = verified, red = broken chain). The grid encodes completeness without listing individual documents. Visual variables: position (category on y-axis, state on x-axis), value (fill density = how many items in that cell), colour (verification level), shape (checkmark on AUDITED).</w:t>
            </w:r>
          </w:p>
          <w:p w14:paraId="59E1A774" w14:textId="77777777" w:rsidR="0070014C" w:rsidRDefault="003B6AA0">
            <w:pPr>
              <w:spacing w:after="40"/>
            </w:pPr>
            <w:r>
              <w:rPr>
                <w:b/>
                <w:bCs/>
                <w:color w:val="2D3F55"/>
                <w:sz w:val="18"/>
                <w:szCs w:val="18"/>
              </w:rPr>
              <w:t>Doctrine encoded</w:t>
            </w:r>
          </w:p>
          <w:p w14:paraId="40E1E615" w14:textId="77777777" w:rsidR="0070014C" w:rsidRDefault="003B6AA0">
            <w:pPr>
              <w:spacing w:after="60"/>
            </w:pPr>
            <w:r>
              <w:rPr>
                <w:color w:val="1A2332"/>
                <w:sz w:val="18"/>
                <w:szCs w:val="18"/>
              </w:rPr>
              <w:t>Verification state and provenance hash are mandatory on every artefact GEX creates (§2.4). The Evidence Density Tile makes the verification ladder readable at a glance — not as a list of documents, but as a completeness signal per evidence category. It encodes the invariant: AUDITED state requires a CONFIRMED predecessor; CONFIRMED requires document submission; submission requires an upload event. The tile collapses this chain into a single compact visual.</w:t>
            </w:r>
          </w:p>
          <w:p w14:paraId="35447E69" w14:textId="77777777" w:rsidR="0070014C" w:rsidRDefault="003B6AA0">
            <w:pPr>
              <w:spacing w:after="40"/>
            </w:pPr>
            <w:r>
              <w:rPr>
                <w:b/>
                <w:bCs/>
                <w:color w:val="2D3F55"/>
                <w:sz w:val="18"/>
                <w:szCs w:val="18"/>
              </w:rPr>
              <w:t>Data fields bound</w:t>
            </w:r>
          </w:p>
          <w:p w14:paraId="1FB24043" w14:textId="77777777" w:rsidR="0070014C" w:rsidRDefault="003B6AA0">
            <w:pPr>
              <w:spacing w:after="60"/>
            </w:pPr>
            <w:r>
              <w:rPr>
                <w:rFonts w:ascii="Courier New" w:eastAsia="Courier New" w:hAnsi="Courier New" w:cs="Courier New"/>
                <w:color w:val="2D3F55"/>
                <w:sz w:val="17"/>
                <w:szCs w:val="17"/>
              </w:rPr>
              <w:t>evidence_refs[{evidence_id, category, verification_state, hash, timestamp, reviewer_id}], evidence categories: TECHNICAL / COST / REVENUE / CERTIFICATION / EXECUTION / COUNTERPARTY / SOVEREIGN, gate_passed[] (G0–G11), provenance_hash (SHA-256 root of evidence tree)</w:t>
            </w:r>
          </w:p>
          <w:p w14:paraId="14581413" w14:textId="77777777" w:rsidR="0070014C" w:rsidRDefault="003B6AA0">
            <w:pPr>
              <w:spacing w:after="40"/>
            </w:pPr>
            <w:r>
              <w:rPr>
                <w:b/>
                <w:bCs/>
                <w:color w:val="2D3F55"/>
                <w:sz w:val="18"/>
                <w:szCs w:val="18"/>
              </w:rPr>
              <w:t>Appears in</w:t>
            </w:r>
          </w:p>
          <w:p w14:paraId="1206C631" w14:textId="77777777" w:rsidR="0070014C" w:rsidRDefault="003B6AA0">
            <w:pPr>
              <w:spacing w:after="40"/>
            </w:pPr>
            <w:r>
              <w:rPr>
                <w:color w:val="1A2332"/>
                <w:sz w:val="18"/>
                <w:szCs w:val="18"/>
              </w:rPr>
              <w:t>Package detail views · Reviewer queue · Token detail (certification evidence) · Lineage Trail (§E.6) · ProvenanceBanner.tsx</w:t>
            </w:r>
          </w:p>
        </w:tc>
      </w:tr>
    </w:tbl>
    <w:p w14:paraId="4CFC84E7" w14:textId="77777777" w:rsidR="0070014C" w:rsidRDefault="0070014C">
      <w:pPr>
        <w:spacing w:before="200" w:after="40"/>
      </w:pPr>
    </w:p>
    <w:p w14:paraId="0E8379EC" w14:textId="77777777" w:rsidR="0070014C" w:rsidRDefault="003B6AA0">
      <w:pPr>
        <w:spacing w:after="80"/>
      </w:pPr>
      <w:r>
        <w:rPr>
          <w:b/>
          <w:bCs/>
          <w:color w:val="0EA5A0"/>
        </w:rPr>
        <w:t xml:space="preserve">E.6  </w:t>
      </w:r>
      <w:r>
        <w:rPr>
          <w:b/>
          <w:bCs/>
          <w:color w:val="1A2332"/>
        </w:rPr>
        <w:t>Lineage Trail</w:t>
      </w:r>
      <w:r>
        <w:rPr>
          <w:i/>
          <w:iCs/>
          <w:color w:val="64748B"/>
          <w:sz w:val="20"/>
          <w:szCs w:val="20"/>
        </w:rPr>
        <w:t xml:space="preserve">  —  seven-source causal narrative in one horizontal panel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014C" w14:paraId="6A611841" w14:textId="77777777">
        <w:tc>
          <w:tcPr>
            <w:tcW w:w="0" w:type="auto"/>
            <w:tcBorders>
              <w:top w:val="none" w:sz="0" w:space="0" w:color="FFFFFF"/>
              <w:left w:val="none" w:sz="0" w:space="0" w:color="FFFFFF"/>
              <w:bottom w:val="none" w:sz="0" w:space="0" w:color="FFFFFF"/>
              <w:right w:val="none" w:sz="0" w:space="0" w:color="FFFFFF"/>
            </w:tcBorders>
            <w:shd w:val="clear" w:color="auto" w:fill="FEF3C7"/>
            <w:tcMar>
              <w:top w:w="120" w:type="dxa"/>
              <w:left w:w="200" w:type="dxa"/>
              <w:bottom w:w="120" w:type="dxa"/>
              <w:right w:w="200" w:type="dxa"/>
            </w:tcMar>
          </w:tcPr>
          <w:p w14:paraId="64E90AB4" w14:textId="77777777" w:rsidR="0070014C" w:rsidRDefault="003B6AA0">
            <w:pPr>
              <w:spacing w:before="40" w:after="40"/>
            </w:pPr>
            <w:r>
              <w:rPr>
                <w:b/>
                <w:bCs/>
                <w:color w:val="2D3F55"/>
                <w:sz w:val="18"/>
                <w:szCs w:val="18"/>
              </w:rPr>
              <w:t>Visual specification</w:t>
            </w:r>
          </w:p>
          <w:p w14:paraId="5B4C8F87" w14:textId="77777777" w:rsidR="0070014C" w:rsidRDefault="003B6AA0">
            <w:pPr>
              <w:spacing w:after="60"/>
            </w:pPr>
            <w:r>
              <w:rPr>
                <w:color w:val="1A2332"/>
                <w:sz w:val="18"/>
                <w:szCs w:val="18"/>
              </w:rPr>
              <w:t>A single horizontal strip divided into seven panels, rendered left-to-right in causal order: [1 Price] → [2 WACC] → [3 Molecule origin] → [4 Carbon intensity] → [5 Certification] → [6 Bankability state] → [7 ESG eligibility]. Each panel is a compact card (~120px wide, fixed height) with: a header label (bold, small caps), one primary value (large text), and one secondary detail (small, italic). Panels are connected by thin directional arrows with a one-word causal label (e.g. "because →", "enables →", "requires →"). Active panels (data confirmed) have a teal left border. Inactive panels (data pending) are shown in grey with a dash in the primary value slot. Sovereign provenance and carbon attribution panels are hidden (not greyed) when not applicable. Visual variables: position (causal sequence on x-axis), colour (confirmed = teal border, pending = grey), size (primary value is the visual anchor in each card).</w:t>
            </w:r>
          </w:p>
          <w:p w14:paraId="232B1CB7" w14:textId="77777777" w:rsidR="0070014C" w:rsidRDefault="003B6AA0">
            <w:pPr>
              <w:spacing w:after="40"/>
            </w:pPr>
            <w:r>
              <w:rPr>
                <w:b/>
                <w:bCs/>
                <w:color w:val="2D3F55"/>
                <w:sz w:val="18"/>
                <w:szCs w:val="18"/>
              </w:rPr>
              <w:t>Doctrine encoded</w:t>
            </w:r>
          </w:p>
          <w:p w14:paraId="47F956D2" w14:textId="77777777" w:rsidR="0070014C" w:rsidRDefault="003B6AA0">
            <w:pPr>
              <w:spacing w:after="60"/>
            </w:pPr>
            <w:r>
              <w:rPr>
                <w:color w:val="1A2332"/>
                <w:sz w:val="18"/>
                <w:szCs w:val="18"/>
              </w:rPr>
              <w:t>Sung's operative result: causally adjacent information compresses better than topically adjacent information. The Lineage Trail is the GEX application of this: it does not group information by asset class (Bloomberg's error) or by alert type (Reuters' error). It groups by causal chain — the seven data sources that together constitute the answer to "why does this token cost what it costs, and is that price trustworthy?" The trail is a single panel, not seven tabs.</w:t>
            </w:r>
          </w:p>
          <w:p w14:paraId="438494EC" w14:textId="77777777" w:rsidR="0070014C" w:rsidRDefault="003B6AA0">
            <w:pPr>
              <w:spacing w:after="40"/>
            </w:pPr>
            <w:r>
              <w:rPr>
                <w:b/>
                <w:bCs/>
                <w:color w:val="2D3F55"/>
                <w:sz w:val="18"/>
                <w:szCs w:val="18"/>
              </w:rPr>
              <w:t>Data fields bound</w:t>
            </w:r>
          </w:p>
          <w:p w14:paraId="50520B62" w14:textId="77777777" w:rsidR="0070014C" w:rsidRDefault="003B6AA0">
            <w:pPr>
              <w:spacing w:after="60"/>
            </w:pPr>
            <w:r>
              <w:rPr>
                <w:rFonts w:ascii="Courier New" w:eastAsia="Courier New" w:hAnsi="Courier New" w:cs="Courier New"/>
                <w:color w:val="2D3F55"/>
                <w:sz w:val="17"/>
                <w:szCs w:val="17"/>
              </w:rPr>
              <w:t>LineageView: price (PriceLine), why_this_price (WaccBreakdown), molecule_origin (ProjectIdentity), sovereign_provenance (SovereignBlock?), carbon_intensity (CIBlock), carbon_attribution (AttributionBlock?), certification (CertificationBlock), bankability_state (BankabilitySnapshot), esg_eligibility (ESGBlock)</w:t>
            </w:r>
          </w:p>
          <w:p w14:paraId="768B8CC9" w14:textId="77777777" w:rsidR="0070014C" w:rsidRDefault="003B6AA0">
            <w:pPr>
              <w:spacing w:after="40"/>
            </w:pPr>
            <w:r>
              <w:rPr>
                <w:b/>
                <w:bCs/>
                <w:color w:val="2D3F55"/>
                <w:sz w:val="18"/>
                <w:szCs w:val="18"/>
              </w:rPr>
              <w:t>Appears in</w:t>
            </w:r>
          </w:p>
          <w:p w14:paraId="62A4E138" w14:textId="77777777" w:rsidR="0070014C" w:rsidRDefault="003B6AA0">
            <w:pPr>
              <w:spacing w:after="40"/>
            </w:pPr>
            <w:r>
              <w:rPr>
                <w:color w:val="1A2332"/>
                <w:sz w:val="18"/>
                <w:szCs w:val="18"/>
              </w:rPr>
              <w:t>Token detail · LineagePanel.tsx [NEW B3] · Banker Snapshot export · Offtaker contract view</w:t>
            </w:r>
          </w:p>
        </w:tc>
      </w:tr>
    </w:tbl>
    <w:p w14:paraId="29EC5992" w14:textId="77777777" w:rsidR="0070014C" w:rsidRDefault="0070014C">
      <w:pPr>
        <w:spacing w:before="200" w:after="40"/>
      </w:pPr>
    </w:p>
    <w:p w14:paraId="6B34F55A" w14:textId="77777777" w:rsidR="0070014C" w:rsidRDefault="003B6AA0">
      <w:pPr>
        <w:spacing w:after="80"/>
      </w:pPr>
      <w:r>
        <w:rPr>
          <w:b/>
          <w:bCs/>
          <w:color w:val="0EA5A0"/>
        </w:rPr>
        <w:t xml:space="preserve">E.7  </w:t>
      </w:r>
      <w:r>
        <w:rPr>
          <w:b/>
          <w:bCs/>
          <w:color w:val="1A2332"/>
        </w:rPr>
        <w:t>Causal Navigation Bar</w:t>
      </w:r>
      <w:r>
        <w:rPr>
          <w:i/>
          <w:iCs/>
          <w:color w:val="64748B"/>
          <w:sz w:val="20"/>
          <w:szCs w:val="20"/>
        </w:rPr>
        <w:t xml:space="preserve">  —  default lateral navigation is the causal next thing, not the topical sibling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014C" w14:paraId="3A5F2A4C" w14:textId="77777777">
        <w:tc>
          <w:tcPr>
            <w:tcW w:w="0" w:type="auto"/>
            <w:tcBorders>
              <w:top w:val="none" w:sz="0" w:space="0" w:color="FFFFFF"/>
              <w:left w:val="none" w:sz="0" w:space="0" w:color="FFFFFF"/>
              <w:bottom w:val="none" w:sz="0" w:space="0" w:color="FFFFFF"/>
              <w:right w:val="none" w:sz="0" w:space="0" w:color="FFFFFF"/>
            </w:tcBorders>
            <w:shd w:val="clear" w:color="auto" w:fill="F4FAFA"/>
            <w:tcMar>
              <w:top w:w="120" w:type="dxa"/>
              <w:left w:w="200" w:type="dxa"/>
              <w:bottom w:w="120" w:type="dxa"/>
              <w:right w:w="200" w:type="dxa"/>
            </w:tcMar>
          </w:tcPr>
          <w:p w14:paraId="69B56A30" w14:textId="77777777" w:rsidR="0070014C" w:rsidRDefault="003B6AA0">
            <w:pPr>
              <w:spacing w:before="40" w:after="40"/>
            </w:pPr>
            <w:r>
              <w:rPr>
                <w:b/>
                <w:bCs/>
                <w:color w:val="2D3F55"/>
                <w:sz w:val="18"/>
                <w:szCs w:val="18"/>
              </w:rPr>
              <w:t>Visual specification</w:t>
            </w:r>
          </w:p>
          <w:p w14:paraId="6FB7B43D" w14:textId="77777777" w:rsidR="0070014C" w:rsidRDefault="003B6AA0">
            <w:pPr>
              <w:spacing w:after="60"/>
            </w:pPr>
            <w:r>
              <w:rPr>
                <w:color w:val="1A2332"/>
                <w:sz w:val="18"/>
                <w:szCs w:val="18"/>
              </w:rPr>
              <w:t xml:space="preserve">A three-cell horizontal bar fixed to the top of every detail view, below the main navigation. Left cell: "← FROM" with a small label showing the previous causal entity (e.g. "Cost evidence G3"). Centre cell: the current entity name and type (bold, larger text). Right cell: "NEXT →" showing the causal consequence of completing this entity (e.g. "Drawdown right — Tranche 2"). Centre cell has a teal background to anchor the user's location. Left and right cells are clickable links to those entities. If there is no prior causal entity (e.g. the root package), the left cell shows the project name. If the current entity is terminal (e.g. a RETIRED token), the right cell shows "→ Renewal / new vintage". Visual variables: position (left = prior, centre = </w:t>
            </w:r>
            <w:r>
              <w:rPr>
                <w:color w:val="1A2332"/>
                <w:sz w:val="18"/>
                <w:szCs w:val="18"/>
              </w:rPr>
              <w:lastRenderedPageBreak/>
              <w:t>current, right = next — causal sequence), colour (teal centre = current location), size (centre cell text larger than flanking cells).</w:t>
            </w:r>
          </w:p>
          <w:p w14:paraId="758A6B36" w14:textId="77777777" w:rsidR="0070014C" w:rsidRDefault="003B6AA0">
            <w:pPr>
              <w:spacing w:after="40"/>
            </w:pPr>
            <w:r>
              <w:rPr>
                <w:b/>
                <w:bCs/>
                <w:color w:val="2D3F55"/>
                <w:sz w:val="18"/>
                <w:szCs w:val="18"/>
              </w:rPr>
              <w:t>Doctrine encoded</w:t>
            </w:r>
          </w:p>
          <w:p w14:paraId="5A3FFBEA" w14:textId="77777777" w:rsidR="0070014C" w:rsidRDefault="003B6AA0">
            <w:pPr>
              <w:spacing w:after="60"/>
            </w:pPr>
            <w:r>
              <w:rPr>
                <w:color w:val="1A2332"/>
                <w:sz w:val="18"/>
                <w:szCs w:val="18"/>
              </w:rPr>
              <w:t>Sung's compression principle applied to navigation. Bloomberg groups by asset class (topical). GEX should navigate by causal chain: this evidence enables this gate, this gate enables this drawdown, this drawdown enables this token, this token enables this trade. The Causal Navigation Bar is a persistent strip at the top of every detail view that shows the user where they are in the causal chain, what they just came from, and what the causal next step is. It replaces breadcrumb navigation (which is topical — parent/child hierarchy) with causal navigation (forward consequence).</w:t>
            </w:r>
          </w:p>
          <w:p w14:paraId="63B01F3D" w14:textId="77777777" w:rsidR="0070014C" w:rsidRDefault="003B6AA0">
            <w:pPr>
              <w:spacing w:after="40"/>
            </w:pPr>
            <w:r>
              <w:rPr>
                <w:b/>
                <w:bCs/>
                <w:color w:val="2D3F55"/>
                <w:sz w:val="18"/>
                <w:szCs w:val="18"/>
              </w:rPr>
              <w:t>Data fields bound</w:t>
            </w:r>
          </w:p>
          <w:p w14:paraId="76AB6230" w14:textId="77777777" w:rsidR="0070014C" w:rsidRDefault="003B6AA0">
            <w:pPr>
              <w:spacing w:after="60"/>
            </w:pPr>
            <w:r>
              <w:rPr>
                <w:rFonts w:ascii="Courier New" w:eastAsia="Courier New" w:hAnsi="Courier New" w:cs="Courier New"/>
                <w:color w:val="2D3F55"/>
                <w:sz w:val="17"/>
                <w:szCs w:val="17"/>
              </w:rPr>
              <w:t>downstream_effect[] (from DEVELOPMENT_PACKAGES), unlock_condition[], next_gate (G0–G11 enum), project_id (thread across all layers), current_entity_type (PACKAGE / GATE / TRANCHE / TOKEN / LISTING / CONTRACT)</w:t>
            </w:r>
          </w:p>
          <w:p w14:paraId="27E2D562" w14:textId="77777777" w:rsidR="0070014C" w:rsidRDefault="003B6AA0">
            <w:pPr>
              <w:spacing w:after="40"/>
            </w:pPr>
            <w:r>
              <w:rPr>
                <w:b/>
                <w:bCs/>
                <w:color w:val="2D3F55"/>
                <w:sz w:val="18"/>
                <w:szCs w:val="18"/>
              </w:rPr>
              <w:t>Appears in</w:t>
            </w:r>
          </w:p>
          <w:p w14:paraId="4420D383" w14:textId="77777777" w:rsidR="0070014C" w:rsidRDefault="003B6AA0">
            <w:pPr>
              <w:spacing w:after="40"/>
            </w:pPr>
            <w:r>
              <w:rPr>
                <w:color w:val="1A2332"/>
                <w:sz w:val="18"/>
                <w:szCs w:val="18"/>
              </w:rPr>
              <w:t>All detail views — package, gate, tranche, token, listing, contract · Header component (persistent)</w:t>
            </w:r>
          </w:p>
        </w:tc>
      </w:tr>
    </w:tbl>
    <w:p w14:paraId="6FE67A0D" w14:textId="77777777" w:rsidR="0070014C" w:rsidRDefault="0070014C">
      <w:pPr>
        <w:pBdr>
          <w:bottom w:val="single" w:sz="4" w:space="1" w:color="0EA5A0"/>
        </w:pBdr>
        <w:spacing w:before="200" w:after="200"/>
      </w:pPr>
    </w:p>
    <w:p w14:paraId="77E539C2" w14:textId="77777777" w:rsidR="0070014C" w:rsidRDefault="003B6AA0">
      <w:pPr>
        <w:spacing w:before="60" w:after="100"/>
      </w:pPr>
      <w:r>
        <w:rPr>
          <w:color w:val="1A2332"/>
          <w:sz w:val="20"/>
          <w:szCs w:val="20"/>
        </w:rPr>
        <w:t>These seven primitives are sufficient to render any view in GEX. A project overview is: State Strip + Capital Eligibility Bar + Decomposed Certainty Stack + Adjacency Card. A token detail is: State Strip + Evidence Density Tile + Lineage Trail. A contract detail is: State Strip + Causal Navigation Bar. The Banker Snapshot export assembles: Capital Eligibility Bar + Adjacency Card + Decomposed Certainty Stack + Lineage Trail into a single read-only document.</w:t>
      </w:r>
    </w:p>
    <w:p w14:paraId="2FE5BD31" w14:textId="77777777" w:rsidR="0070014C" w:rsidRDefault="003B6AA0">
      <w:pPr>
        <w:spacing w:before="80" w:after="80"/>
        <w:ind w:left="360"/>
        <w:rPr>
          <w:i/>
          <w:iCs/>
          <w:color w:val="64748B"/>
          <w:sz w:val="18"/>
          <w:szCs w:val="18"/>
        </w:rPr>
      </w:pPr>
      <w:r>
        <w:rPr>
          <w:b/>
          <w:bCs/>
          <w:color w:val="64748B"/>
          <w:sz w:val="18"/>
          <w:szCs w:val="18"/>
        </w:rPr>
        <w:t xml:space="preserve">Note.  </w:t>
      </w:r>
      <w:r>
        <w:rPr>
          <w:i/>
          <w:iCs/>
          <w:color w:val="64748B"/>
          <w:sz w:val="18"/>
          <w:szCs w:val="18"/>
        </w:rPr>
        <w:t>The primitives do not specify pixel dimensions, breakpoints, or animation — those are implementation decisions for the frontend team. What is specified here is the semantic: which data field maps to which visual variable, and which doctrine each primitive encodes. These specifications are stable across screen sizes and render targets (browser, PDF export, Element-Matrix card).</w:t>
      </w:r>
    </w:p>
    <w:p w14:paraId="1B97C211" w14:textId="77777777" w:rsidR="00D658F2" w:rsidRDefault="00D658F2">
      <w:pPr>
        <w:spacing w:before="80" w:after="80"/>
        <w:ind w:left="360"/>
      </w:pPr>
    </w:p>
    <w:p w14:paraId="27FCC1AC" w14:textId="77777777" w:rsidR="00D658F2" w:rsidRPr="00AC387F" w:rsidRDefault="001660EC" w:rsidP="00F6054B">
      <w:pPr>
        <w:pStyle w:val="Heading2"/>
      </w:pPr>
      <w:bookmarkStart w:id="267" w:name="_Toc241592250"/>
      <w:commentRangeStart w:id="268"/>
      <w:del w:id="269" w:author="Claude" w:date="2026-09-30T15:00:00Z">
        <w:r>
          <w:delText>The Future and where the current project development is now</w:delText>
        </w:r>
      </w:del>
      <w:ins w:id="270" w:author="Claude" w:date="2026-09-30T15:00:00Z">
        <w:r>
          <w:t>Implementation status (moved)</w:t>
        </w:r>
      </w:ins>
      <w:bookmarkEnd w:id="267"/>
      <w:commentRangeEnd w:id="268"/>
      <w:r w:rsidRPr="00AC387F">
        <w:rPr>
          <w:rStyle w:val="CommentReference"/>
          <w:sz w:val="24"/>
          <w:szCs w:val="24"/>
        </w:rPr>
        <w:commentReference w:id="268"/>
      </w:r>
    </w:p>
    <w:p w14:paraId="3F597088" w14:textId="77777777" w:rsidR="00D97002" w:rsidRDefault="00000000">
      <w:pPr>
        <w:spacing w:before="80" w:after="80"/>
        <w:rPr>
          <w:ins w:id="271" w:author="Claude" w:date="2026-09-30T15:00:00Z"/>
        </w:rPr>
      </w:pPr>
      <w:ins w:id="272" w:author="Claude" w:date="2026-09-30T15:00:00Z">
        <w:r>
          <w:rPr>
            <w:b/>
            <w:bCs/>
          </w:rPr>
          <w:t>Moved (v4.5).</w:t>
        </w:r>
        <w:r>
          <w:t xml:space="preserve"> The implementation-status audit that stood here (status as of v4.2, 14 May 2026) contradicted itself and the tree: rows marked IMPLEMENTED with the note “Not built”, and “PostgreSQL migrations DEFERRED” while the schema is at head 059. It was re-verified on 30 Sep 2026 and now lives in docs/CLAUDE_HANDOFF.md §8 item 39.</w:t>
        </w:r>
      </w:ins>
    </w:p>
    <w:p w14:paraId="269E9F81" w14:textId="77777777" w:rsidR="00AC387F" w:rsidRDefault="00AC387F" w:rsidP="00AC387F">
      <w:pPr>
        <w:rPr>
          <w:del w:id="273" w:author="Claude" w:date="2026-09-30T15:00:00Z"/>
        </w:rPr>
      </w:pPr>
    </w:p>
    <w:p w14:paraId="2E59DE4C" w14:textId="77777777" w:rsidR="00AC387F" w:rsidRDefault="00AC387F" w:rsidP="00D658F2">
      <w:pPr>
        <w:pStyle w:val="Heading4"/>
        <w:rPr>
          <w:del w:id="274" w:author="Claude" w:date="2026-09-30T15:00:00Z"/>
        </w:rPr>
      </w:pPr>
    </w:p>
    <w:p w14:paraId="48B1D98F" w14:textId="77777777" w:rsidR="00D658F2" w:rsidRPr="00D658F2" w:rsidRDefault="00D658F2" w:rsidP="00AC387F">
      <w:pPr>
        <w:pStyle w:val="Heading4"/>
        <w:spacing w:after="240"/>
        <w:rPr>
          <w:del w:id="275" w:author="Claude" w:date="2026-09-30T15:00:00Z"/>
        </w:rPr>
      </w:pPr>
      <w:bookmarkStart w:id="276" w:name="_Toc241592251"/>
      <w:del w:id="277" w:author="Claude" w:date="2026-09-30T15:00:00Z">
        <w:r>
          <w:delText>1. gex_pf_engine (Finance Engine Microservice)</w:delText>
        </w:r>
        <w:bookmarkEnd w:id="276"/>
      </w:del>
    </w:p>
    <w:p w14:paraId="69F41585" w14:textId="77777777" w:rsidR="00414E0E" w:rsidRDefault="00D658F2" w:rsidP="001660EC">
      <w:pPr>
        <w:pStyle w:val="NormalWeb"/>
        <w:spacing w:before="0" w:beforeAutospacing="0" w:after="0" w:afterAutospacing="0"/>
        <w:rPr>
          <w:del w:id="278" w:author="Claude" w:date="2026-09-30T15:00:00Z"/>
          <w:rFonts w:ascii="Helvetica Neue" w:hAnsi="Helvetica Neue" w:cs="Segoe UI"/>
          <w:color w:val="0A0A0A"/>
          <w:sz w:val="20"/>
          <w:szCs w:val="20"/>
        </w:rPr>
      </w:pPr>
      <w:del w:id="279" w:author="Claude" w:date="2026-09-30T15:00:00Z">
        <w:r>
          <w:rPr>
            <w:rFonts w:ascii="Helvetica Neue" w:hAnsi="Helvetica Neue" w:cs="Segoe UI"/>
            <w:color w:val="0A0A0A"/>
            <w:sz w:val="20"/>
            <w:szCs w:val="20"/>
          </w:rPr>
          <w:delText>The document references files under </w:delText>
        </w:r>
        <w:r>
          <w:rPr>
            <w:rStyle w:val="HTMLCode"/>
            <w:rFonts w:ascii="Helvetica Neue Light" w:hAnsi="Helvetica Neue Light"/>
            <w:color w:val="0A0A0A"/>
            <w:shd w:val="clear" w:color="auto" w:fill="EDEDED" w:themeFill="accent3" w:themeFillTint="33"/>
          </w:rPr>
          <w:delText>gex_pf_engine/core/</w:delText>
        </w:r>
        <w:r>
          <w:rPr>
            <w:rFonts w:ascii="Helvetica Neue" w:hAnsi="Helvetica Neue" w:cs="Segoe UI"/>
            <w:color w:val="0A0A0A"/>
            <w:sz w:val="20"/>
            <w:szCs w:val="20"/>
          </w:rPr>
          <w:delText> — the actual path is </w:delText>
        </w:r>
        <w:r>
          <w:rPr>
            <w:rStyle w:val="HTMLCode"/>
            <w:rFonts w:ascii="Helvetica Neue" w:hAnsi="Helvetica Neue"/>
            <w:color w:val="0A0A0A"/>
            <w:shd w:val="clear" w:color="auto" w:fill="EDEDED" w:themeFill="accent3" w:themeFillTint="33"/>
          </w:rPr>
          <w:delText>../gex_pf_engine/backend/app/core/</w:delText>
        </w:r>
        <w:r>
          <w:rPr>
            <w:rFonts w:ascii="Helvetica Neue" w:hAnsi="Helvetica Neue" w:cs="Segoe UI"/>
            <w:color w:val="0A0A0A"/>
            <w:sz w:val="20"/>
            <w:szCs w:val="20"/>
            <w:shd w:val="clear" w:color="auto" w:fill="EDEDED" w:themeFill="accent3" w:themeFillTint="33"/>
          </w:rPr>
          <w:delText> </w:delText>
        </w:r>
        <w:r>
          <w:rPr>
            <w:rFonts w:ascii="Helvetica Neue" w:hAnsi="Helvetica Neue" w:cs="Segoe UI"/>
            <w:color w:val="0A0A0A"/>
            <w:sz w:val="20"/>
            <w:szCs w:val="20"/>
          </w:rPr>
          <w:delText>(a sibling repo outside gex-platform-enhanced, served on port 8001 via docker-compose).</w:delText>
        </w:r>
      </w:del>
    </w:p>
    <w:p w14:paraId="53EA6F99" w14:textId="77777777" w:rsidR="00AC387F" w:rsidRDefault="00AC387F" w:rsidP="001660EC">
      <w:pPr>
        <w:pStyle w:val="NormalWeb"/>
        <w:spacing w:before="0" w:beforeAutospacing="0" w:after="0" w:afterAutospacing="0"/>
        <w:rPr>
          <w:del w:id="280" w:author="Claude" w:date="2026-09-30T15:00:00Z"/>
          <w:rFonts w:ascii="Helvetica Neue" w:hAnsi="Helvetica Neue" w:cs="Segoe UI"/>
          <w:color w:val="0A0A0A"/>
          <w:sz w:val="20"/>
          <w:szCs w:val="20"/>
        </w:rPr>
      </w:pPr>
    </w:p>
    <w:tbl>
      <w:tblPr>
        <w:tblW w:w="16389" w:type="dxa"/>
        <w:tblCellSpacing w:w="15" w:type="dxa"/>
        <w:shd w:val="clear" w:color="auto" w:fill="EDEDED" w:themeFill="accent3" w:themeFillTint="33"/>
        <w:tblCellMar>
          <w:top w:w="15" w:type="dxa"/>
          <w:left w:w="15" w:type="dxa"/>
          <w:bottom w:w="15" w:type="dxa"/>
          <w:right w:w="15" w:type="dxa"/>
        </w:tblCellMar>
        <w:tblLook w:val="04A0" w:firstRow="1" w:lastRow="0" w:firstColumn="1" w:lastColumn="0" w:noHBand="0" w:noVBand="1"/>
      </w:tblPr>
      <w:tblGrid>
        <w:gridCol w:w="1992"/>
        <w:gridCol w:w="1618"/>
        <w:gridCol w:w="12779"/>
      </w:tblGrid>
      <w:tr w:rsidR="00AC387F" w:rsidRPr="00AC387F" w14:paraId="260B9A17" w14:textId="77777777" w:rsidTr="00912B51">
        <w:trPr>
          <w:tblHeader/>
          <w:tblCellSpacing w:w="15" w:type="dxa"/>
          <w:del w:id="281" w:author="Claude" w:date="2026-09-30T15:00:00Z"/>
        </w:trPr>
        <w:tc>
          <w:tcPr>
            <w:tcW w:w="1947" w:type="dxa"/>
            <w:shd w:val="clear" w:color="auto" w:fill="EDEDED" w:themeFill="accent3" w:themeFillTint="33"/>
            <w:noWrap/>
            <w:tcMar>
              <w:top w:w="90" w:type="dxa"/>
              <w:left w:w="90" w:type="dxa"/>
              <w:bottom w:w="90" w:type="dxa"/>
              <w:right w:w="90" w:type="dxa"/>
            </w:tcMar>
            <w:hideMark/>
          </w:tcPr>
          <w:p w14:paraId="63C82A14" w14:textId="77777777" w:rsidR="00AC387F" w:rsidRPr="00AC387F" w:rsidRDefault="00AC387F" w:rsidP="00AC387F">
            <w:pPr>
              <w:pStyle w:val="NormalWeb"/>
              <w:rPr>
                <w:rFonts w:ascii="Arial Narrow" w:hAnsi="Arial Narrow" w:cs="Segoe UI"/>
                <w:b/>
                <w:bCs/>
                <w:color w:val="0A0A0A"/>
                <w:sz w:val="21"/>
                <w:szCs w:val="21"/>
              </w:rPr>
            </w:pPr>
            <w:del w:id="282" w:author="Claude" w:date="2026-09-30T15:00:00Z">
              <w:r>
                <w:rPr>
                  <w:rFonts w:ascii="Arial Narrow" w:hAnsi="Arial Narrow" w:cs="Segoe UI"/>
                  <w:b/>
                  <w:bCs/>
                  <w:color w:val="0A0A0A"/>
                  <w:sz w:val="21"/>
                  <w:szCs w:val="21"/>
                </w:rPr>
                <w:delText>Doc reference</w:delText>
              </w:r>
            </w:del>
          </w:p>
        </w:tc>
        <w:tc>
          <w:tcPr>
            <w:tcW w:w="1197" w:type="dxa"/>
            <w:shd w:val="clear" w:color="auto" w:fill="EDEDED" w:themeFill="accent3" w:themeFillTint="33"/>
            <w:noWrap/>
            <w:tcMar>
              <w:top w:w="90" w:type="dxa"/>
              <w:left w:w="90" w:type="dxa"/>
              <w:bottom w:w="90" w:type="dxa"/>
              <w:right w:w="90" w:type="dxa"/>
            </w:tcMar>
            <w:hideMark/>
          </w:tcPr>
          <w:p w14:paraId="110337E1" w14:textId="77777777" w:rsidR="00AC387F" w:rsidRPr="00AC387F" w:rsidRDefault="00AC387F" w:rsidP="00AC387F">
            <w:pPr>
              <w:pStyle w:val="NormalWeb"/>
              <w:rPr>
                <w:rFonts w:ascii="Arial Narrow" w:hAnsi="Arial Narrow" w:cs="Segoe UI"/>
                <w:b/>
                <w:bCs/>
                <w:color w:val="0A0A0A"/>
                <w:sz w:val="21"/>
                <w:szCs w:val="21"/>
              </w:rPr>
            </w:pPr>
            <w:del w:id="283" w:author="Claude" w:date="2026-09-30T15:00:00Z">
              <w:r>
                <w:rPr>
                  <w:rFonts w:ascii="Arial Narrow" w:hAnsi="Arial Narrow" w:cs="Segoe UI"/>
                  <w:b/>
                  <w:bCs/>
                  <w:color w:val="0A0A0A"/>
                  <w:sz w:val="21"/>
                  <w:szCs w:val="21"/>
                </w:rPr>
                <w:delText>Status</w:delText>
              </w:r>
            </w:del>
          </w:p>
        </w:tc>
        <w:tc>
          <w:tcPr>
            <w:tcW w:w="0" w:type="auto"/>
            <w:shd w:val="clear" w:color="auto" w:fill="EDEDED" w:themeFill="accent3" w:themeFillTint="33"/>
            <w:noWrap/>
            <w:tcMar>
              <w:top w:w="90" w:type="dxa"/>
              <w:left w:w="90" w:type="dxa"/>
              <w:bottom w:w="90" w:type="dxa"/>
              <w:right w:w="90" w:type="dxa"/>
            </w:tcMar>
            <w:hideMark/>
          </w:tcPr>
          <w:p w14:paraId="43837AD2" w14:textId="77777777" w:rsidR="00AC387F" w:rsidRPr="00AC387F" w:rsidRDefault="00AC387F" w:rsidP="00912B51">
            <w:pPr>
              <w:pStyle w:val="NormalWeb"/>
              <w:rPr>
                <w:rFonts w:ascii="Arial Narrow" w:hAnsi="Arial Narrow" w:cs="Segoe UI"/>
                <w:b/>
                <w:bCs/>
                <w:color w:val="0A0A0A"/>
                <w:sz w:val="21"/>
                <w:szCs w:val="21"/>
              </w:rPr>
            </w:pPr>
            <w:del w:id="284" w:author="Claude" w:date="2026-09-30T15:00:00Z">
              <w:r>
                <w:rPr>
                  <w:rFonts w:ascii="Arial Narrow" w:hAnsi="Arial Narrow" w:cs="Segoe UI"/>
                  <w:b/>
                  <w:bCs/>
                  <w:color w:val="0A0A0A"/>
                  <w:sz w:val="21"/>
                  <w:szCs w:val="21"/>
                </w:rPr>
                <w:delText>Notes</w:delText>
              </w:r>
            </w:del>
          </w:p>
        </w:tc>
      </w:tr>
      <w:tr w:rsidR="00AC387F" w:rsidRPr="00AC387F" w14:paraId="134DD932" w14:textId="77777777" w:rsidTr="00912B51">
        <w:trPr>
          <w:tblCellSpacing w:w="15" w:type="dxa"/>
          <w:del w:id="285" w:author="Claude" w:date="2026-09-30T15:00:00Z"/>
        </w:trPr>
        <w:tc>
          <w:tcPr>
            <w:tcW w:w="1947" w:type="dxa"/>
            <w:shd w:val="clear" w:color="auto" w:fill="EDEDED" w:themeFill="accent3" w:themeFillTint="33"/>
            <w:tcMar>
              <w:top w:w="90" w:type="dxa"/>
              <w:left w:w="90" w:type="dxa"/>
              <w:bottom w:w="90" w:type="dxa"/>
              <w:right w:w="90" w:type="dxa"/>
            </w:tcMar>
            <w:hideMark/>
          </w:tcPr>
          <w:p w14:paraId="262328FE" w14:textId="77777777" w:rsidR="00AC387F" w:rsidRPr="00AC387F" w:rsidRDefault="00AC387F" w:rsidP="00AC387F">
            <w:pPr>
              <w:pStyle w:val="NormalWeb"/>
              <w:rPr>
                <w:rFonts w:ascii="Helvetica Neue" w:hAnsi="Helvetica Neue" w:cs="Segoe UI"/>
                <w:color w:val="0A0A0A"/>
                <w:sz w:val="20"/>
                <w:szCs w:val="20"/>
              </w:rPr>
            </w:pPr>
            <w:del w:id="286" w:author="Claude" w:date="2026-09-30T15:00:00Z">
              <w:r>
                <w:rPr>
                  <w:rFonts w:ascii="Helvetica Neue" w:hAnsi="Helvetica Neue" w:cs="Segoe UI"/>
                  <w:color w:val="0A0A0A"/>
                  <w:sz w:val="20"/>
                  <w:szCs w:val="20"/>
                </w:rPr>
                <w:delText>waterfall.py</w:delText>
              </w:r>
            </w:del>
          </w:p>
        </w:tc>
        <w:tc>
          <w:tcPr>
            <w:tcW w:w="1197" w:type="dxa"/>
            <w:shd w:val="clear" w:color="auto" w:fill="EDEDED" w:themeFill="accent3" w:themeFillTint="33"/>
            <w:tcMar>
              <w:top w:w="90" w:type="dxa"/>
              <w:left w:w="90" w:type="dxa"/>
              <w:bottom w:w="90" w:type="dxa"/>
              <w:right w:w="90" w:type="dxa"/>
            </w:tcMar>
            <w:hideMark/>
          </w:tcPr>
          <w:p w14:paraId="2DE85A70" w14:textId="77777777" w:rsidR="00AC387F" w:rsidRPr="00AC387F" w:rsidRDefault="00AC387F" w:rsidP="00AC387F">
            <w:pPr>
              <w:pStyle w:val="NormalWeb"/>
              <w:rPr>
                <w:rFonts w:ascii="Helvetica Neue" w:hAnsi="Helvetica Neue" w:cs="Segoe UI"/>
                <w:color w:val="0A0A0A"/>
                <w:sz w:val="20"/>
                <w:szCs w:val="20"/>
              </w:rPr>
            </w:pPr>
            <w:del w:id="287" w:author="Claude" w:date="2026-09-30T15:00:00Z">
              <w:r>
                <w:rPr>
                  <w:rFonts w:ascii="Helvetica Neue" w:hAnsi="Helvetica Neue" w:cs="Segoe UI"/>
                  <w:color w:val="0A0A0A"/>
                  <w:sz w:val="20"/>
                  <w:szCs w:val="20"/>
                </w:rPr>
                <w:delText>IMPLEMENTED</w:delText>
              </w:r>
            </w:del>
          </w:p>
        </w:tc>
        <w:tc>
          <w:tcPr>
            <w:tcW w:w="0" w:type="auto"/>
            <w:shd w:val="clear" w:color="auto" w:fill="EDEDED" w:themeFill="accent3" w:themeFillTint="33"/>
            <w:tcMar>
              <w:top w:w="90" w:type="dxa"/>
              <w:left w:w="90" w:type="dxa"/>
              <w:bottom w:w="90" w:type="dxa"/>
              <w:right w:w="90" w:type="dxa"/>
            </w:tcMar>
            <w:hideMark/>
          </w:tcPr>
          <w:p w14:paraId="45E23D13" w14:textId="77777777" w:rsidR="00AC387F" w:rsidRPr="00AC387F" w:rsidRDefault="00C369E3" w:rsidP="00912B51">
            <w:pPr>
              <w:pStyle w:val="NormalWeb"/>
              <w:rPr>
                <w:rFonts w:ascii="Helvetica Neue" w:hAnsi="Helvetica Neue" w:cs="Segoe UI"/>
                <w:color w:val="0A0A0A"/>
                <w:sz w:val="20"/>
                <w:szCs w:val="20"/>
              </w:rPr>
            </w:pPr>
            <w:del w:id="288" w:author="Claude" w:date="2026-09-30T15:00:00Z">
              <w:r>
                <w:rPr>
                  <w:rFonts w:ascii="Segoe UI" w:hAnsi="Segoe UI" w:cs="Segoe UI"/>
                  <w:color w:val="0A0A0A"/>
                  <w:sz w:val="18"/>
                  <w:szCs w:val="18"/>
                </w:rPr>
                <w:delText>IMPLEMENTED. CashFlowWaterfall with concessional/DFI tranche support, grace periods, DSCR. Multi-currency waterfall via FX conversion. CashSweep with lock-up/default triggers. Has </w:delText>
              </w:r>
              <w:r>
                <w:rPr>
                  <w:rFonts w:ascii="Courier New" w:hAnsi="Courier New" w:cs="Courier New"/>
                  <w:color w:val="0A0A0A"/>
                  <w:sz w:val="18"/>
                  <w:szCs w:val="18"/>
                </w:rPr>
                <w:delText>SENIOR</w:delText>
              </w:r>
              <w:r>
                <w:rPr>
                  <w:rFonts w:ascii="Segoe UI" w:hAnsi="Segoe UI" w:cs="Segoe UI"/>
                  <w:color w:val="0A0A0A"/>
                  <w:sz w:val="18"/>
                  <w:szCs w:val="18"/>
                </w:rPr>
                <w:delText>, </w:delText>
              </w:r>
              <w:r>
                <w:rPr>
                  <w:rFonts w:ascii="Courier New" w:hAnsi="Courier New" w:cs="Courier New"/>
                  <w:color w:val="0A0A0A"/>
                  <w:sz w:val="18"/>
                  <w:szCs w:val="18"/>
                </w:rPr>
                <w:delText>JUNIOR</w:delText>
              </w:r>
              <w:r>
                <w:rPr>
                  <w:rFonts w:ascii="Segoe UI" w:hAnsi="Segoe UI" w:cs="Segoe UI"/>
                  <w:color w:val="0A0A0A"/>
                  <w:sz w:val="18"/>
                  <w:szCs w:val="18"/>
                </w:rPr>
                <w:delText>, </w:delText>
              </w:r>
              <w:r>
                <w:rPr>
                  <w:rFonts w:ascii="Courier New" w:hAnsi="Courier New" w:cs="Courier New"/>
                  <w:color w:val="0A0A0A"/>
                  <w:sz w:val="18"/>
                  <w:szCs w:val="18"/>
                </w:rPr>
                <w:delText>MEZZANINE</w:delText>
              </w:r>
              <w:r>
                <w:rPr>
                  <w:rFonts w:ascii="Segoe UI" w:hAnsi="Segoe UI" w:cs="Segoe UI"/>
                  <w:color w:val="0A0A0A"/>
                  <w:sz w:val="18"/>
                  <w:szCs w:val="18"/>
                </w:rPr>
                <w:delText>, </w:delText>
              </w:r>
              <w:r>
                <w:rPr>
                  <w:rFonts w:ascii="Courier New" w:hAnsi="Courier New" w:cs="Courier New"/>
                  <w:color w:val="0A0A0A"/>
                  <w:sz w:val="18"/>
                  <w:szCs w:val="18"/>
                </w:rPr>
                <w:delText>GREEN_BOND</w:delText>
              </w:r>
              <w:r>
                <w:rPr>
                  <w:rFonts w:ascii="Segoe UI" w:hAnsi="Segoe UI" w:cs="Segoe UI"/>
                  <w:color w:val="0A0A0A"/>
                  <w:sz w:val="18"/>
                  <w:szCs w:val="18"/>
                </w:rPr>
                <w:delText>, </w:delText>
              </w:r>
              <w:r>
                <w:rPr>
                  <w:rFonts w:ascii="Courier New" w:hAnsi="Courier New" w:cs="Courier New"/>
                  <w:color w:val="0A0A0A"/>
                  <w:sz w:val="18"/>
                  <w:szCs w:val="18"/>
                </w:rPr>
                <w:delText>ESG_LINKED</w:delText>
              </w:r>
              <w:r>
                <w:rPr>
                  <w:rFonts w:ascii="Segoe UI" w:hAnsi="Segoe UI" w:cs="Segoe UI"/>
                  <w:color w:val="0A0A0A"/>
                  <w:sz w:val="18"/>
                  <w:szCs w:val="18"/>
                </w:rPr>
                <w:delText>, </w:delText>
              </w:r>
              <w:r>
                <w:rPr>
                  <w:rFonts w:ascii="Courier New" w:hAnsi="Courier New" w:cs="Courier New"/>
                  <w:color w:val="0A0A0A"/>
                  <w:sz w:val="18"/>
                  <w:szCs w:val="18"/>
                </w:rPr>
                <w:delText>CONCESSIONAL</w:delText>
              </w:r>
              <w:r>
                <w:rPr>
                  <w:rFonts w:ascii="Segoe UI" w:hAnsi="Segoe UI" w:cs="Segoe UI"/>
                  <w:color w:val="0A0A0A"/>
                  <w:sz w:val="18"/>
                  <w:szCs w:val="18"/>
                </w:rPr>
                <w:delText>, </w:delText>
              </w:r>
              <w:r>
                <w:rPr>
                  <w:rFonts w:ascii="Courier New" w:hAnsi="Courier New" w:cs="Courier New"/>
                  <w:color w:val="0A0A0A"/>
                  <w:sz w:val="18"/>
                  <w:szCs w:val="18"/>
                </w:rPr>
                <w:delText>CONCESSIONAL_FIRST_LOSS</w:delText>
              </w:r>
              <w:r>
                <w:rPr>
                  <w:rFonts w:ascii="Segoe UI" w:hAnsi="Segoe UI" w:cs="Segoe UI"/>
                  <w:color w:val="0A0A0A"/>
                  <w:sz w:val="18"/>
                  <w:szCs w:val="18"/>
                </w:rPr>
                <w:delText>. But does NOT have the doc's full DFI hierarchy as first-class tranche subtypes(</w:delText>
              </w:r>
              <w:r>
                <w:rPr>
                  <w:rFonts w:ascii="Courier New" w:hAnsi="Courier New" w:cs="Courier New"/>
                  <w:color w:val="0A0A0A"/>
                  <w:sz w:val="18"/>
                  <w:szCs w:val="18"/>
                </w:rPr>
                <w:delText>CONCESSIONAL_EIB</w:delText>
              </w:r>
              <w:r>
                <w:rPr>
                  <w:rFonts w:ascii="Segoe UI" w:hAnsi="Segoe UI" w:cs="Segoe UI"/>
                  <w:color w:val="0A0A0A"/>
                  <w:sz w:val="18"/>
                  <w:szCs w:val="18"/>
                </w:rPr>
                <w:delText>, </w:delText>
              </w:r>
              <w:r>
                <w:rPr>
                  <w:rFonts w:ascii="Courier New" w:hAnsi="Courier New" w:cs="Courier New"/>
                  <w:color w:val="0A0A0A"/>
                  <w:sz w:val="18"/>
                  <w:szCs w:val="18"/>
                </w:rPr>
                <w:delText>CONCESSIONAL_KFW</w:delText>
              </w:r>
              <w:r>
                <w:rPr>
                  <w:rFonts w:ascii="Segoe UI" w:hAnsi="Segoe UI" w:cs="Segoe UI"/>
                  <w:color w:val="0A0A0A"/>
                  <w:sz w:val="18"/>
                  <w:szCs w:val="18"/>
                </w:rPr>
                <w:delText>, </w:delText>
              </w:r>
              <w:r>
                <w:rPr>
                  <w:rFonts w:ascii="Courier New" w:hAnsi="Courier New" w:cs="Courier New"/>
                  <w:color w:val="0A0A0A"/>
                  <w:sz w:val="18"/>
                  <w:szCs w:val="18"/>
                </w:rPr>
                <w:delText>CONCESSIONAL_IFC</w:delText>
              </w:r>
              <w:r>
                <w:rPr>
                  <w:rFonts w:ascii="Segoe UI" w:hAnsi="Segoe UI" w:cs="Segoe UI"/>
                  <w:color w:val="0A0A0A"/>
                  <w:sz w:val="18"/>
                  <w:szCs w:val="18"/>
                </w:rPr>
                <w:delText>, </w:delText>
              </w:r>
              <w:r>
                <w:rPr>
                  <w:rFonts w:ascii="Courier New" w:hAnsi="Courier New" w:cs="Courier New"/>
                  <w:color w:val="0A0A0A"/>
                  <w:sz w:val="18"/>
                  <w:szCs w:val="18"/>
                </w:rPr>
                <w:delText>CONCESSIONAL_BPI</w:delText>
              </w:r>
              <w:r>
                <w:rPr>
                  <w:rFonts w:ascii="Segoe UI" w:hAnsi="Segoe UI" w:cs="Segoe UI"/>
                  <w:color w:val="0A0A0A"/>
                  <w:sz w:val="18"/>
                  <w:szCs w:val="18"/>
                </w:rPr>
                <w:delText>, </w:delText>
              </w:r>
              <w:r>
                <w:rPr>
                  <w:rFonts w:ascii="Courier New" w:hAnsi="Courier New" w:cs="Courier New"/>
                  <w:color w:val="0A0A0A"/>
                  <w:sz w:val="18"/>
                  <w:szCs w:val="18"/>
                </w:rPr>
                <w:delText>CONCESSIONAL_DFC</w:delText>
              </w:r>
              <w:r>
                <w:rPr>
                  <w:rFonts w:ascii="Segoe UI" w:hAnsi="Segoe UI" w:cs="Segoe UI"/>
                  <w:color w:val="0A0A0A"/>
                  <w:sz w:val="18"/>
                  <w:szCs w:val="18"/>
                </w:rPr>
                <w:delText>, </w:delText>
              </w:r>
              <w:r>
                <w:rPr>
                  <w:rFonts w:ascii="Courier New" w:hAnsi="Courier New" w:cs="Courier New"/>
                  <w:color w:val="0A0A0A"/>
                  <w:sz w:val="18"/>
                  <w:szCs w:val="18"/>
                </w:rPr>
                <w:delText>CONCESSIONAL_AFDB</w:delText>
              </w:r>
              <w:r>
                <w:rPr>
                  <w:rFonts w:ascii="Segoe UI" w:hAnsi="Segoe UI" w:cs="Segoe UI"/>
                  <w:color w:val="0A0A0A"/>
                  <w:sz w:val="18"/>
                  <w:szCs w:val="18"/>
                </w:rPr>
                <w:delText>). DFI institutions are tracked via a separate </w:delText>
              </w:r>
              <w:r>
                <w:rPr>
                  <w:rFonts w:ascii="Courier New" w:hAnsi="Courier New" w:cs="Courier New"/>
                  <w:color w:val="0A0A0A"/>
                  <w:sz w:val="18"/>
                  <w:szCs w:val="18"/>
                </w:rPr>
                <w:delText>DFIProvider</w:delText>
              </w:r>
              <w:r>
                <w:rPr>
                  <w:rFonts w:ascii="Segoe UI" w:hAnsi="Segoe UI" w:cs="Segoe UI"/>
                  <w:color w:val="0A0A0A"/>
                  <w:sz w:val="18"/>
                  <w:szCs w:val="18"/>
                </w:rPr>
                <w:delText> enum on the tranche, not as tranche subtypes. Also missing: </w:delText>
              </w:r>
              <w:r>
                <w:rPr>
                  <w:rFonts w:ascii="Courier New" w:hAnsi="Courier New" w:cs="Courier New"/>
                  <w:color w:val="0A0A0A"/>
                  <w:sz w:val="18"/>
                  <w:szCs w:val="18"/>
                </w:rPr>
                <w:delText>EQUITY_SEED</w:delText>
              </w:r>
              <w:r>
                <w:rPr>
                  <w:rFonts w:ascii="Segoe UI" w:hAnsi="Segoe UI" w:cs="Segoe UI"/>
                  <w:color w:val="0A0A0A"/>
                  <w:sz w:val="18"/>
                  <w:szCs w:val="18"/>
                </w:rPr>
                <w:delText>, </w:delText>
              </w:r>
              <w:r>
                <w:rPr>
                  <w:rFonts w:ascii="Courier New" w:hAnsi="Courier New" w:cs="Courier New"/>
                  <w:color w:val="0A0A0A"/>
                  <w:sz w:val="18"/>
                  <w:szCs w:val="18"/>
                </w:rPr>
                <w:delText>EQUITY_SPONSOR</w:delText>
              </w:r>
              <w:r>
                <w:rPr>
                  <w:rFonts w:ascii="Segoe UI" w:hAnsi="Segoe UI" w:cs="Segoe UI"/>
                  <w:color w:val="0A0A0A"/>
                  <w:sz w:val="18"/>
                  <w:szCs w:val="18"/>
                </w:rPr>
                <w:delText>, </w:delText>
              </w:r>
              <w:r>
                <w:rPr>
                  <w:rFonts w:ascii="Courier New" w:hAnsi="Courier New" w:cs="Courier New"/>
                  <w:color w:val="0A0A0A"/>
                  <w:sz w:val="18"/>
                  <w:szCs w:val="18"/>
                </w:rPr>
                <w:delText>GRANT</w:delText>
              </w:r>
              <w:r>
                <w:rPr>
                  <w:rFonts w:ascii="Segoe UI" w:hAnsi="Segoe UI" w:cs="Segoe UI"/>
                  <w:color w:val="0A0A0A"/>
                  <w:sz w:val="18"/>
                  <w:szCs w:val="18"/>
                </w:rPr>
                <w:delText>, </w:delText>
              </w:r>
              <w:r>
                <w:rPr>
                  <w:rFonts w:ascii="Courier New" w:hAnsi="Courier New" w:cs="Courier New"/>
                  <w:color w:val="0A0A0A"/>
                  <w:sz w:val="18"/>
                  <w:szCs w:val="18"/>
                </w:rPr>
                <w:delText>ECA</w:delText>
              </w:r>
              <w:r>
                <w:rPr>
                  <w:rFonts w:ascii="Segoe UI" w:hAnsi="Segoe UI" w:cs="Segoe UI"/>
                  <w:color w:val="0A0A0A"/>
                  <w:sz w:val="18"/>
                  <w:szCs w:val="18"/>
                </w:rPr>
                <w:delText>, </w:delText>
              </w:r>
              <w:r>
                <w:rPr>
                  <w:rFonts w:ascii="Courier New" w:hAnsi="Courier New" w:cs="Courier New"/>
                  <w:color w:val="0A0A0A"/>
                  <w:sz w:val="18"/>
                  <w:szCs w:val="18"/>
                </w:rPr>
                <w:delText>GCGC</w:delText>
              </w:r>
              <w:r>
                <w:rPr>
                  <w:rFonts w:ascii="Segoe UI" w:hAnsi="Segoe UI" w:cs="Segoe UI"/>
                  <w:color w:val="0A0A0A"/>
                  <w:sz w:val="18"/>
                  <w:szCs w:val="18"/>
                </w:rPr>
                <w:delText> as tranche types.</w:delText>
              </w:r>
            </w:del>
          </w:p>
        </w:tc>
      </w:tr>
      <w:tr w:rsidR="00AC387F" w:rsidRPr="00AC387F" w14:paraId="7BB18C6A" w14:textId="77777777" w:rsidTr="00912B51">
        <w:trPr>
          <w:tblCellSpacing w:w="15" w:type="dxa"/>
          <w:del w:id="289" w:author="Claude" w:date="2026-09-30T15:00:00Z"/>
        </w:trPr>
        <w:tc>
          <w:tcPr>
            <w:tcW w:w="1947" w:type="dxa"/>
            <w:shd w:val="clear" w:color="auto" w:fill="EDEDED" w:themeFill="accent3" w:themeFillTint="33"/>
            <w:tcMar>
              <w:top w:w="90" w:type="dxa"/>
              <w:left w:w="90" w:type="dxa"/>
              <w:bottom w:w="90" w:type="dxa"/>
              <w:right w:w="90" w:type="dxa"/>
            </w:tcMar>
            <w:hideMark/>
          </w:tcPr>
          <w:p w14:paraId="2C921E18" w14:textId="77777777" w:rsidR="00AC387F" w:rsidRPr="00AC387F" w:rsidRDefault="00AC387F" w:rsidP="00AC387F">
            <w:pPr>
              <w:pStyle w:val="NormalWeb"/>
              <w:rPr>
                <w:rFonts w:ascii="Helvetica Neue" w:hAnsi="Helvetica Neue" w:cs="Segoe UI"/>
                <w:color w:val="0A0A0A"/>
                <w:sz w:val="20"/>
                <w:szCs w:val="20"/>
              </w:rPr>
            </w:pPr>
            <w:del w:id="290" w:author="Claude" w:date="2026-09-30T15:00:00Z">
              <w:r>
                <w:rPr>
                  <w:rFonts w:ascii="Helvetica Neue" w:hAnsi="Helvetica Neue" w:cs="Segoe UI"/>
                  <w:color w:val="0A0A0A"/>
                  <w:sz w:val="20"/>
                  <w:szCs w:val="20"/>
                </w:rPr>
                <w:delText>cfads.py</w:delText>
              </w:r>
            </w:del>
          </w:p>
        </w:tc>
        <w:tc>
          <w:tcPr>
            <w:tcW w:w="1197" w:type="dxa"/>
            <w:shd w:val="clear" w:color="auto" w:fill="EDEDED" w:themeFill="accent3" w:themeFillTint="33"/>
            <w:tcMar>
              <w:top w:w="90" w:type="dxa"/>
              <w:left w:w="90" w:type="dxa"/>
              <w:bottom w:w="90" w:type="dxa"/>
              <w:right w:w="90" w:type="dxa"/>
            </w:tcMar>
            <w:hideMark/>
          </w:tcPr>
          <w:p w14:paraId="7C994AC5" w14:textId="77777777" w:rsidR="00AC387F" w:rsidRPr="00AC387F" w:rsidRDefault="00AC387F" w:rsidP="00AC387F">
            <w:pPr>
              <w:pStyle w:val="NormalWeb"/>
              <w:rPr>
                <w:rFonts w:ascii="Helvetica Neue" w:hAnsi="Helvetica Neue" w:cs="Segoe UI"/>
                <w:color w:val="0A0A0A"/>
                <w:sz w:val="20"/>
                <w:szCs w:val="20"/>
              </w:rPr>
            </w:pPr>
            <w:del w:id="291" w:author="Claude" w:date="2026-09-30T15:00:00Z">
              <w:r>
                <w:rPr>
                  <w:rFonts w:ascii="Helvetica Neue" w:hAnsi="Helvetica Neue" w:cs="Segoe UI"/>
                  <w:color w:val="0A0A0A"/>
                  <w:sz w:val="20"/>
                  <w:szCs w:val="20"/>
                </w:rPr>
                <w:delText>IMPLEMENTED</w:delText>
              </w:r>
            </w:del>
          </w:p>
        </w:tc>
        <w:tc>
          <w:tcPr>
            <w:tcW w:w="0" w:type="auto"/>
            <w:shd w:val="clear" w:color="auto" w:fill="EDEDED" w:themeFill="accent3" w:themeFillTint="33"/>
            <w:tcMar>
              <w:top w:w="90" w:type="dxa"/>
              <w:left w:w="90" w:type="dxa"/>
              <w:bottom w:w="90" w:type="dxa"/>
              <w:right w:w="90" w:type="dxa"/>
            </w:tcMar>
            <w:hideMark/>
          </w:tcPr>
          <w:p w14:paraId="1FD64F6B" w14:textId="77777777" w:rsidR="00AC387F" w:rsidRPr="00AC387F" w:rsidRDefault="00C369E3" w:rsidP="00912B51">
            <w:pPr>
              <w:pStyle w:val="NormalWeb"/>
              <w:rPr>
                <w:rFonts w:ascii="Helvetica Neue" w:hAnsi="Helvetica Neue" w:cs="Segoe UI"/>
                <w:color w:val="0A0A0A"/>
                <w:sz w:val="20"/>
                <w:szCs w:val="20"/>
              </w:rPr>
            </w:pPr>
            <w:del w:id="292" w:author="Claude" w:date="2026-09-30T15:00:00Z">
              <w:r>
                <w:rPr>
                  <w:rFonts w:ascii="Segoe UI" w:hAnsi="Segoe UI" w:cs="Segoe UI"/>
                  <w:color w:val="0A0A0A"/>
                  <w:sz w:val="18"/>
                  <w:szCs w:val="18"/>
                </w:rPr>
                <w:delText>Exists. Has </w:delText>
              </w:r>
              <w:r>
                <w:rPr>
                  <w:rFonts w:ascii="Courier New" w:hAnsi="Courier New" w:cs="Courier New"/>
                  <w:color w:val="0A0A0A"/>
                  <w:sz w:val="18"/>
                  <w:szCs w:val="18"/>
                </w:rPr>
                <w:delText>calculate()</w:delText>
              </w:r>
              <w:r>
                <w:rPr>
                  <w:rFonts w:ascii="Segoe UI" w:hAnsi="Segoe UI" w:cs="Segoe UI"/>
                  <w:color w:val="0A0A0A"/>
                  <w:sz w:val="18"/>
                  <w:szCs w:val="18"/>
                </w:rPr>
                <w:delText>, </w:delText>
              </w:r>
              <w:r>
                <w:rPr>
                  <w:rFonts w:ascii="Courier New" w:hAnsi="Courier New" w:cs="Courier New"/>
                  <w:color w:val="0A0A0A"/>
                  <w:sz w:val="18"/>
                  <w:szCs w:val="18"/>
                </w:rPr>
                <w:delText>catalytic_ratio</w:delText>
              </w:r>
              <w:r>
                <w:rPr>
                  <w:rFonts w:ascii="Segoe UI" w:hAnsi="Segoe UI" w:cs="Segoe UI"/>
                  <w:color w:val="0A0A0A"/>
                  <w:sz w:val="18"/>
                  <w:szCs w:val="18"/>
                </w:rPr>
                <w:delText>, </w:delText>
              </w:r>
              <w:r>
                <w:rPr>
                  <w:rFonts w:ascii="Courier New" w:hAnsi="Courier New" w:cs="Courier New"/>
                  <w:color w:val="0A0A0A"/>
                  <w:sz w:val="18"/>
                  <w:szCs w:val="18"/>
                </w:rPr>
                <w:delText>calculate_with_financing()</w:delText>
              </w:r>
              <w:r>
                <w:rPr>
                  <w:rFonts w:ascii="Segoe UI" w:hAnsi="Segoe UI" w:cs="Segoe UI"/>
                  <w:color w:val="0A0A0A"/>
                  <w:sz w:val="18"/>
                  <w:szCs w:val="18"/>
                </w:rPr>
                <w:delText>. But does</w:delText>
              </w:r>
              <w:r>
                <w:rPr>
                  <w:rFonts w:ascii="Segoe UI" w:hAnsi="Segoe UI" w:cs="Segoe UI"/>
                  <w:color w:val="0A0A0A"/>
                  <w:sz w:val="18"/>
                  <w:szCs w:val="18"/>
                </w:rPr>
                <w:br/>
                <w:delText> NOT export the doc-specified functions </w:delText>
              </w:r>
              <w:r>
                <w:rPr>
                  <w:rFonts w:ascii="Courier New" w:hAnsi="Courier New" w:cs="Courier New"/>
                  <w:color w:val="0A0A0A"/>
                  <w:sz w:val="18"/>
                  <w:szCs w:val="18"/>
                </w:rPr>
                <w:delText>blended_debt_wacc()</w:delText>
              </w:r>
              <w:r>
                <w:rPr>
                  <w:rFonts w:ascii="Segoe UI" w:hAnsi="Segoe UI" w:cs="Segoe UI"/>
                  <w:color w:val="0A0A0A"/>
                  <w:sz w:val="18"/>
                  <w:szCs w:val="18"/>
                </w:rPr>
                <w:delText>, </w:delText>
              </w:r>
              <w:r>
                <w:rPr>
                  <w:rFonts w:ascii="Courier New" w:hAnsi="Courier New" w:cs="Courier New"/>
                  <w:color w:val="0A0A0A"/>
                  <w:sz w:val="18"/>
                  <w:szCs w:val="18"/>
                </w:rPr>
                <w:delText>project_wacc()</w:delText>
              </w:r>
              <w:r>
                <w:rPr>
                  <w:rFonts w:ascii="Segoe UI" w:hAnsi="Segoe UI" w:cs="Segoe UI"/>
                  <w:color w:val="0A0A0A"/>
                  <w:sz w:val="18"/>
                  <w:szCs w:val="18"/>
                </w:rPr>
                <w:delText>, </w:delText>
              </w:r>
              <w:r>
                <w:rPr>
                  <w:rFonts w:ascii="Segoe UI" w:hAnsi="Segoe UI" w:cs="Segoe UI"/>
                  <w:color w:val="0A0A0A"/>
                  <w:sz w:val="18"/>
                  <w:szCs w:val="18"/>
                </w:rPr>
                <w:br/>
              </w:r>
              <w:r>
                <w:rPr>
                  <w:rFonts w:ascii="Courier New" w:hAnsi="Courier New" w:cs="Courier New"/>
                  <w:color w:val="0A0A0A"/>
                  <w:sz w:val="18"/>
                  <w:szCs w:val="18"/>
                </w:rPr>
                <w:delText>all_commercial_wacc()</w:delText>
              </w:r>
              <w:r>
                <w:rPr>
                  <w:rFonts w:ascii="Segoe UI" w:hAnsi="Segoe UI" w:cs="Segoe UI"/>
                  <w:color w:val="0A0A0A"/>
                  <w:sz w:val="18"/>
                  <w:szCs w:val="18"/>
                </w:rPr>
                <w:delText>. Those functions were instead implemented in </w:delText>
              </w:r>
              <w:r>
                <w:rPr>
                  <w:rFonts w:ascii="Segoe UI" w:hAnsi="Segoe UI" w:cs="Segoe UI"/>
                  <w:color w:val="0A0A0A"/>
                  <w:sz w:val="18"/>
                  <w:szCs w:val="18"/>
                </w:rPr>
                <w:br/>
              </w:r>
              <w:r>
                <w:rPr>
                  <w:rFonts w:ascii="Courier New" w:hAnsi="Courier New" w:cs="Courier New"/>
                  <w:color w:val="0073E6"/>
                  <w:sz w:val="18"/>
                  <w:szCs w:val="18"/>
                </w:rPr>
                <w:delText>backend/app/api/v1/capital_bridge.py</w:delText>
              </w:r>
              <w:r>
                <w:rPr>
                  <w:rFonts w:ascii="Segoe UI" w:hAnsi="Segoe UI" w:cs="Segoe UI"/>
                  <w:color w:val="0A0A0A"/>
                  <w:sz w:val="18"/>
                  <w:szCs w:val="18"/>
                </w:rPr>
                <w:delText> (see below).</w:delText>
              </w:r>
            </w:del>
          </w:p>
        </w:tc>
      </w:tr>
      <w:tr w:rsidR="00AC387F" w:rsidRPr="00AC387F" w14:paraId="57F0444F" w14:textId="77777777" w:rsidTr="00912B51">
        <w:trPr>
          <w:tblCellSpacing w:w="15" w:type="dxa"/>
          <w:del w:id="293" w:author="Claude" w:date="2026-09-30T15:00:00Z"/>
        </w:trPr>
        <w:tc>
          <w:tcPr>
            <w:tcW w:w="1947" w:type="dxa"/>
            <w:shd w:val="clear" w:color="auto" w:fill="EDEDED" w:themeFill="accent3" w:themeFillTint="33"/>
            <w:tcMar>
              <w:top w:w="90" w:type="dxa"/>
              <w:left w:w="90" w:type="dxa"/>
              <w:bottom w:w="90" w:type="dxa"/>
              <w:right w:w="90" w:type="dxa"/>
            </w:tcMar>
            <w:hideMark/>
          </w:tcPr>
          <w:p w14:paraId="6564C8D3" w14:textId="77777777" w:rsidR="00AC387F" w:rsidRPr="00AC387F" w:rsidRDefault="00AC387F" w:rsidP="00AC387F">
            <w:pPr>
              <w:pStyle w:val="NormalWeb"/>
              <w:rPr>
                <w:rFonts w:ascii="Helvetica Neue" w:hAnsi="Helvetica Neue" w:cs="Segoe UI"/>
                <w:color w:val="0A0A0A"/>
                <w:sz w:val="20"/>
                <w:szCs w:val="20"/>
              </w:rPr>
            </w:pPr>
            <w:del w:id="294" w:author="Claude" w:date="2026-09-30T15:00:00Z">
              <w:r>
                <w:rPr>
                  <w:rFonts w:ascii="Helvetica Neue" w:hAnsi="Helvetica Neue" w:cs="Segoe UI"/>
                  <w:color w:val="00B0F0"/>
                  <w:sz w:val="20"/>
                  <w:szCs w:val="20"/>
                </w:rPr>
                <w:delText>debt/tranche.py</w:delText>
              </w:r>
            </w:del>
          </w:p>
        </w:tc>
        <w:tc>
          <w:tcPr>
            <w:tcW w:w="1197" w:type="dxa"/>
            <w:shd w:val="clear" w:color="auto" w:fill="EDEDED" w:themeFill="accent3" w:themeFillTint="33"/>
            <w:tcMar>
              <w:top w:w="90" w:type="dxa"/>
              <w:left w:w="90" w:type="dxa"/>
              <w:bottom w:w="90" w:type="dxa"/>
              <w:right w:w="90" w:type="dxa"/>
            </w:tcMar>
            <w:hideMark/>
          </w:tcPr>
          <w:p w14:paraId="66792C7A" w14:textId="77777777" w:rsidR="00AC387F" w:rsidRPr="00AC387F" w:rsidRDefault="00AC387F" w:rsidP="00AC387F">
            <w:pPr>
              <w:pStyle w:val="NormalWeb"/>
              <w:rPr>
                <w:rFonts w:ascii="Helvetica Neue" w:hAnsi="Helvetica Neue" w:cs="Segoe UI"/>
                <w:color w:val="0A0A0A"/>
                <w:sz w:val="20"/>
                <w:szCs w:val="20"/>
              </w:rPr>
            </w:pPr>
            <w:del w:id="295" w:author="Claude" w:date="2026-09-30T15:00:00Z">
              <w:r>
                <w:rPr>
                  <w:rFonts w:ascii="Helvetica Neue" w:hAnsi="Helvetica Neue" w:cs="Segoe UI"/>
                  <w:color w:val="0A0A0A"/>
                  <w:sz w:val="20"/>
                  <w:szCs w:val="20"/>
                </w:rPr>
                <w:delText>IMPLEMENTED</w:delText>
              </w:r>
            </w:del>
          </w:p>
        </w:tc>
        <w:tc>
          <w:tcPr>
            <w:tcW w:w="0" w:type="auto"/>
            <w:shd w:val="clear" w:color="auto" w:fill="EDEDED" w:themeFill="accent3" w:themeFillTint="33"/>
            <w:tcMar>
              <w:top w:w="90" w:type="dxa"/>
              <w:left w:w="90" w:type="dxa"/>
              <w:bottom w:w="90" w:type="dxa"/>
              <w:right w:w="90" w:type="dxa"/>
            </w:tcMar>
            <w:hideMark/>
          </w:tcPr>
          <w:p w14:paraId="51AC3EC1" w14:textId="77777777" w:rsidR="00AC387F" w:rsidRPr="00AC387F" w:rsidRDefault="00AC387F" w:rsidP="00912B51">
            <w:pPr>
              <w:pStyle w:val="NormalWeb"/>
              <w:rPr>
                <w:rFonts w:ascii="Helvetica Neue" w:hAnsi="Helvetica Neue" w:cs="Segoe UI"/>
                <w:color w:val="0A0A0A"/>
                <w:sz w:val="20"/>
                <w:szCs w:val="20"/>
              </w:rPr>
            </w:pPr>
            <w:del w:id="296" w:author="Claude" w:date="2026-09-30T15:00:00Z">
              <w:r>
                <w:rPr>
                  <w:rFonts w:ascii="Helvetica Neue" w:hAnsi="Helvetica Neue" w:cs="Segoe UI"/>
                  <w:color w:val="0A0A0A"/>
                  <w:sz w:val="20"/>
                  <w:szCs w:val="20"/>
                </w:rPr>
                <w:delText>Exists. Has grace_period_years, additionality_pct, DFIProvider enum (IFC, EIB, EBRD, KfW, DEG, FMO, PROPARCO, AfDB, ADB, GCF, CIF). Missing the doc-specified BPI and DFC DFI providers. No FX handling fields.</w:delText>
              </w:r>
            </w:del>
          </w:p>
        </w:tc>
      </w:tr>
      <w:tr w:rsidR="00AC387F" w:rsidRPr="00AC387F" w14:paraId="4E7BAD43" w14:textId="77777777" w:rsidTr="00912B51">
        <w:trPr>
          <w:tblCellSpacing w:w="15" w:type="dxa"/>
          <w:del w:id="297" w:author="Claude" w:date="2026-09-30T15:00:00Z"/>
        </w:trPr>
        <w:tc>
          <w:tcPr>
            <w:tcW w:w="1947" w:type="dxa"/>
            <w:shd w:val="clear" w:color="auto" w:fill="EDEDED" w:themeFill="accent3" w:themeFillTint="33"/>
            <w:tcMar>
              <w:top w:w="90" w:type="dxa"/>
              <w:left w:w="90" w:type="dxa"/>
              <w:bottom w:w="90" w:type="dxa"/>
              <w:right w:w="90" w:type="dxa"/>
            </w:tcMar>
            <w:hideMark/>
          </w:tcPr>
          <w:p w14:paraId="37796E81" w14:textId="77777777" w:rsidR="00AC387F" w:rsidRPr="00AC387F" w:rsidRDefault="00AC387F" w:rsidP="00AC387F">
            <w:pPr>
              <w:pStyle w:val="NormalWeb"/>
              <w:rPr>
                <w:rFonts w:ascii="Helvetica Neue" w:hAnsi="Helvetica Neue" w:cs="Segoe UI"/>
                <w:color w:val="0A0A0A"/>
                <w:sz w:val="20"/>
                <w:szCs w:val="20"/>
              </w:rPr>
            </w:pPr>
            <w:del w:id="298" w:author="Claude" w:date="2026-09-30T15:00:00Z">
              <w:r>
                <w:rPr>
                  <w:rFonts w:ascii="Helvetica Neue" w:hAnsi="Helvetica Neue" w:cs="Segoe UI"/>
                  <w:color w:val="00B0F0"/>
                  <w:sz w:val="20"/>
                  <w:szCs w:val="20"/>
                </w:rPr>
                <w:lastRenderedPageBreak/>
                <w:delText>debt/sculpting.py</w:delText>
              </w:r>
            </w:del>
          </w:p>
        </w:tc>
        <w:tc>
          <w:tcPr>
            <w:tcW w:w="1197" w:type="dxa"/>
            <w:shd w:val="clear" w:color="auto" w:fill="EDEDED" w:themeFill="accent3" w:themeFillTint="33"/>
            <w:tcMar>
              <w:top w:w="90" w:type="dxa"/>
              <w:left w:w="90" w:type="dxa"/>
              <w:bottom w:w="90" w:type="dxa"/>
              <w:right w:w="90" w:type="dxa"/>
            </w:tcMar>
            <w:hideMark/>
          </w:tcPr>
          <w:p w14:paraId="4891229B" w14:textId="77777777" w:rsidR="00AC387F" w:rsidRPr="00AC387F" w:rsidRDefault="00AC387F" w:rsidP="00AC387F">
            <w:pPr>
              <w:pStyle w:val="NormalWeb"/>
              <w:rPr>
                <w:rFonts w:ascii="Helvetica Neue" w:hAnsi="Helvetica Neue" w:cs="Segoe UI"/>
                <w:color w:val="0A0A0A"/>
                <w:sz w:val="20"/>
                <w:szCs w:val="20"/>
              </w:rPr>
            </w:pPr>
            <w:del w:id="299" w:author="Claude" w:date="2026-09-30T15:00:00Z">
              <w:r>
                <w:rPr>
                  <w:rFonts w:ascii="Helvetica Neue" w:hAnsi="Helvetica Neue" w:cs="Segoe UI"/>
                  <w:color w:val="0A0A0A"/>
                  <w:sz w:val="20"/>
                  <w:szCs w:val="20"/>
                </w:rPr>
                <w:delText>MATCH</w:delText>
              </w:r>
            </w:del>
          </w:p>
        </w:tc>
        <w:tc>
          <w:tcPr>
            <w:tcW w:w="0" w:type="auto"/>
            <w:shd w:val="clear" w:color="auto" w:fill="EDEDED" w:themeFill="accent3" w:themeFillTint="33"/>
            <w:tcMar>
              <w:top w:w="90" w:type="dxa"/>
              <w:left w:w="90" w:type="dxa"/>
              <w:bottom w:w="90" w:type="dxa"/>
              <w:right w:w="90" w:type="dxa"/>
            </w:tcMar>
            <w:hideMark/>
          </w:tcPr>
          <w:p w14:paraId="02E962B0" w14:textId="77777777" w:rsidR="00AC387F" w:rsidRPr="00AC387F" w:rsidRDefault="00AC387F" w:rsidP="00912B51">
            <w:pPr>
              <w:pStyle w:val="NormalWeb"/>
              <w:rPr>
                <w:rFonts w:ascii="Helvetica Neue" w:hAnsi="Helvetica Neue" w:cs="Segoe UI"/>
                <w:color w:val="0A0A0A"/>
                <w:sz w:val="20"/>
                <w:szCs w:val="20"/>
              </w:rPr>
            </w:pPr>
            <w:del w:id="300" w:author="Claude" w:date="2026-09-30T15:00:00Z">
              <w:r>
                <w:rPr>
                  <w:rFonts w:ascii="Helvetica Neue" w:hAnsi="Helvetica Neue" w:cs="Segoe UI"/>
                  <w:color w:val="0A0A0A"/>
                  <w:sz w:val="20"/>
                  <w:szCs w:val="20"/>
                </w:rPr>
                <w:delText>Exists. Mixed-grace tenor handling implemented as doc requires.</w:delText>
              </w:r>
            </w:del>
          </w:p>
        </w:tc>
      </w:tr>
      <w:tr w:rsidR="00C369E3" w:rsidRPr="00AC387F" w14:paraId="798795AC" w14:textId="77777777" w:rsidTr="00912B51">
        <w:trPr>
          <w:tblCellSpacing w:w="15" w:type="dxa"/>
          <w:del w:id="301" w:author="Claude" w:date="2026-09-30T15:00:00Z"/>
        </w:trPr>
        <w:tc>
          <w:tcPr>
            <w:tcW w:w="1947" w:type="dxa"/>
            <w:shd w:val="clear" w:color="auto" w:fill="EDEDED" w:themeFill="accent3" w:themeFillTint="33"/>
            <w:tcMar>
              <w:top w:w="90" w:type="dxa"/>
              <w:left w:w="90" w:type="dxa"/>
              <w:bottom w:w="90" w:type="dxa"/>
              <w:right w:w="90" w:type="dxa"/>
            </w:tcMar>
            <w:hideMark/>
          </w:tcPr>
          <w:p w14:paraId="79B2CD70" w14:textId="77777777" w:rsidR="00C369E3" w:rsidRPr="00AC387F" w:rsidRDefault="00C369E3" w:rsidP="00C369E3">
            <w:pPr>
              <w:pStyle w:val="NormalWeb"/>
              <w:rPr>
                <w:rFonts w:ascii="Helvetica Neue" w:hAnsi="Helvetica Neue" w:cs="Segoe UI"/>
                <w:color w:val="0A0A0A"/>
                <w:sz w:val="20"/>
                <w:szCs w:val="20"/>
              </w:rPr>
            </w:pPr>
            <w:del w:id="302" w:author="Claude" w:date="2026-09-30T15:00:00Z">
              <w:r>
                <w:rPr>
                  <w:rFonts w:ascii="Helvetica Neue" w:hAnsi="Helvetica Neue" w:cs="Segoe UI"/>
                  <w:color w:val="0A0A0A"/>
                  <w:sz w:val="20"/>
                  <w:szCs w:val="20"/>
                </w:rPr>
                <w:delText>adjacency.py</w:delText>
              </w:r>
            </w:del>
          </w:p>
        </w:tc>
        <w:tc>
          <w:tcPr>
            <w:tcW w:w="1197" w:type="dxa"/>
            <w:shd w:val="clear" w:color="auto" w:fill="EDEDED" w:themeFill="accent3" w:themeFillTint="33"/>
            <w:tcMar>
              <w:top w:w="90" w:type="dxa"/>
              <w:left w:w="90" w:type="dxa"/>
              <w:bottom w:w="90" w:type="dxa"/>
              <w:right w:w="90" w:type="dxa"/>
            </w:tcMar>
            <w:hideMark/>
          </w:tcPr>
          <w:p w14:paraId="5B803A52" w14:textId="77777777" w:rsidR="00C369E3" w:rsidRPr="00AC387F" w:rsidRDefault="00C369E3" w:rsidP="00C369E3">
            <w:pPr>
              <w:pStyle w:val="NormalWeb"/>
              <w:rPr>
                <w:rFonts w:ascii="Helvetica Neue" w:hAnsi="Helvetica Neue" w:cs="Segoe UI"/>
                <w:color w:val="0A0A0A"/>
                <w:sz w:val="20"/>
                <w:szCs w:val="20"/>
              </w:rPr>
            </w:pPr>
            <w:del w:id="303" w:author="Claude" w:date="2026-09-30T15:00:00Z">
              <w:r>
                <w:rPr>
                  <w:rFonts w:ascii="Helvetica Neue" w:hAnsi="Helvetica Neue" w:cs="Segoe UI"/>
                  <w:color w:val="0A0A0A"/>
                  <w:sz w:val="20"/>
                  <w:szCs w:val="20"/>
                </w:rPr>
                <w:delText>IMPLEMENTED</w:delText>
              </w:r>
            </w:del>
          </w:p>
        </w:tc>
        <w:tc>
          <w:tcPr>
            <w:tcW w:w="0" w:type="auto"/>
            <w:shd w:val="clear" w:color="auto" w:fill="EDEDED" w:themeFill="accent3" w:themeFillTint="33"/>
            <w:tcMar>
              <w:top w:w="90" w:type="dxa"/>
              <w:left w:w="90" w:type="dxa"/>
              <w:bottom w:w="90" w:type="dxa"/>
              <w:right w:w="90" w:type="dxa"/>
            </w:tcMar>
            <w:hideMark/>
          </w:tcPr>
          <w:p w14:paraId="614A46B6" w14:textId="77777777" w:rsidR="00C369E3" w:rsidRPr="00AC387F" w:rsidRDefault="00C369E3" w:rsidP="00C369E3">
            <w:pPr>
              <w:pStyle w:val="NormalWeb"/>
              <w:rPr>
                <w:rFonts w:ascii="Helvetica Neue" w:hAnsi="Helvetica Neue" w:cs="Segoe UI"/>
                <w:color w:val="0A0A0A"/>
                <w:sz w:val="20"/>
                <w:szCs w:val="20"/>
              </w:rPr>
            </w:pPr>
            <w:del w:id="304" w:author="Claude" w:date="2026-09-30T15:00:00Z">
              <w:r>
                <w:rPr>
                  <w:rFonts w:ascii="Segoe UI" w:hAnsi="Segoe UI" w:cs="Segoe UI"/>
                  <w:color w:val="0A0A0A"/>
                  <w:sz w:val="18"/>
                  <w:szCs w:val="18"/>
                </w:rPr>
                <w:delText>Not built. The doc specifies </w:delText>
              </w:r>
              <w:r>
                <w:rPr>
                  <w:rFonts w:ascii="Courier New" w:hAnsi="Courier New" w:cs="Courier New"/>
                  <w:color w:val="0A0A0A"/>
                  <w:sz w:val="18"/>
                  <w:szCs w:val="18"/>
                </w:rPr>
                <w:delText>compute_proximity_matrix()</w:delText>
              </w:r>
              <w:r>
                <w:rPr>
                  <w:rFonts w:ascii="Segoe UI" w:hAnsi="Segoe UI" w:cs="Segoe UI"/>
                  <w:color w:val="0A0A0A"/>
                  <w:sz w:val="18"/>
                  <w:szCs w:val="18"/>
                </w:rPr>
                <w:delText>, </w:delText>
              </w:r>
              <w:r>
                <w:rPr>
                  <w:rFonts w:ascii="Courier New" w:hAnsi="Courier New" w:cs="Courier New"/>
                  <w:color w:val="0A0A0A"/>
                  <w:sz w:val="18"/>
                  <w:szCs w:val="18"/>
                </w:rPr>
                <w:delText>density_score()</w:delText>
              </w:r>
              <w:r>
                <w:rPr>
                  <w:rFonts w:ascii="Segoe UI" w:hAnsi="Segoe UI" w:cs="Segoe UI"/>
                  <w:color w:val="0A0A0A"/>
                  <w:sz w:val="18"/>
                  <w:szCs w:val="18"/>
                </w:rPr>
                <w:delText>,</w:delText>
              </w:r>
              <w:r>
                <w:rPr>
                  <w:rFonts w:ascii="Segoe UI" w:hAnsi="Segoe UI" w:cs="Segoe UI"/>
                  <w:color w:val="0A0A0A"/>
                  <w:sz w:val="18"/>
                  <w:szCs w:val="18"/>
                </w:rPr>
                <w:br/>
                <w:delText> </w:delText>
              </w:r>
              <w:r>
                <w:rPr>
                  <w:rFonts w:ascii="Courier New" w:hAnsi="Courier New" w:cs="Courier New"/>
                  <w:color w:val="0A0A0A"/>
                  <w:sz w:val="18"/>
                  <w:szCs w:val="18"/>
                </w:rPr>
                <w:delText>cohort_benchmark()</w:delText>
              </w:r>
              <w:r>
                <w:rPr>
                  <w:rFonts w:ascii="Segoe UI" w:hAnsi="Segoe UI" w:cs="Segoe UI"/>
                  <w:color w:val="0A0A0A"/>
                  <w:sz w:val="18"/>
                  <w:szCs w:val="18"/>
                </w:rPr>
                <w:delText> — none exist anywhere in gex_pf_engine.</w:delText>
              </w:r>
            </w:del>
          </w:p>
        </w:tc>
      </w:tr>
      <w:tr w:rsidR="00C369E3" w:rsidRPr="00AC387F" w14:paraId="2C39D79E" w14:textId="77777777" w:rsidTr="00912B51">
        <w:trPr>
          <w:tblCellSpacing w:w="15" w:type="dxa"/>
          <w:del w:id="305" w:author="Claude" w:date="2026-09-30T15:00:00Z"/>
        </w:trPr>
        <w:tc>
          <w:tcPr>
            <w:tcW w:w="1947" w:type="dxa"/>
            <w:shd w:val="clear" w:color="auto" w:fill="EDEDED" w:themeFill="accent3" w:themeFillTint="33"/>
            <w:tcMar>
              <w:top w:w="90" w:type="dxa"/>
              <w:left w:w="90" w:type="dxa"/>
              <w:bottom w:w="90" w:type="dxa"/>
              <w:right w:w="90" w:type="dxa"/>
            </w:tcMar>
            <w:hideMark/>
          </w:tcPr>
          <w:p w14:paraId="6185D45A" w14:textId="77777777" w:rsidR="00C369E3" w:rsidRPr="00AC387F" w:rsidRDefault="00C369E3" w:rsidP="00C369E3">
            <w:pPr>
              <w:pStyle w:val="NormalWeb"/>
              <w:rPr>
                <w:rFonts w:ascii="Helvetica Neue" w:hAnsi="Helvetica Neue" w:cs="Segoe UI"/>
                <w:color w:val="0A0A0A"/>
                <w:sz w:val="20"/>
                <w:szCs w:val="20"/>
              </w:rPr>
            </w:pPr>
            <w:del w:id="306" w:author="Claude" w:date="2026-09-30T15:00:00Z">
              <w:r>
                <w:rPr>
                  <w:rFonts w:ascii="Helvetica Neue" w:hAnsi="Helvetica Neue" w:cs="Segoe UI"/>
                  <w:color w:val="0A0A0A"/>
                  <w:sz w:val="20"/>
                  <w:szCs w:val="20"/>
                </w:rPr>
                <w:delText>pre_cod_metrics.py</w:delText>
              </w:r>
            </w:del>
          </w:p>
        </w:tc>
        <w:tc>
          <w:tcPr>
            <w:tcW w:w="1197" w:type="dxa"/>
            <w:shd w:val="clear" w:color="auto" w:fill="EDEDED" w:themeFill="accent3" w:themeFillTint="33"/>
            <w:tcMar>
              <w:top w:w="90" w:type="dxa"/>
              <w:left w:w="90" w:type="dxa"/>
              <w:bottom w:w="90" w:type="dxa"/>
              <w:right w:w="90" w:type="dxa"/>
            </w:tcMar>
            <w:hideMark/>
          </w:tcPr>
          <w:p w14:paraId="66307E0C" w14:textId="77777777" w:rsidR="00C369E3" w:rsidRPr="00AC387F" w:rsidRDefault="00C369E3" w:rsidP="00C369E3">
            <w:pPr>
              <w:pStyle w:val="NormalWeb"/>
              <w:rPr>
                <w:rFonts w:ascii="Helvetica Neue" w:hAnsi="Helvetica Neue" w:cs="Segoe UI"/>
                <w:color w:val="0A0A0A"/>
                <w:sz w:val="20"/>
                <w:szCs w:val="20"/>
              </w:rPr>
            </w:pPr>
            <w:del w:id="307" w:author="Claude" w:date="2026-09-30T15:00:00Z">
              <w:r>
                <w:rPr>
                  <w:rFonts w:ascii="Helvetica Neue" w:hAnsi="Helvetica Neue" w:cs="Segoe UI"/>
                  <w:color w:val="0A0A0A"/>
                  <w:sz w:val="20"/>
                  <w:szCs w:val="20"/>
                </w:rPr>
                <w:delText>PATH ERROR</w:delText>
              </w:r>
            </w:del>
          </w:p>
        </w:tc>
        <w:tc>
          <w:tcPr>
            <w:tcW w:w="0" w:type="auto"/>
            <w:shd w:val="clear" w:color="auto" w:fill="EDEDED" w:themeFill="accent3" w:themeFillTint="33"/>
            <w:tcMar>
              <w:top w:w="90" w:type="dxa"/>
              <w:left w:w="90" w:type="dxa"/>
              <w:bottom w:w="90" w:type="dxa"/>
              <w:right w:w="90" w:type="dxa"/>
            </w:tcMar>
            <w:hideMark/>
          </w:tcPr>
          <w:p w14:paraId="6D608E23" w14:textId="77777777" w:rsidR="00C369E3" w:rsidRPr="00AC387F" w:rsidRDefault="00C369E3" w:rsidP="00C369E3">
            <w:pPr>
              <w:pStyle w:val="NormalWeb"/>
              <w:rPr>
                <w:rFonts w:ascii="Helvetica Neue" w:hAnsi="Helvetica Neue" w:cs="Segoe UI"/>
                <w:color w:val="0A0A0A"/>
                <w:sz w:val="20"/>
                <w:szCs w:val="20"/>
              </w:rPr>
            </w:pPr>
            <w:del w:id="308" w:author="Claude" w:date="2026-09-30T15:00:00Z">
              <w:r>
                <w:rPr>
                  <w:rFonts w:ascii="Helvetica Neue" w:hAnsi="Helvetica Neue" w:cs="Segoe UI"/>
                  <w:color w:val="0A0A0A"/>
                  <w:sz w:val="20"/>
                  <w:szCs w:val="20"/>
                </w:rPr>
                <w:delText>Does NOT exist in gex_pf_engine. Was built in </w:delText>
              </w:r>
              <w:r>
                <w:rPr>
                  <w:rFonts w:ascii="Helvetica Neue" w:hAnsi="Helvetica Neue" w:cs="Segoe UI"/>
                  <w:color w:val="00B0F0"/>
                  <w:sz w:val="20"/>
                  <w:szCs w:val="20"/>
                </w:rPr>
                <w:delText>backend/app/api/v1/pre_cod_metrics.py </w:delText>
              </w:r>
              <w:r>
                <w:rPr>
                  <w:rFonts w:ascii="Helvetica Neue" w:hAnsi="Helvetica Neue" w:cs="Segoe UI"/>
                  <w:color w:val="0A0A0A"/>
                  <w:sz w:val="20"/>
                  <w:szCs w:val="20"/>
                </w:rPr>
                <w:delText>instead (648 lines, fully implements ECR/FMR/DRE/RAS/TIE).</w:delText>
              </w:r>
            </w:del>
          </w:p>
        </w:tc>
      </w:tr>
      <w:tr w:rsidR="00C369E3" w:rsidRPr="00AC387F" w14:paraId="0D00490B" w14:textId="77777777" w:rsidTr="00912B51">
        <w:trPr>
          <w:tblCellSpacing w:w="15" w:type="dxa"/>
          <w:del w:id="309" w:author="Claude" w:date="2026-09-30T15:00:00Z"/>
        </w:trPr>
        <w:tc>
          <w:tcPr>
            <w:tcW w:w="1947" w:type="dxa"/>
            <w:shd w:val="clear" w:color="auto" w:fill="EDEDED" w:themeFill="accent3" w:themeFillTint="33"/>
            <w:tcMar>
              <w:top w:w="90" w:type="dxa"/>
              <w:left w:w="90" w:type="dxa"/>
              <w:bottom w:w="90" w:type="dxa"/>
              <w:right w:w="90" w:type="dxa"/>
            </w:tcMar>
            <w:hideMark/>
          </w:tcPr>
          <w:p w14:paraId="42118876" w14:textId="77777777" w:rsidR="00C369E3" w:rsidRPr="00AC387F" w:rsidRDefault="00C369E3" w:rsidP="00C369E3">
            <w:pPr>
              <w:pStyle w:val="NormalWeb"/>
              <w:rPr>
                <w:rFonts w:ascii="Helvetica Neue" w:hAnsi="Helvetica Neue" w:cs="Segoe UI"/>
                <w:color w:val="0A0A0A"/>
                <w:sz w:val="20"/>
                <w:szCs w:val="20"/>
              </w:rPr>
            </w:pPr>
            <w:del w:id="310" w:author="Claude" w:date="2026-09-30T15:00:00Z">
              <w:r>
                <w:rPr>
                  <w:rFonts w:ascii="Helvetica Neue" w:hAnsi="Helvetica Neue" w:cs="Segoe UI"/>
                  <w:color w:val="0A0A0A"/>
                  <w:sz w:val="20"/>
                  <w:szCs w:val="20"/>
                </w:rPr>
                <w:delText>additionality.py</w:delText>
              </w:r>
            </w:del>
          </w:p>
        </w:tc>
        <w:tc>
          <w:tcPr>
            <w:tcW w:w="1197" w:type="dxa"/>
            <w:shd w:val="clear" w:color="auto" w:fill="EDEDED" w:themeFill="accent3" w:themeFillTint="33"/>
            <w:tcMar>
              <w:top w:w="90" w:type="dxa"/>
              <w:left w:w="90" w:type="dxa"/>
              <w:bottom w:w="90" w:type="dxa"/>
              <w:right w:w="90" w:type="dxa"/>
            </w:tcMar>
            <w:hideMark/>
          </w:tcPr>
          <w:p w14:paraId="35ACFC52" w14:textId="77777777" w:rsidR="00C369E3" w:rsidRPr="00AC387F" w:rsidRDefault="00C369E3" w:rsidP="00C369E3">
            <w:pPr>
              <w:pStyle w:val="NormalWeb"/>
              <w:rPr>
                <w:rFonts w:ascii="Helvetica Neue" w:hAnsi="Helvetica Neue" w:cs="Segoe UI"/>
                <w:color w:val="0A0A0A"/>
                <w:sz w:val="20"/>
                <w:szCs w:val="20"/>
              </w:rPr>
            </w:pPr>
            <w:del w:id="311" w:author="Claude" w:date="2026-09-30T15:00:00Z">
              <w:r>
                <w:rPr>
                  <w:rFonts w:ascii="Helvetica Neue" w:hAnsi="Helvetica Neue" w:cs="Segoe UI"/>
                  <w:color w:val="0A0A0A"/>
                  <w:sz w:val="20"/>
                  <w:szCs w:val="20"/>
                </w:rPr>
                <w:delText>PATH ERROR</w:delText>
              </w:r>
            </w:del>
          </w:p>
        </w:tc>
        <w:tc>
          <w:tcPr>
            <w:tcW w:w="0" w:type="auto"/>
            <w:shd w:val="clear" w:color="auto" w:fill="EDEDED" w:themeFill="accent3" w:themeFillTint="33"/>
            <w:tcMar>
              <w:top w:w="90" w:type="dxa"/>
              <w:left w:w="90" w:type="dxa"/>
              <w:bottom w:w="90" w:type="dxa"/>
              <w:right w:w="90" w:type="dxa"/>
            </w:tcMar>
            <w:hideMark/>
          </w:tcPr>
          <w:p w14:paraId="4858AD61" w14:textId="77777777" w:rsidR="00C369E3" w:rsidRPr="00AC387F" w:rsidRDefault="00C369E3" w:rsidP="00C369E3">
            <w:pPr>
              <w:pStyle w:val="NormalWeb"/>
              <w:rPr>
                <w:rFonts w:ascii="Helvetica Neue" w:hAnsi="Helvetica Neue" w:cs="Segoe UI"/>
                <w:color w:val="0A0A0A"/>
                <w:sz w:val="20"/>
                <w:szCs w:val="20"/>
              </w:rPr>
            </w:pPr>
            <w:del w:id="312" w:author="Claude" w:date="2026-09-30T15:00:00Z">
              <w:r>
                <w:rPr>
                  <w:rFonts w:ascii="Helvetica Neue" w:hAnsi="Helvetica Neue" w:cs="Segoe UI"/>
                  <w:color w:val="0A0A0A"/>
                  <w:sz w:val="20"/>
                  <w:szCs w:val="20"/>
                </w:rPr>
                <w:delText>Does NOT exist in gex_pf_engine. Was built in backend/app/api/v1/additionality.py instead (732 lines, full additionality test with IRR delta, per-DFI criteria).</w:delText>
              </w:r>
            </w:del>
          </w:p>
        </w:tc>
      </w:tr>
    </w:tbl>
    <w:p w14:paraId="5EFEE690" w14:textId="77777777" w:rsidR="00AC387F" w:rsidRDefault="00AC387F" w:rsidP="001660EC">
      <w:pPr>
        <w:pStyle w:val="NormalWeb"/>
        <w:spacing w:before="0" w:beforeAutospacing="0" w:after="0" w:afterAutospacing="0"/>
        <w:rPr>
          <w:del w:id="313" w:author="Claude" w:date="2026-09-30T15:00:00Z"/>
          <w:rFonts w:ascii="Helvetica Neue" w:hAnsi="Helvetica Neue" w:cs="Segoe UI"/>
          <w:color w:val="0A0A0A"/>
          <w:sz w:val="20"/>
          <w:szCs w:val="20"/>
        </w:rPr>
      </w:pPr>
    </w:p>
    <w:p w14:paraId="73E00BA9" w14:textId="77777777" w:rsidR="00AC387F" w:rsidRDefault="00AC387F" w:rsidP="001660EC">
      <w:pPr>
        <w:pStyle w:val="NormalWeb"/>
        <w:spacing w:before="0" w:beforeAutospacing="0" w:after="0" w:afterAutospacing="0"/>
        <w:rPr>
          <w:del w:id="314" w:author="Claude" w:date="2026-09-30T15:00:00Z"/>
          <w:rFonts w:ascii="Helvetica Neue" w:hAnsi="Helvetica Neue" w:cs="Segoe UI"/>
          <w:color w:val="0A0A0A"/>
          <w:sz w:val="20"/>
          <w:szCs w:val="20"/>
        </w:rPr>
      </w:pPr>
    </w:p>
    <w:p w14:paraId="752C3B11" w14:textId="77777777" w:rsidR="00AC387F" w:rsidRPr="001660EC" w:rsidRDefault="00AC387F" w:rsidP="00AC387F">
      <w:pPr>
        <w:rPr>
          <w:del w:id="315" w:author="Claude" w:date="2026-09-30T15:00:00Z"/>
        </w:rPr>
      </w:pPr>
    </w:p>
    <w:p w14:paraId="3CE2F1F0" w14:textId="77777777" w:rsidR="00414E0E" w:rsidRDefault="00414E0E" w:rsidP="00D658F2">
      <w:pPr>
        <w:rPr>
          <w:del w:id="316" w:author="Claude" w:date="2026-09-30T15:00:00Z"/>
        </w:rPr>
      </w:pPr>
    </w:p>
    <w:p w14:paraId="69685A47" w14:textId="77777777" w:rsidR="00414E0E" w:rsidRDefault="008C5080" w:rsidP="00C369E3">
      <w:pPr>
        <w:pStyle w:val="Heading4"/>
        <w:rPr>
          <w:del w:id="317" w:author="Claude" w:date="2026-09-30T15:00:00Z"/>
        </w:rPr>
      </w:pPr>
      <w:bookmarkStart w:id="318" w:name="_Toc241592252"/>
      <w:del w:id="319" w:author="Claude" w:date="2026-09-30T15:00:00Z">
        <w:r>
          <w:delText>2. Backend (gex-platform-enhanced) — API Routes</w:delText>
        </w:r>
        <w:bookmarkEnd w:id="318"/>
      </w:del>
    </w:p>
    <w:p w14:paraId="635C4AAE" w14:textId="77777777" w:rsidR="00C369E3" w:rsidRDefault="00C369E3" w:rsidP="00C369E3">
      <w:pPr>
        <w:pStyle w:val="Heading4"/>
        <w:rPr>
          <w:del w:id="320" w:author="Claude" w:date="2026-09-30T15:00:00Z"/>
        </w:rPr>
      </w:pPr>
    </w:p>
    <w:tbl>
      <w:tblPr>
        <w:tblW w:w="13321" w:type="dxa"/>
        <w:tblCellSpacing w:w="15" w:type="dxa"/>
        <w:shd w:val="clear" w:color="auto" w:fill="FDFDFC"/>
        <w:tblCellMar>
          <w:top w:w="15" w:type="dxa"/>
          <w:left w:w="15" w:type="dxa"/>
          <w:bottom w:w="15" w:type="dxa"/>
          <w:right w:w="15" w:type="dxa"/>
        </w:tblCellMar>
        <w:tblLook w:val="04A0" w:firstRow="1" w:lastRow="0" w:firstColumn="1" w:lastColumn="0" w:noHBand="0" w:noVBand="1"/>
      </w:tblPr>
      <w:tblGrid>
        <w:gridCol w:w="2177"/>
        <w:gridCol w:w="1395"/>
        <w:gridCol w:w="20011"/>
        <w:gridCol w:w="172"/>
        <w:gridCol w:w="256"/>
      </w:tblGrid>
      <w:tr w:rsidR="000451AD" w:rsidRPr="000451AD" w14:paraId="23D1142A" w14:textId="77777777" w:rsidTr="00867452">
        <w:trPr>
          <w:tblHeader/>
          <w:tblCellSpacing w:w="15" w:type="dxa"/>
          <w:del w:id="321" w:author="Claude" w:date="2026-09-30T15:00:00Z"/>
        </w:trPr>
        <w:tc>
          <w:tcPr>
            <w:tcW w:w="2132" w:type="dxa"/>
            <w:shd w:val="clear" w:color="auto" w:fill="FDFDFC"/>
            <w:noWrap/>
            <w:tcMar>
              <w:top w:w="90" w:type="dxa"/>
              <w:left w:w="90" w:type="dxa"/>
              <w:bottom w:w="90" w:type="dxa"/>
              <w:right w:w="90" w:type="dxa"/>
            </w:tcMar>
            <w:hideMark/>
          </w:tcPr>
          <w:p w14:paraId="66A9DCD6" w14:textId="77777777" w:rsidR="000451AD" w:rsidRPr="000451AD" w:rsidRDefault="000451AD" w:rsidP="000451AD">
            <w:pPr>
              <w:ind w:right="-59"/>
              <w:rPr>
                <w:rFonts w:ascii="Arial Narrow" w:hAnsi="Arial Narrow"/>
                <w:sz w:val="20"/>
                <w:szCs w:val="20"/>
              </w:rPr>
            </w:pPr>
            <w:del w:id="322" w:author="Claude" w:date="2026-09-30T15:00:00Z">
              <w:r>
                <w:rPr>
                  <w:rFonts w:ascii="Arial Narrow" w:hAnsi="Arial Narrow"/>
                  <w:sz w:val="20"/>
                  <w:szCs w:val="20"/>
                </w:rPr>
                <w:delText>Doc reference</w:delText>
              </w:r>
            </w:del>
          </w:p>
        </w:tc>
        <w:tc>
          <w:tcPr>
            <w:tcW w:w="873" w:type="dxa"/>
            <w:shd w:val="clear" w:color="auto" w:fill="FDFDFC"/>
            <w:noWrap/>
            <w:tcMar>
              <w:top w:w="90" w:type="dxa"/>
              <w:left w:w="90" w:type="dxa"/>
              <w:bottom w:w="90" w:type="dxa"/>
              <w:right w:w="90" w:type="dxa"/>
            </w:tcMar>
            <w:hideMark/>
          </w:tcPr>
          <w:p w14:paraId="1D89DF9A" w14:textId="77777777" w:rsidR="000451AD" w:rsidRPr="000451AD" w:rsidRDefault="000451AD" w:rsidP="000451AD">
            <w:pPr>
              <w:rPr>
                <w:rFonts w:ascii="Arial Narrow" w:hAnsi="Arial Narrow"/>
                <w:sz w:val="20"/>
                <w:szCs w:val="20"/>
              </w:rPr>
            </w:pPr>
            <w:del w:id="323" w:author="Claude" w:date="2026-09-30T15:00:00Z">
              <w:r>
                <w:rPr>
                  <w:rFonts w:ascii="Arial Narrow" w:hAnsi="Arial Narrow"/>
                  <w:sz w:val="20"/>
                  <w:szCs w:val="20"/>
                </w:rPr>
                <w:delText>Status</w:delText>
              </w:r>
            </w:del>
          </w:p>
        </w:tc>
        <w:tc>
          <w:tcPr>
            <w:tcW w:w="10196" w:type="dxa"/>
            <w:gridSpan w:val="3"/>
            <w:shd w:val="clear" w:color="auto" w:fill="FDFDFC"/>
            <w:noWrap/>
            <w:tcMar>
              <w:top w:w="90" w:type="dxa"/>
              <w:left w:w="90" w:type="dxa"/>
              <w:bottom w:w="90" w:type="dxa"/>
              <w:right w:w="90" w:type="dxa"/>
            </w:tcMar>
            <w:hideMark/>
          </w:tcPr>
          <w:p w14:paraId="4D53D2F6" w14:textId="77777777" w:rsidR="000451AD" w:rsidRPr="000451AD" w:rsidRDefault="000451AD" w:rsidP="000451AD">
            <w:pPr>
              <w:rPr>
                <w:rFonts w:ascii="Arial Narrow" w:hAnsi="Arial Narrow"/>
                <w:sz w:val="20"/>
                <w:szCs w:val="20"/>
              </w:rPr>
            </w:pPr>
            <w:del w:id="324" w:author="Claude" w:date="2026-09-30T15:00:00Z">
              <w:r>
                <w:rPr>
                  <w:rFonts w:ascii="Arial Narrow" w:hAnsi="Arial Narrow"/>
                  <w:sz w:val="20"/>
                  <w:szCs w:val="20"/>
                </w:rPr>
                <w:delText>Notes</w:delText>
              </w:r>
            </w:del>
          </w:p>
        </w:tc>
      </w:tr>
      <w:tr w:rsidR="000451AD" w:rsidRPr="000451AD" w14:paraId="3B877653" w14:textId="77777777" w:rsidTr="00867452">
        <w:trPr>
          <w:tblCellSpacing w:w="15" w:type="dxa"/>
          <w:del w:id="325" w:author="Claude" w:date="2026-09-30T15:00:00Z"/>
        </w:trPr>
        <w:tc>
          <w:tcPr>
            <w:tcW w:w="2132" w:type="dxa"/>
            <w:shd w:val="clear" w:color="auto" w:fill="FDFDFC"/>
            <w:tcMar>
              <w:top w:w="90" w:type="dxa"/>
              <w:left w:w="90" w:type="dxa"/>
              <w:bottom w:w="90" w:type="dxa"/>
              <w:right w:w="90" w:type="dxa"/>
            </w:tcMar>
            <w:hideMark/>
          </w:tcPr>
          <w:p w14:paraId="26FF5F35" w14:textId="77777777" w:rsidR="000451AD" w:rsidRPr="000451AD" w:rsidRDefault="000451AD" w:rsidP="000451AD">
            <w:pPr>
              <w:ind w:right="-59"/>
              <w:rPr>
                <w:rFonts w:ascii="Arial Narrow" w:hAnsi="Arial Narrow"/>
                <w:sz w:val="20"/>
                <w:szCs w:val="20"/>
              </w:rPr>
            </w:pPr>
            <w:del w:id="326" w:author="Claude" w:date="2026-09-30T15:00:00Z">
              <w:r>
                <w:rPr>
                  <w:rFonts w:ascii="Arial Narrow" w:hAnsi="Arial Narrow"/>
                  <w:sz w:val="20"/>
                  <w:szCs w:val="20"/>
                </w:rPr>
                <w:delText>development_packages.py</w:delText>
              </w:r>
            </w:del>
          </w:p>
        </w:tc>
        <w:tc>
          <w:tcPr>
            <w:tcW w:w="873" w:type="dxa"/>
            <w:shd w:val="clear" w:color="auto" w:fill="FDFDFC"/>
            <w:tcMar>
              <w:top w:w="90" w:type="dxa"/>
              <w:left w:w="90" w:type="dxa"/>
              <w:bottom w:w="90" w:type="dxa"/>
              <w:right w:w="90" w:type="dxa"/>
            </w:tcMar>
            <w:hideMark/>
          </w:tcPr>
          <w:p w14:paraId="2DF446D4" w14:textId="77777777" w:rsidR="000451AD" w:rsidRPr="000451AD" w:rsidRDefault="000451AD" w:rsidP="000451AD">
            <w:pPr>
              <w:rPr>
                <w:rFonts w:ascii="Arial Narrow" w:hAnsi="Arial Narrow"/>
                <w:sz w:val="20"/>
                <w:szCs w:val="20"/>
              </w:rPr>
            </w:pPr>
            <w:del w:id="327" w:author="Claude" w:date="2026-09-30T15:00:00Z">
              <w:r>
                <w:rPr>
                  <w:rFonts w:ascii="Arial Narrow" w:hAnsi="Arial Narrow"/>
                  <w:sz w:val="20"/>
                  <w:szCs w:val="20"/>
                </w:rPr>
                <w:delText>IMPLEMENTED</w:delText>
              </w:r>
            </w:del>
          </w:p>
        </w:tc>
        <w:tc>
          <w:tcPr>
            <w:tcW w:w="10196" w:type="dxa"/>
            <w:gridSpan w:val="3"/>
            <w:shd w:val="clear" w:color="auto" w:fill="FDFDFC"/>
            <w:tcMar>
              <w:top w:w="90" w:type="dxa"/>
              <w:left w:w="90" w:type="dxa"/>
              <w:bottom w:w="90" w:type="dxa"/>
              <w:right w:w="90" w:type="dxa"/>
            </w:tcMar>
            <w:hideMark/>
          </w:tcPr>
          <w:p w14:paraId="0F4DECF0" w14:textId="77777777" w:rsidR="000451AD" w:rsidRPr="000451AD" w:rsidRDefault="000451AD" w:rsidP="000451AD">
            <w:pPr>
              <w:rPr>
                <w:rFonts w:ascii="Arial Narrow" w:hAnsi="Arial Narrow"/>
                <w:sz w:val="20"/>
                <w:szCs w:val="20"/>
              </w:rPr>
            </w:pPr>
            <w:del w:id="328" w:author="Claude" w:date="2026-09-30T15:00:00Z">
              <w:r>
                <w:rPr>
                  <w:rFonts w:ascii="Arial Narrow" w:hAnsi="Arial Narrow"/>
                  <w:sz w:val="20"/>
                  <w:szCs w:val="20"/>
                </w:rPr>
                <w:delText>Exists (798 lines). Has cost_p10/cost_p90, downstream_effect, evidence_refs, workflow_state state machine. Missing: currency, fx_hedge_id, aace_class_history, personnel_breakdown, verification_state (uses workflow_state but not the §4.7 verification taxonomy on the entity itself). cost_p50 is named cost_amount in the actual code.</w:delText>
              </w:r>
            </w:del>
          </w:p>
        </w:tc>
      </w:tr>
      <w:tr w:rsidR="000451AD" w:rsidRPr="000451AD" w14:paraId="37BD59AF" w14:textId="77777777" w:rsidTr="00867452">
        <w:trPr>
          <w:tblCellSpacing w:w="15" w:type="dxa"/>
          <w:del w:id="329" w:author="Claude" w:date="2026-09-30T15:00:00Z"/>
        </w:trPr>
        <w:tc>
          <w:tcPr>
            <w:tcW w:w="2132" w:type="dxa"/>
            <w:shd w:val="clear" w:color="auto" w:fill="FDFDFC"/>
            <w:tcMar>
              <w:top w:w="90" w:type="dxa"/>
              <w:left w:w="90" w:type="dxa"/>
              <w:bottom w:w="90" w:type="dxa"/>
              <w:right w:w="90" w:type="dxa"/>
            </w:tcMar>
            <w:hideMark/>
          </w:tcPr>
          <w:p w14:paraId="56D31E66" w14:textId="77777777" w:rsidR="000451AD" w:rsidRPr="000451AD" w:rsidRDefault="000451AD" w:rsidP="000451AD">
            <w:pPr>
              <w:ind w:right="-59"/>
              <w:rPr>
                <w:rFonts w:ascii="Arial Narrow" w:hAnsi="Arial Narrow"/>
                <w:sz w:val="20"/>
                <w:szCs w:val="20"/>
              </w:rPr>
            </w:pPr>
            <w:del w:id="330" w:author="Claude" w:date="2026-09-30T15:00:00Z">
              <w:r>
                <w:rPr>
                  <w:rFonts w:ascii="Arial Narrow" w:hAnsi="Arial Narrow"/>
                  <w:sz w:val="20"/>
                  <w:szCs w:val="20"/>
                </w:rPr>
                <w:delText>spend_wave.py</w:delText>
              </w:r>
            </w:del>
          </w:p>
        </w:tc>
        <w:tc>
          <w:tcPr>
            <w:tcW w:w="873" w:type="dxa"/>
            <w:shd w:val="clear" w:color="auto" w:fill="FDFDFC"/>
            <w:tcMar>
              <w:top w:w="90" w:type="dxa"/>
              <w:left w:w="90" w:type="dxa"/>
              <w:bottom w:w="90" w:type="dxa"/>
              <w:right w:w="90" w:type="dxa"/>
            </w:tcMar>
            <w:hideMark/>
          </w:tcPr>
          <w:p w14:paraId="7C421D7F" w14:textId="77777777" w:rsidR="000451AD" w:rsidRPr="000451AD" w:rsidRDefault="000451AD" w:rsidP="000451AD">
            <w:pPr>
              <w:rPr>
                <w:rFonts w:ascii="Arial Narrow" w:hAnsi="Arial Narrow"/>
                <w:sz w:val="20"/>
                <w:szCs w:val="20"/>
              </w:rPr>
            </w:pPr>
            <w:del w:id="331" w:author="Claude" w:date="2026-09-30T15:00:00Z">
              <w:r>
                <w:rPr>
                  <w:rFonts w:ascii="Arial Narrow" w:hAnsi="Arial Narrow"/>
                  <w:sz w:val="20"/>
                  <w:szCs w:val="20"/>
                </w:rPr>
                <w:delText>IMPLEMENTED</w:delText>
              </w:r>
            </w:del>
          </w:p>
        </w:tc>
        <w:tc>
          <w:tcPr>
            <w:tcW w:w="10196" w:type="dxa"/>
            <w:gridSpan w:val="3"/>
            <w:shd w:val="clear" w:color="auto" w:fill="FDFDFC"/>
            <w:tcMar>
              <w:top w:w="90" w:type="dxa"/>
              <w:left w:w="90" w:type="dxa"/>
              <w:bottom w:w="90" w:type="dxa"/>
              <w:right w:w="90" w:type="dxa"/>
            </w:tcMar>
            <w:hideMark/>
          </w:tcPr>
          <w:p w14:paraId="0F72874D" w14:textId="77777777" w:rsidR="000451AD" w:rsidRPr="000451AD" w:rsidRDefault="000451AD" w:rsidP="000451AD">
            <w:pPr>
              <w:rPr>
                <w:rFonts w:ascii="Arial Narrow" w:hAnsi="Arial Narrow"/>
                <w:sz w:val="20"/>
                <w:szCs w:val="20"/>
              </w:rPr>
            </w:pPr>
            <w:del w:id="332" w:author="Claude" w:date="2026-09-30T15:00:00Z">
              <w:r>
                <w:rPr>
                  <w:rFonts w:ascii="Arial Narrow" w:hAnsi="Arial Narrow"/>
                  <w:sz w:val="20"/>
                  <w:szCs w:val="20"/>
                </w:rPr>
                <w:delText>IMPLEMENTED. Annual pre-FID spend by capital layer with equity-first-loss invariant enforcement. Complete CRUD + validation.</w:delText>
              </w:r>
            </w:del>
          </w:p>
        </w:tc>
      </w:tr>
      <w:tr w:rsidR="000451AD" w:rsidRPr="000451AD" w14:paraId="4E671853" w14:textId="77777777" w:rsidTr="00867452">
        <w:trPr>
          <w:tblCellSpacing w:w="15" w:type="dxa"/>
          <w:del w:id="333" w:author="Claude" w:date="2026-09-30T15:00:00Z"/>
        </w:trPr>
        <w:tc>
          <w:tcPr>
            <w:tcW w:w="2132" w:type="dxa"/>
            <w:shd w:val="clear" w:color="auto" w:fill="FDFDFC"/>
            <w:tcMar>
              <w:top w:w="90" w:type="dxa"/>
              <w:left w:w="90" w:type="dxa"/>
              <w:bottom w:w="90" w:type="dxa"/>
              <w:right w:w="90" w:type="dxa"/>
            </w:tcMar>
            <w:hideMark/>
          </w:tcPr>
          <w:p w14:paraId="762657B4" w14:textId="77777777" w:rsidR="000451AD" w:rsidRPr="000451AD" w:rsidRDefault="000451AD" w:rsidP="000451AD">
            <w:pPr>
              <w:ind w:right="-59"/>
              <w:rPr>
                <w:rFonts w:ascii="Arial Narrow" w:hAnsi="Arial Narrow"/>
                <w:sz w:val="20"/>
                <w:szCs w:val="20"/>
              </w:rPr>
            </w:pPr>
            <w:del w:id="334" w:author="Claude" w:date="2026-09-30T15:00:00Z">
              <w:r>
                <w:rPr>
                  <w:rFonts w:ascii="Arial Narrow" w:hAnsi="Arial Narrow"/>
                  <w:sz w:val="20"/>
                  <w:szCs w:val="20"/>
                </w:rPr>
                <w:delText>lineage.py</w:delText>
              </w:r>
            </w:del>
          </w:p>
        </w:tc>
        <w:tc>
          <w:tcPr>
            <w:tcW w:w="873" w:type="dxa"/>
            <w:shd w:val="clear" w:color="auto" w:fill="FDFDFC"/>
            <w:tcMar>
              <w:top w:w="90" w:type="dxa"/>
              <w:left w:w="90" w:type="dxa"/>
              <w:bottom w:w="90" w:type="dxa"/>
              <w:right w:w="90" w:type="dxa"/>
            </w:tcMar>
            <w:hideMark/>
          </w:tcPr>
          <w:p w14:paraId="37FF7905" w14:textId="77777777" w:rsidR="000451AD" w:rsidRPr="000451AD" w:rsidRDefault="000451AD" w:rsidP="000451AD">
            <w:pPr>
              <w:rPr>
                <w:rFonts w:ascii="Arial Narrow" w:hAnsi="Arial Narrow"/>
                <w:sz w:val="20"/>
                <w:szCs w:val="20"/>
              </w:rPr>
            </w:pPr>
            <w:del w:id="335" w:author="Claude" w:date="2026-09-30T15:00:00Z">
              <w:r>
                <w:rPr>
                  <w:rFonts w:ascii="Arial Narrow" w:hAnsi="Arial Narrow"/>
                  <w:sz w:val="20"/>
                  <w:szCs w:val="20"/>
                </w:rPr>
                <w:delText>IMPLEMENTED</w:delText>
              </w:r>
            </w:del>
          </w:p>
        </w:tc>
        <w:tc>
          <w:tcPr>
            <w:tcW w:w="10196" w:type="dxa"/>
            <w:gridSpan w:val="3"/>
            <w:shd w:val="clear" w:color="auto" w:fill="FDFDFC"/>
            <w:tcMar>
              <w:top w:w="90" w:type="dxa"/>
              <w:left w:w="90" w:type="dxa"/>
              <w:bottom w:w="90" w:type="dxa"/>
              <w:right w:w="90" w:type="dxa"/>
            </w:tcMar>
            <w:hideMark/>
          </w:tcPr>
          <w:p w14:paraId="5ED28C8E" w14:textId="77777777" w:rsidR="000451AD" w:rsidRPr="000451AD" w:rsidRDefault="000451AD" w:rsidP="000451AD">
            <w:pPr>
              <w:rPr>
                <w:rFonts w:ascii="Arial Narrow" w:hAnsi="Arial Narrow"/>
                <w:sz w:val="20"/>
                <w:szCs w:val="20"/>
              </w:rPr>
            </w:pPr>
            <w:del w:id="336" w:author="Claude" w:date="2026-09-30T15:00:00Z">
              <w:r>
                <w:rPr>
                  <w:rFonts w:ascii="Arial Narrow" w:hAnsi="Arial Narrow"/>
                  <w:sz w:val="20"/>
                  <w:szCs w:val="20"/>
                </w:rPr>
                <w:delText>The 8-source parallel fan-out synthesis layer (§7.2) does not exist. No LineageView model, no /api/v1/lineage/{token_id} endpoint.</w:delText>
              </w:r>
            </w:del>
          </w:p>
        </w:tc>
      </w:tr>
      <w:tr w:rsidR="000451AD" w:rsidRPr="000451AD" w14:paraId="7A0E1527" w14:textId="77777777" w:rsidTr="00867452">
        <w:trPr>
          <w:tblCellSpacing w:w="15" w:type="dxa"/>
          <w:del w:id="337" w:author="Claude" w:date="2026-09-30T15:00:00Z"/>
        </w:trPr>
        <w:tc>
          <w:tcPr>
            <w:tcW w:w="2132" w:type="dxa"/>
            <w:shd w:val="clear" w:color="auto" w:fill="FDFDFC"/>
            <w:tcMar>
              <w:top w:w="90" w:type="dxa"/>
              <w:left w:w="90" w:type="dxa"/>
              <w:bottom w:w="90" w:type="dxa"/>
              <w:right w:w="90" w:type="dxa"/>
            </w:tcMar>
            <w:hideMark/>
          </w:tcPr>
          <w:p w14:paraId="641D01D7" w14:textId="77777777" w:rsidR="000451AD" w:rsidRPr="000451AD" w:rsidRDefault="000451AD" w:rsidP="000451AD">
            <w:pPr>
              <w:ind w:right="-59"/>
              <w:rPr>
                <w:rFonts w:ascii="Arial Narrow" w:hAnsi="Arial Narrow"/>
                <w:sz w:val="20"/>
                <w:szCs w:val="20"/>
              </w:rPr>
            </w:pPr>
            <w:del w:id="338" w:author="Claude" w:date="2026-09-30T15:00:00Z">
              <w:r>
                <w:rPr>
                  <w:rFonts w:ascii="Arial Narrow" w:hAnsi="Arial Narrow"/>
                  <w:sz w:val="20"/>
                  <w:szCs w:val="20"/>
                </w:rPr>
                <w:delText>tokens_sqlite.py</w:delText>
              </w:r>
            </w:del>
          </w:p>
        </w:tc>
        <w:tc>
          <w:tcPr>
            <w:tcW w:w="873" w:type="dxa"/>
            <w:shd w:val="clear" w:color="auto" w:fill="FDFDFC"/>
            <w:tcMar>
              <w:top w:w="90" w:type="dxa"/>
              <w:left w:w="90" w:type="dxa"/>
              <w:bottom w:w="90" w:type="dxa"/>
              <w:right w:w="90" w:type="dxa"/>
            </w:tcMar>
            <w:hideMark/>
          </w:tcPr>
          <w:p w14:paraId="47DC7F34" w14:textId="77777777" w:rsidR="000451AD" w:rsidRPr="000451AD" w:rsidRDefault="000451AD" w:rsidP="000451AD">
            <w:pPr>
              <w:rPr>
                <w:rFonts w:ascii="Arial Narrow" w:hAnsi="Arial Narrow"/>
                <w:sz w:val="20"/>
                <w:szCs w:val="20"/>
              </w:rPr>
            </w:pPr>
            <w:del w:id="339" w:author="Claude" w:date="2026-09-30T15:00:00Z">
              <w:r>
                <w:rPr>
                  <w:rFonts w:ascii="Arial Narrow" w:hAnsi="Arial Narrow"/>
                  <w:sz w:val="20"/>
                  <w:szCs w:val="20"/>
                </w:rPr>
                <w:delText>IMPLEMENTED</w:delText>
              </w:r>
            </w:del>
          </w:p>
        </w:tc>
        <w:tc>
          <w:tcPr>
            <w:tcW w:w="10196" w:type="dxa"/>
            <w:gridSpan w:val="3"/>
            <w:shd w:val="clear" w:color="auto" w:fill="FDFDFC"/>
            <w:tcMar>
              <w:top w:w="90" w:type="dxa"/>
              <w:left w:w="90" w:type="dxa"/>
              <w:bottom w:w="90" w:type="dxa"/>
              <w:right w:w="90" w:type="dxa"/>
            </w:tcMar>
            <w:hideMark/>
          </w:tcPr>
          <w:p w14:paraId="7108CF85" w14:textId="77777777" w:rsidR="000451AD" w:rsidRPr="000451AD" w:rsidRDefault="000451AD" w:rsidP="000451AD">
            <w:pPr>
              <w:rPr>
                <w:rFonts w:ascii="Arial Narrow" w:hAnsi="Arial Narrow"/>
                <w:sz w:val="20"/>
                <w:szCs w:val="20"/>
              </w:rPr>
            </w:pPr>
            <w:del w:id="340" w:author="Claude" w:date="2026-09-30T15:00:00Z">
              <w:r>
                <w:rPr>
                  <w:rFonts w:ascii="Arial Narrow" w:hAnsi="Arial Narrow"/>
                  <w:sz w:val="20"/>
                  <w:szCs w:val="20"/>
                </w:rPr>
                <w:delText>Exists (291 lines). Has SovereignProvenance model. Missing: mass_balance_lot_id, provenance_hash (SHA-256 chain), carbon_intensity_gco2e_mj, lifecycle_state enum (minted→retired), retirement_event_id, carbon_attribution_event_id, verification_state, energy_mj, production_window_start/end (hourly granularity for RFNBO). Token entity is much simpler than spec.</w:delText>
              </w:r>
            </w:del>
          </w:p>
        </w:tc>
      </w:tr>
      <w:tr w:rsidR="000451AD" w:rsidRPr="000451AD" w14:paraId="0FAE69B2" w14:textId="77777777" w:rsidTr="00867452">
        <w:trPr>
          <w:tblCellSpacing w:w="15" w:type="dxa"/>
          <w:del w:id="341" w:author="Claude" w:date="2026-09-30T15:00:00Z"/>
        </w:trPr>
        <w:tc>
          <w:tcPr>
            <w:tcW w:w="2132" w:type="dxa"/>
            <w:shd w:val="clear" w:color="auto" w:fill="FDFDFC"/>
            <w:tcMar>
              <w:top w:w="90" w:type="dxa"/>
              <w:left w:w="90" w:type="dxa"/>
              <w:bottom w:w="90" w:type="dxa"/>
              <w:right w:w="90" w:type="dxa"/>
            </w:tcMar>
            <w:hideMark/>
          </w:tcPr>
          <w:p w14:paraId="094E727B" w14:textId="77777777" w:rsidR="000451AD" w:rsidRPr="000451AD" w:rsidRDefault="000451AD" w:rsidP="000451AD">
            <w:pPr>
              <w:ind w:right="-59"/>
              <w:rPr>
                <w:rFonts w:ascii="Arial Narrow" w:hAnsi="Arial Narrow"/>
                <w:sz w:val="20"/>
                <w:szCs w:val="20"/>
              </w:rPr>
            </w:pPr>
            <w:del w:id="342" w:author="Claude" w:date="2026-09-30T15:00:00Z">
              <w:r>
                <w:rPr>
                  <w:rFonts w:ascii="Arial Narrow" w:hAnsi="Arial Narrow"/>
                  <w:sz w:val="20"/>
                  <w:szCs w:val="20"/>
                </w:rPr>
                <w:delText>decision_twin.py</w:delText>
              </w:r>
            </w:del>
          </w:p>
        </w:tc>
        <w:tc>
          <w:tcPr>
            <w:tcW w:w="873" w:type="dxa"/>
            <w:shd w:val="clear" w:color="auto" w:fill="FDFDFC"/>
            <w:tcMar>
              <w:top w:w="90" w:type="dxa"/>
              <w:left w:w="90" w:type="dxa"/>
              <w:bottom w:w="90" w:type="dxa"/>
              <w:right w:w="90" w:type="dxa"/>
            </w:tcMar>
            <w:hideMark/>
          </w:tcPr>
          <w:p w14:paraId="218A8F29" w14:textId="77777777" w:rsidR="000451AD" w:rsidRPr="000451AD" w:rsidRDefault="000451AD" w:rsidP="000451AD">
            <w:pPr>
              <w:rPr>
                <w:rFonts w:ascii="Arial Narrow" w:hAnsi="Arial Narrow"/>
                <w:sz w:val="20"/>
                <w:szCs w:val="20"/>
              </w:rPr>
            </w:pPr>
            <w:del w:id="343" w:author="Claude" w:date="2026-09-30T15:00:00Z">
              <w:r>
                <w:rPr>
                  <w:rFonts w:ascii="Arial Narrow" w:hAnsi="Arial Narrow"/>
                  <w:sz w:val="20"/>
                  <w:szCs w:val="20"/>
                </w:rPr>
                <w:delText>IMPLEMENTED</w:delText>
              </w:r>
            </w:del>
          </w:p>
        </w:tc>
        <w:tc>
          <w:tcPr>
            <w:tcW w:w="10196" w:type="dxa"/>
            <w:gridSpan w:val="3"/>
            <w:shd w:val="clear" w:color="auto" w:fill="FDFDFC"/>
            <w:tcMar>
              <w:top w:w="90" w:type="dxa"/>
              <w:left w:w="90" w:type="dxa"/>
              <w:bottom w:w="90" w:type="dxa"/>
              <w:right w:w="90" w:type="dxa"/>
            </w:tcMar>
            <w:hideMark/>
          </w:tcPr>
          <w:p w14:paraId="5BA2CD64" w14:textId="77777777" w:rsidR="000451AD" w:rsidRPr="000451AD" w:rsidRDefault="000451AD" w:rsidP="000451AD">
            <w:pPr>
              <w:rPr>
                <w:rFonts w:ascii="Arial Narrow" w:hAnsi="Arial Narrow"/>
                <w:sz w:val="20"/>
                <w:szCs w:val="20"/>
              </w:rPr>
            </w:pPr>
            <w:del w:id="344" w:author="Claude" w:date="2026-09-30T15:00:00Z">
              <w:r>
                <w:rPr>
                  <w:rFonts w:ascii="Arial Narrow" w:hAnsi="Arial Narrow"/>
                  <w:sz w:val="20"/>
                  <w:szCs w:val="20"/>
                </w:rPr>
                <w:delText>Exists (443 lines). Has sovereign certification evaluation. Missing: the full SOVEREIGN_ESG pathway as a distinct certification type. No debt-for-nature integration.</w:delText>
              </w:r>
            </w:del>
          </w:p>
        </w:tc>
      </w:tr>
      <w:tr w:rsidR="000451AD" w:rsidRPr="000451AD" w14:paraId="3CC70E6E" w14:textId="77777777" w:rsidTr="00867452">
        <w:trPr>
          <w:tblCellSpacing w:w="15" w:type="dxa"/>
          <w:del w:id="345" w:author="Claude" w:date="2026-09-30T15:00:00Z"/>
        </w:trPr>
        <w:tc>
          <w:tcPr>
            <w:tcW w:w="2132" w:type="dxa"/>
            <w:shd w:val="clear" w:color="auto" w:fill="FDFDFC"/>
            <w:tcMar>
              <w:top w:w="90" w:type="dxa"/>
              <w:left w:w="90" w:type="dxa"/>
              <w:bottom w:w="90" w:type="dxa"/>
              <w:right w:w="90" w:type="dxa"/>
            </w:tcMar>
            <w:hideMark/>
          </w:tcPr>
          <w:p w14:paraId="31198883" w14:textId="77777777" w:rsidR="000451AD" w:rsidRPr="000451AD" w:rsidRDefault="000451AD" w:rsidP="000451AD">
            <w:pPr>
              <w:ind w:right="-59"/>
              <w:rPr>
                <w:rFonts w:ascii="Arial Narrow" w:hAnsi="Arial Narrow"/>
                <w:sz w:val="20"/>
                <w:szCs w:val="20"/>
              </w:rPr>
            </w:pPr>
            <w:del w:id="346" w:author="Claude" w:date="2026-09-30T15:00:00Z">
              <w:r>
                <w:rPr>
                  <w:rFonts w:ascii="Arial Narrow" w:hAnsi="Arial Narrow"/>
                  <w:sz w:val="20"/>
                  <w:szCs w:val="20"/>
                </w:rPr>
                <w:delText>marketplace_sqlite.py</w:delText>
              </w:r>
            </w:del>
          </w:p>
        </w:tc>
        <w:tc>
          <w:tcPr>
            <w:tcW w:w="873" w:type="dxa"/>
            <w:shd w:val="clear" w:color="auto" w:fill="FDFDFC"/>
            <w:tcMar>
              <w:top w:w="90" w:type="dxa"/>
              <w:left w:w="90" w:type="dxa"/>
              <w:bottom w:w="90" w:type="dxa"/>
              <w:right w:w="90" w:type="dxa"/>
            </w:tcMar>
            <w:hideMark/>
          </w:tcPr>
          <w:p w14:paraId="3B96E1EE" w14:textId="77777777" w:rsidR="000451AD" w:rsidRPr="000451AD" w:rsidRDefault="000451AD" w:rsidP="000451AD">
            <w:pPr>
              <w:rPr>
                <w:rFonts w:ascii="Arial Narrow" w:hAnsi="Arial Narrow"/>
                <w:sz w:val="20"/>
                <w:szCs w:val="20"/>
              </w:rPr>
            </w:pPr>
            <w:del w:id="347" w:author="Claude" w:date="2026-09-30T15:00:00Z">
              <w:r>
                <w:rPr>
                  <w:rFonts w:ascii="Arial Narrow" w:hAnsi="Arial Narrow"/>
                  <w:sz w:val="20"/>
                  <w:szCs w:val="20"/>
                </w:rPr>
                <w:delText>IMPLEMENTED</w:delText>
              </w:r>
            </w:del>
          </w:p>
        </w:tc>
        <w:tc>
          <w:tcPr>
            <w:tcW w:w="10196" w:type="dxa"/>
            <w:gridSpan w:val="3"/>
            <w:shd w:val="clear" w:color="auto" w:fill="FDFDFC"/>
            <w:tcMar>
              <w:top w:w="90" w:type="dxa"/>
              <w:left w:w="90" w:type="dxa"/>
              <w:bottom w:w="90" w:type="dxa"/>
              <w:right w:w="90" w:type="dxa"/>
            </w:tcMar>
            <w:hideMark/>
          </w:tcPr>
          <w:p w14:paraId="26664739" w14:textId="77777777" w:rsidR="000451AD" w:rsidRPr="000451AD" w:rsidRDefault="000451AD" w:rsidP="00867452">
            <w:pPr>
              <w:ind w:right="10360"/>
              <w:rPr>
                <w:rFonts w:ascii="Arial Narrow" w:hAnsi="Arial Narrow"/>
                <w:sz w:val="20"/>
                <w:szCs w:val="20"/>
              </w:rPr>
            </w:pPr>
            <w:del w:id="348" w:author="Claude" w:date="2026-09-30T15:00:00Z">
              <w:r>
                <w:rPr>
                  <w:rFonts w:ascii="Arial Narrow" w:hAnsi="Arial Narrow"/>
                  <w:sz w:val="20"/>
                  <w:szCs w:val="20"/>
                </w:rPr>
                <w:delText>Exists (349 lines). Has basic offer CRUD. Missing: esg_tier, delivery_type (SPOT/FORWARD), delivery_basis, price_basis, certification_pathway_required, min_order_kg, listing state machine (DRAFT→OPEN→RESERVED→MATCHED→SETTLED→EXPIRED→WITHDRAWN).</w:delText>
              </w:r>
            </w:del>
          </w:p>
        </w:tc>
      </w:tr>
      <w:tr w:rsidR="000451AD" w:rsidRPr="000451AD" w14:paraId="48DF9B0C" w14:textId="77777777" w:rsidTr="00867452">
        <w:trPr>
          <w:gridAfter w:val="1"/>
          <w:wAfter w:w="105" w:type="dxa"/>
          <w:tblCellSpacing w:w="15" w:type="dxa"/>
          <w:del w:id="349" w:author="Claude" w:date="2026-09-30T15:00:00Z"/>
        </w:trPr>
        <w:tc>
          <w:tcPr>
            <w:tcW w:w="2132" w:type="dxa"/>
            <w:shd w:val="clear" w:color="auto" w:fill="FDFDFC"/>
            <w:tcMar>
              <w:top w:w="90" w:type="dxa"/>
              <w:left w:w="90" w:type="dxa"/>
              <w:bottom w:w="90" w:type="dxa"/>
              <w:right w:w="90" w:type="dxa"/>
            </w:tcMar>
            <w:hideMark/>
          </w:tcPr>
          <w:p w14:paraId="3B8158B2" w14:textId="77777777" w:rsidR="000451AD" w:rsidRPr="000451AD" w:rsidRDefault="000451AD" w:rsidP="000451AD">
            <w:pPr>
              <w:ind w:right="-59"/>
              <w:rPr>
                <w:rFonts w:ascii="Arial Narrow" w:hAnsi="Arial Narrow"/>
                <w:sz w:val="20"/>
                <w:szCs w:val="20"/>
              </w:rPr>
            </w:pPr>
            <w:del w:id="350" w:author="Claude" w:date="2026-09-30T15:00:00Z">
              <w:r>
                <w:rPr>
                  <w:rFonts w:ascii="Arial Narrow" w:hAnsi="Arial Narrow"/>
                  <w:sz w:val="20"/>
                  <w:szCs w:val="20"/>
                </w:rPr>
                <w:delText>matching_sqlite.py</w:delText>
              </w:r>
            </w:del>
          </w:p>
        </w:tc>
        <w:tc>
          <w:tcPr>
            <w:tcW w:w="873" w:type="dxa"/>
            <w:shd w:val="clear" w:color="auto" w:fill="FDFDFC"/>
            <w:tcMar>
              <w:top w:w="90" w:type="dxa"/>
              <w:left w:w="90" w:type="dxa"/>
              <w:bottom w:w="90" w:type="dxa"/>
              <w:right w:w="90" w:type="dxa"/>
            </w:tcMar>
            <w:hideMark/>
          </w:tcPr>
          <w:p w14:paraId="6C346A1F" w14:textId="77777777" w:rsidR="000451AD" w:rsidRPr="000451AD" w:rsidRDefault="000451AD" w:rsidP="000451AD">
            <w:pPr>
              <w:rPr>
                <w:rFonts w:ascii="Arial Narrow" w:hAnsi="Arial Narrow"/>
                <w:sz w:val="20"/>
                <w:szCs w:val="20"/>
              </w:rPr>
            </w:pPr>
            <w:del w:id="351" w:author="Claude" w:date="2026-09-30T15:00:00Z">
              <w:r>
                <w:rPr>
                  <w:rFonts w:ascii="Arial Narrow" w:hAnsi="Arial Narrow"/>
                  <w:sz w:val="20"/>
                  <w:szCs w:val="20"/>
                </w:rPr>
                <w:delText>IMPLEMENTED</w:delText>
              </w:r>
            </w:del>
          </w:p>
        </w:tc>
        <w:tc>
          <w:tcPr>
            <w:tcW w:w="10061" w:type="dxa"/>
            <w:gridSpan w:val="2"/>
            <w:shd w:val="clear" w:color="auto" w:fill="FDFDFC"/>
            <w:tcMar>
              <w:top w:w="90" w:type="dxa"/>
              <w:left w:w="90" w:type="dxa"/>
              <w:bottom w:w="90" w:type="dxa"/>
              <w:right w:w="90" w:type="dxa"/>
            </w:tcMar>
            <w:hideMark/>
          </w:tcPr>
          <w:p w14:paraId="31D80FB7" w14:textId="77777777" w:rsidR="000451AD" w:rsidRPr="000451AD" w:rsidRDefault="000451AD" w:rsidP="00867452">
            <w:pPr>
              <w:ind w:right="9988"/>
              <w:rPr>
                <w:rFonts w:ascii="Arial Narrow" w:hAnsi="Arial Narrow"/>
                <w:sz w:val="20"/>
                <w:szCs w:val="20"/>
              </w:rPr>
            </w:pPr>
            <w:del w:id="352" w:author="Claude" w:date="2026-09-30T15:00:00Z">
              <w:r>
                <w:rPr>
                  <w:rFonts w:ascii="Arial Narrow" w:hAnsi="Arial Narrow"/>
                  <w:sz w:val="20"/>
                  <w:szCs w:val="20"/>
                </w:rPr>
                <w:delText>Exists (409 lines). Has basic RFQ matching with calculate_match_score(). Missing: BuyerMandate model, ESG-tier matching, the 6-dimension ranked alignment score, the "never auto-selects" pattern. Current matching is simpler — score-based but not mandate-driven.</w:delText>
              </w:r>
            </w:del>
          </w:p>
        </w:tc>
      </w:tr>
      <w:tr w:rsidR="000451AD" w:rsidRPr="000451AD" w14:paraId="2FF6B792" w14:textId="77777777" w:rsidTr="00867452">
        <w:trPr>
          <w:gridAfter w:val="1"/>
          <w:wAfter w:w="105" w:type="dxa"/>
          <w:tblCellSpacing w:w="15" w:type="dxa"/>
          <w:del w:id="353" w:author="Claude" w:date="2026-09-30T15:00:00Z"/>
        </w:trPr>
        <w:tc>
          <w:tcPr>
            <w:tcW w:w="2132" w:type="dxa"/>
            <w:shd w:val="clear" w:color="auto" w:fill="FDFDFC"/>
            <w:tcMar>
              <w:top w:w="90" w:type="dxa"/>
              <w:left w:w="90" w:type="dxa"/>
              <w:bottom w:w="90" w:type="dxa"/>
              <w:right w:w="90" w:type="dxa"/>
            </w:tcMar>
            <w:hideMark/>
          </w:tcPr>
          <w:p w14:paraId="454C04B5" w14:textId="77777777" w:rsidR="000451AD" w:rsidRPr="000451AD" w:rsidRDefault="000451AD" w:rsidP="000451AD">
            <w:pPr>
              <w:ind w:right="-59"/>
              <w:rPr>
                <w:rFonts w:ascii="Arial Narrow" w:hAnsi="Arial Narrow"/>
                <w:sz w:val="20"/>
                <w:szCs w:val="20"/>
              </w:rPr>
            </w:pPr>
            <w:del w:id="354" w:author="Claude" w:date="2026-09-30T15:00:00Z">
              <w:r>
                <w:rPr>
                  <w:rFonts w:ascii="Arial Narrow" w:hAnsi="Arial Narrow"/>
                  <w:sz w:val="20"/>
                  <w:szCs w:val="20"/>
                </w:rPr>
                <w:delText>adjacency.py (backend endpoint)</w:delText>
              </w:r>
            </w:del>
          </w:p>
        </w:tc>
        <w:tc>
          <w:tcPr>
            <w:tcW w:w="873" w:type="dxa"/>
            <w:shd w:val="clear" w:color="auto" w:fill="FDFDFC"/>
            <w:tcMar>
              <w:top w:w="90" w:type="dxa"/>
              <w:left w:w="90" w:type="dxa"/>
              <w:bottom w:w="90" w:type="dxa"/>
              <w:right w:w="90" w:type="dxa"/>
            </w:tcMar>
            <w:hideMark/>
          </w:tcPr>
          <w:p w14:paraId="105D7C6F" w14:textId="77777777" w:rsidR="000451AD" w:rsidRPr="000451AD" w:rsidRDefault="000451AD" w:rsidP="000451AD">
            <w:pPr>
              <w:rPr>
                <w:rFonts w:ascii="Arial Narrow" w:hAnsi="Arial Narrow"/>
                <w:sz w:val="20"/>
                <w:szCs w:val="20"/>
              </w:rPr>
            </w:pPr>
            <w:del w:id="355" w:author="Claude" w:date="2026-09-30T15:00:00Z">
              <w:r>
                <w:rPr>
                  <w:rFonts w:ascii="Arial Narrow" w:hAnsi="Arial Narrow"/>
                  <w:sz w:val="20"/>
                  <w:szCs w:val="20"/>
                </w:rPr>
                <w:delText>IMPLEMENTED</w:delText>
              </w:r>
            </w:del>
          </w:p>
        </w:tc>
        <w:tc>
          <w:tcPr>
            <w:tcW w:w="10061" w:type="dxa"/>
            <w:gridSpan w:val="2"/>
            <w:shd w:val="clear" w:color="auto" w:fill="FDFDFC"/>
            <w:tcMar>
              <w:top w:w="90" w:type="dxa"/>
              <w:left w:w="90" w:type="dxa"/>
              <w:bottom w:w="90" w:type="dxa"/>
              <w:right w:w="90" w:type="dxa"/>
            </w:tcMar>
            <w:hideMark/>
          </w:tcPr>
          <w:p w14:paraId="6D7B5848" w14:textId="77777777" w:rsidR="000451AD" w:rsidRPr="000451AD" w:rsidRDefault="000451AD" w:rsidP="000451AD">
            <w:pPr>
              <w:rPr>
                <w:rFonts w:ascii="Arial Narrow" w:hAnsi="Arial Narrow"/>
                <w:sz w:val="20"/>
                <w:szCs w:val="20"/>
              </w:rPr>
            </w:pPr>
            <w:del w:id="356" w:author="Claude" w:date="2026-09-30T15:00:00Z">
              <w:r>
                <w:rPr>
                  <w:rFonts w:ascii="Arial Narrow" w:hAnsi="Arial Narrow"/>
                  <w:sz w:val="20"/>
                  <w:szCs w:val="20"/>
                </w:rPr>
                <w:delText>No GET /api/v1/adjacency/{project_id}/benchmark endpoint.</w:delText>
              </w:r>
            </w:del>
          </w:p>
        </w:tc>
      </w:tr>
      <w:tr w:rsidR="000451AD" w:rsidRPr="000451AD" w14:paraId="734F2AF2" w14:textId="77777777" w:rsidTr="00867452">
        <w:trPr>
          <w:gridAfter w:val="2"/>
          <w:wAfter w:w="206" w:type="dxa"/>
          <w:tblCellSpacing w:w="15" w:type="dxa"/>
          <w:del w:id="357" w:author="Claude" w:date="2026-09-30T15:00:00Z"/>
        </w:trPr>
        <w:tc>
          <w:tcPr>
            <w:tcW w:w="2132" w:type="dxa"/>
            <w:shd w:val="clear" w:color="auto" w:fill="FDFDFC"/>
            <w:tcMar>
              <w:top w:w="90" w:type="dxa"/>
              <w:left w:w="90" w:type="dxa"/>
              <w:bottom w:w="90" w:type="dxa"/>
              <w:right w:w="90" w:type="dxa"/>
            </w:tcMar>
            <w:hideMark/>
          </w:tcPr>
          <w:p w14:paraId="26ED27CB" w14:textId="77777777" w:rsidR="000451AD" w:rsidRPr="000451AD" w:rsidRDefault="000451AD" w:rsidP="000451AD">
            <w:pPr>
              <w:ind w:right="-59"/>
              <w:rPr>
                <w:rFonts w:ascii="Arial Narrow" w:hAnsi="Arial Narrow"/>
                <w:sz w:val="20"/>
                <w:szCs w:val="20"/>
              </w:rPr>
            </w:pPr>
            <w:del w:id="358" w:author="Claude" w:date="2026-09-30T15:00:00Z">
              <w:r>
                <w:rPr>
                  <w:rFonts w:ascii="Arial Narrow" w:hAnsi="Arial Narrow"/>
                  <w:sz w:val="20"/>
                  <w:szCs w:val="20"/>
                </w:rPr>
                <w:delText>capital_bridge.py</w:delText>
              </w:r>
            </w:del>
          </w:p>
        </w:tc>
        <w:tc>
          <w:tcPr>
            <w:tcW w:w="873" w:type="dxa"/>
            <w:shd w:val="clear" w:color="auto" w:fill="FDFDFC"/>
            <w:tcMar>
              <w:top w:w="90" w:type="dxa"/>
              <w:left w:w="90" w:type="dxa"/>
              <w:bottom w:w="90" w:type="dxa"/>
              <w:right w:w="90" w:type="dxa"/>
            </w:tcMar>
            <w:hideMark/>
          </w:tcPr>
          <w:p w14:paraId="731C62B8" w14:textId="77777777" w:rsidR="000451AD" w:rsidRPr="000451AD" w:rsidRDefault="000451AD" w:rsidP="000451AD">
            <w:pPr>
              <w:rPr>
                <w:rFonts w:ascii="Arial Narrow" w:hAnsi="Arial Narrow"/>
                <w:sz w:val="20"/>
                <w:szCs w:val="20"/>
              </w:rPr>
            </w:pPr>
            <w:del w:id="359" w:author="Claude" w:date="2026-09-30T15:00:00Z">
              <w:r>
                <w:rPr>
                  <w:rFonts w:ascii="Arial Narrow" w:hAnsi="Arial Narrow"/>
                  <w:sz w:val="20"/>
                  <w:szCs w:val="20"/>
                </w:rPr>
                <w:delText>NOT IN DOC</w:delText>
              </w:r>
            </w:del>
          </w:p>
        </w:tc>
        <w:tc>
          <w:tcPr>
            <w:tcW w:w="9960" w:type="dxa"/>
            <w:shd w:val="clear" w:color="auto" w:fill="FDFDFC"/>
            <w:tcMar>
              <w:top w:w="90" w:type="dxa"/>
              <w:left w:w="90" w:type="dxa"/>
              <w:bottom w:w="90" w:type="dxa"/>
              <w:right w:w="90" w:type="dxa"/>
            </w:tcMar>
            <w:hideMark/>
          </w:tcPr>
          <w:p w14:paraId="23043417" w14:textId="77777777" w:rsidR="000451AD" w:rsidRPr="000451AD" w:rsidRDefault="000451AD" w:rsidP="00867452">
            <w:pPr>
              <w:ind w:right="2536"/>
              <w:rPr>
                <w:rFonts w:ascii="Arial Narrow" w:hAnsi="Arial Narrow"/>
                <w:sz w:val="20"/>
                <w:szCs w:val="20"/>
              </w:rPr>
            </w:pPr>
            <w:del w:id="360" w:author="Claude" w:date="2026-09-30T15:00:00Z">
              <w:r>
                <w:rPr>
                  <w:rFonts w:ascii="Arial Narrow" w:hAnsi="Arial Narrow"/>
                  <w:sz w:val="20"/>
                  <w:szCs w:val="20"/>
                </w:rPr>
                <w:delText>Exists in the backend but is NOT referenced in the doc. Implements blended_debt_wacc, project_wacc, all_commercial_wacc, catalytic_ratio — the functions the doc assigns to cfads.py. This is where the WACC computation actually lives.</w:delText>
              </w:r>
            </w:del>
          </w:p>
        </w:tc>
      </w:tr>
    </w:tbl>
    <w:p w14:paraId="3F2F88E4" w14:textId="77777777" w:rsidR="00C369E3" w:rsidRDefault="00C369E3" w:rsidP="00C369E3">
      <w:pPr>
        <w:rPr>
          <w:del w:id="361" w:author="Claude" w:date="2026-09-30T15:00:00Z"/>
        </w:rPr>
      </w:pPr>
    </w:p>
    <w:p w14:paraId="1DA359CA" w14:textId="77777777" w:rsidR="00C369E3" w:rsidRDefault="00C369E3" w:rsidP="00C369E3">
      <w:pPr>
        <w:rPr>
          <w:del w:id="362" w:author="Claude" w:date="2026-09-30T15:00:00Z"/>
        </w:rPr>
      </w:pPr>
    </w:p>
    <w:p w14:paraId="1EB84E63" w14:textId="77777777" w:rsidR="008C5080" w:rsidRPr="008C5080" w:rsidRDefault="008C5080" w:rsidP="00F03A8D">
      <w:pPr>
        <w:pStyle w:val="Heading4"/>
        <w:rPr>
          <w:del w:id="363" w:author="Claude" w:date="2026-09-30T15:00:00Z"/>
        </w:rPr>
      </w:pPr>
      <w:bookmarkStart w:id="364" w:name="_Toc241592253"/>
      <w:del w:id="365" w:author="Claude" w:date="2026-09-30T15:00:00Z">
        <w:r>
          <w:delText>3. Backend — Core Modules</w:delText>
        </w:r>
        <w:bookmarkEnd w:id="364"/>
      </w:del>
    </w:p>
    <w:p w14:paraId="1FA3E1B1" w14:textId="77777777" w:rsidR="008C5080" w:rsidRDefault="008C5080" w:rsidP="00D658F2">
      <w:pPr>
        <w:rPr>
          <w:del w:id="366" w:author="Claude" w:date="2026-09-30T15:00:00Z"/>
        </w:rPr>
      </w:pPr>
    </w:p>
    <w:tbl>
      <w:tblPr>
        <w:tblW w:w="10584" w:type="dxa"/>
        <w:tblCellSpacing w:w="15" w:type="dxa"/>
        <w:shd w:val="clear" w:color="auto" w:fill="FDFDFC"/>
        <w:tblCellMar>
          <w:top w:w="15" w:type="dxa"/>
          <w:left w:w="15" w:type="dxa"/>
          <w:bottom w:w="15" w:type="dxa"/>
          <w:right w:w="15" w:type="dxa"/>
        </w:tblCellMar>
        <w:tblLook w:val="04A0" w:firstRow="1" w:lastRow="0" w:firstColumn="1" w:lastColumn="0" w:noHBand="0" w:noVBand="1"/>
      </w:tblPr>
      <w:tblGrid>
        <w:gridCol w:w="1803"/>
        <w:gridCol w:w="1395"/>
        <w:gridCol w:w="7887"/>
      </w:tblGrid>
      <w:tr w:rsidR="008C5080" w:rsidRPr="008C5080" w14:paraId="69804DE4" w14:textId="77777777" w:rsidTr="008C5080">
        <w:trPr>
          <w:tblHeader/>
          <w:tblCellSpacing w:w="15" w:type="dxa"/>
          <w:del w:id="367" w:author="Claude" w:date="2026-09-30T15:00:00Z"/>
        </w:trPr>
        <w:tc>
          <w:tcPr>
            <w:tcW w:w="0" w:type="auto"/>
            <w:shd w:val="clear" w:color="auto" w:fill="FDFDFC"/>
            <w:noWrap/>
            <w:tcMar>
              <w:top w:w="90" w:type="dxa"/>
              <w:left w:w="90" w:type="dxa"/>
              <w:bottom w:w="90" w:type="dxa"/>
              <w:right w:w="90" w:type="dxa"/>
            </w:tcMar>
            <w:hideMark/>
          </w:tcPr>
          <w:p w14:paraId="6D15FFD7" w14:textId="77777777" w:rsidR="008C5080" w:rsidRPr="008C5080" w:rsidRDefault="008C5080" w:rsidP="008C5080">
            <w:pPr>
              <w:rPr>
                <w:rFonts w:ascii="Arial Narrow" w:hAnsi="Arial Narrow"/>
                <w:sz w:val="20"/>
                <w:szCs w:val="20"/>
              </w:rPr>
            </w:pPr>
            <w:del w:id="368" w:author="Claude" w:date="2026-09-30T15:00:00Z">
              <w:r>
                <w:rPr>
                  <w:rFonts w:ascii="Arial Narrow" w:hAnsi="Arial Narrow"/>
                  <w:sz w:val="20"/>
                  <w:szCs w:val="20"/>
                </w:rPr>
                <w:delText>Doc reference</w:delText>
              </w:r>
            </w:del>
          </w:p>
        </w:tc>
        <w:tc>
          <w:tcPr>
            <w:tcW w:w="0" w:type="auto"/>
            <w:shd w:val="clear" w:color="auto" w:fill="FDFDFC"/>
            <w:noWrap/>
            <w:tcMar>
              <w:top w:w="90" w:type="dxa"/>
              <w:left w:w="90" w:type="dxa"/>
              <w:bottom w:w="90" w:type="dxa"/>
              <w:right w:w="90" w:type="dxa"/>
            </w:tcMar>
            <w:hideMark/>
          </w:tcPr>
          <w:p w14:paraId="0004D252" w14:textId="77777777" w:rsidR="008C5080" w:rsidRPr="008C5080" w:rsidRDefault="008C5080" w:rsidP="008C5080">
            <w:pPr>
              <w:rPr>
                <w:rFonts w:ascii="Arial Narrow" w:hAnsi="Arial Narrow"/>
                <w:sz w:val="20"/>
                <w:szCs w:val="20"/>
              </w:rPr>
            </w:pPr>
            <w:del w:id="369" w:author="Claude" w:date="2026-09-30T15:00:00Z">
              <w:r>
                <w:rPr>
                  <w:rFonts w:ascii="Arial Narrow" w:hAnsi="Arial Narrow"/>
                  <w:sz w:val="20"/>
                  <w:szCs w:val="20"/>
                </w:rPr>
                <w:delText>Status</w:delText>
              </w:r>
            </w:del>
          </w:p>
        </w:tc>
        <w:tc>
          <w:tcPr>
            <w:tcW w:w="7842" w:type="dxa"/>
            <w:shd w:val="clear" w:color="auto" w:fill="FDFDFC"/>
            <w:noWrap/>
            <w:tcMar>
              <w:top w:w="90" w:type="dxa"/>
              <w:left w:w="90" w:type="dxa"/>
              <w:bottom w:w="90" w:type="dxa"/>
              <w:right w:w="90" w:type="dxa"/>
            </w:tcMar>
            <w:hideMark/>
          </w:tcPr>
          <w:p w14:paraId="540546F7" w14:textId="77777777" w:rsidR="008C5080" w:rsidRPr="008C5080" w:rsidRDefault="008C5080" w:rsidP="008C5080">
            <w:pPr>
              <w:rPr>
                <w:rFonts w:ascii="Arial Narrow" w:hAnsi="Arial Narrow"/>
                <w:sz w:val="20"/>
                <w:szCs w:val="20"/>
              </w:rPr>
            </w:pPr>
            <w:del w:id="370" w:author="Claude" w:date="2026-09-30T15:00:00Z">
              <w:r>
                <w:rPr>
                  <w:rFonts w:ascii="Arial Narrow" w:hAnsi="Arial Narrow"/>
                  <w:sz w:val="20"/>
                  <w:szCs w:val="20"/>
                </w:rPr>
                <w:delText>Notes</w:delText>
              </w:r>
            </w:del>
          </w:p>
        </w:tc>
      </w:tr>
      <w:tr w:rsidR="008C5080" w:rsidRPr="008C5080" w14:paraId="7B5CA8C9" w14:textId="77777777" w:rsidTr="008C5080">
        <w:trPr>
          <w:tblCellSpacing w:w="15" w:type="dxa"/>
          <w:del w:id="371" w:author="Claude" w:date="2026-09-30T15:00:00Z"/>
        </w:trPr>
        <w:tc>
          <w:tcPr>
            <w:tcW w:w="0" w:type="auto"/>
            <w:shd w:val="clear" w:color="auto" w:fill="FDFDFC"/>
            <w:tcMar>
              <w:top w:w="90" w:type="dxa"/>
              <w:left w:w="90" w:type="dxa"/>
              <w:bottom w:w="90" w:type="dxa"/>
              <w:right w:w="90" w:type="dxa"/>
            </w:tcMar>
            <w:hideMark/>
          </w:tcPr>
          <w:p w14:paraId="7A391B8F" w14:textId="77777777" w:rsidR="008C5080" w:rsidRPr="008C5080" w:rsidRDefault="008C5080" w:rsidP="008C5080">
            <w:pPr>
              <w:rPr>
                <w:rFonts w:ascii="Arial Narrow" w:hAnsi="Arial Narrow"/>
                <w:sz w:val="20"/>
                <w:szCs w:val="20"/>
              </w:rPr>
            </w:pPr>
            <w:del w:id="372" w:author="Claude" w:date="2026-09-30T15:00:00Z">
              <w:r>
                <w:rPr>
                  <w:rFonts w:ascii="Arial Narrow" w:hAnsi="Arial Narrow"/>
                  <w:sz w:val="20"/>
                  <w:szCs w:val="20"/>
                </w:rPr>
                <w:delText>verification.py</w:delText>
              </w:r>
            </w:del>
          </w:p>
        </w:tc>
        <w:tc>
          <w:tcPr>
            <w:tcW w:w="0" w:type="auto"/>
            <w:shd w:val="clear" w:color="auto" w:fill="FDFDFC"/>
            <w:tcMar>
              <w:top w:w="90" w:type="dxa"/>
              <w:left w:w="90" w:type="dxa"/>
              <w:bottom w:w="90" w:type="dxa"/>
              <w:right w:w="90" w:type="dxa"/>
            </w:tcMar>
            <w:hideMark/>
          </w:tcPr>
          <w:p w14:paraId="7BE34730" w14:textId="77777777" w:rsidR="008C5080" w:rsidRPr="008C5080" w:rsidRDefault="008C5080" w:rsidP="008C5080">
            <w:pPr>
              <w:rPr>
                <w:rFonts w:ascii="Arial Narrow" w:hAnsi="Arial Narrow"/>
                <w:sz w:val="20"/>
                <w:szCs w:val="20"/>
              </w:rPr>
            </w:pPr>
            <w:del w:id="373" w:author="Claude" w:date="2026-09-30T15:00:00Z">
              <w:r>
                <w:rPr>
                  <w:rFonts w:ascii="Arial Narrow" w:hAnsi="Arial Narrow"/>
                  <w:sz w:val="20"/>
                  <w:szCs w:val="20"/>
                </w:rPr>
                <w:delText>MATCH</w:delText>
              </w:r>
            </w:del>
          </w:p>
        </w:tc>
        <w:tc>
          <w:tcPr>
            <w:tcW w:w="7842" w:type="dxa"/>
            <w:shd w:val="clear" w:color="auto" w:fill="FDFDFC"/>
            <w:tcMar>
              <w:top w:w="90" w:type="dxa"/>
              <w:left w:w="90" w:type="dxa"/>
              <w:bottom w:w="90" w:type="dxa"/>
              <w:right w:w="90" w:type="dxa"/>
            </w:tcMar>
            <w:hideMark/>
          </w:tcPr>
          <w:p w14:paraId="592F0195" w14:textId="77777777" w:rsidR="008C5080" w:rsidRPr="008C5080" w:rsidRDefault="008C5080" w:rsidP="008C5080">
            <w:pPr>
              <w:rPr>
                <w:rFonts w:ascii="Arial Narrow" w:hAnsi="Arial Narrow"/>
                <w:sz w:val="20"/>
                <w:szCs w:val="20"/>
              </w:rPr>
            </w:pPr>
            <w:del w:id="374" w:author="Claude" w:date="2026-09-30T15:00:00Z">
              <w:r>
                <w:rPr>
                  <w:rFonts w:ascii="Arial Narrow" w:hAnsi="Arial Narrow"/>
                  <w:sz w:val="20"/>
                  <w:szCs w:val="20"/>
                </w:rPr>
                <w:delText>The 4-state taxonomy (UNVERIFIED→SUBMITTED→CONFIRMED→AUDITED) with weights is exactly as specified.</w:delText>
              </w:r>
            </w:del>
          </w:p>
        </w:tc>
      </w:tr>
      <w:tr w:rsidR="008C5080" w:rsidRPr="008C5080" w14:paraId="7BDA602C" w14:textId="77777777" w:rsidTr="008C5080">
        <w:trPr>
          <w:tblCellSpacing w:w="15" w:type="dxa"/>
          <w:del w:id="375" w:author="Claude" w:date="2026-09-30T15:00:00Z"/>
        </w:trPr>
        <w:tc>
          <w:tcPr>
            <w:tcW w:w="0" w:type="auto"/>
            <w:shd w:val="clear" w:color="auto" w:fill="FDFDFC"/>
            <w:tcMar>
              <w:top w:w="90" w:type="dxa"/>
              <w:left w:w="90" w:type="dxa"/>
              <w:bottom w:w="90" w:type="dxa"/>
              <w:right w:w="90" w:type="dxa"/>
            </w:tcMar>
            <w:hideMark/>
          </w:tcPr>
          <w:p w14:paraId="2CC42A4C" w14:textId="77777777" w:rsidR="008C5080" w:rsidRPr="008C5080" w:rsidRDefault="008C5080" w:rsidP="008C5080">
            <w:pPr>
              <w:rPr>
                <w:rFonts w:ascii="Arial Narrow" w:hAnsi="Arial Narrow"/>
                <w:sz w:val="20"/>
                <w:szCs w:val="20"/>
              </w:rPr>
            </w:pPr>
            <w:del w:id="376" w:author="Claude" w:date="2026-09-30T15:00:00Z">
              <w:r>
                <w:rPr>
                  <w:rFonts w:ascii="Arial Narrow" w:hAnsi="Arial Narrow"/>
                  <w:sz w:val="20"/>
                  <w:szCs w:val="20"/>
                </w:rPr>
                <w:delText>bankability_engine.py</w:delText>
              </w:r>
            </w:del>
          </w:p>
        </w:tc>
        <w:tc>
          <w:tcPr>
            <w:tcW w:w="0" w:type="auto"/>
            <w:shd w:val="clear" w:color="auto" w:fill="FDFDFC"/>
            <w:tcMar>
              <w:top w:w="90" w:type="dxa"/>
              <w:left w:w="90" w:type="dxa"/>
              <w:bottom w:w="90" w:type="dxa"/>
              <w:right w:w="90" w:type="dxa"/>
            </w:tcMar>
            <w:hideMark/>
          </w:tcPr>
          <w:p w14:paraId="7C976213" w14:textId="77777777" w:rsidR="008C5080" w:rsidRPr="008C5080" w:rsidRDefault="008C5080" w:rsidP="008C5080">
            <w:pPr>
              <w:rPr>
                <w:rFonts w:ascii="Arial Narrow" w:hAnsi="Arial Narrow"/>
                <w:sz w:val="20"/>
                <w:szCs w:val="20"/>
              </w:rPr>
            </w:pPr>
            <w:del w:id="377" w:author="Claude" w:date="2026-09-30T15:00:00Z">
              <w:r>
                <w:rPr>
                  <w:rFonts w:ascii="Arial Narrow" w:hAnsi="Arial Narrow"/>
                  <w:sz w:val="20"/>
                  <w:szCs w:val="20"/>
                </w:rPr>
                <w:delText>IMPLEMENTED</w:delText>
              </w:r>
            </w:del>
          </w:p>
        </w:tc>
        <w:tc>
          <w:tcPr>
            <w:tcW w:w="7842" w:type="dxa"/>
            <w:shd w:val="clear" w:color="auto" w:fill="FDFDFC"/>
            <w:tcMar>
              <w:top w:w="90" w:type="dxa"/>
              <w:left w:w="90" w:type="dxa"/>
              <w:bottom w:w="90" w:type="dxa"/>
              <w:right w:w="90" w:type="dxa"/>
            </w:tcMar>
            <w:hideMark/>
          </w:tcPr>
          <w:p w14:paraId="569A6325" w14:textId="77777777" w:rsidR="008C5080" w:rsidRPr="008C5080" w:rsidRDefault="008C5080" w:rsidP="008C5080">
            <w:pPr>
              <w:rPr>
                <w:rFonts w:ascii="Arial Narrow" w:hAnsi="Arial Narrow"/>
                <w:sz w:val="20"/>
                <w:szCs w:val="20"/>
              </w:rPr>
            </w:pPr>
            <w:del w:id="378" w:author="Claude" w:date="2026-09-30T15:00:00Z">
              <w:r>
                <w:rPr>
                  <w:rFonts w:ascii="Arial Narrow" w:hAnsi="Arial Narrow"/>
                  <w:sz w:val="20"/>
                  <w:szCs w:val="20"/>
                </w:rPr>
                <w:delText>Exists (808 lines). Missing: the 5 decomposed certainty sub-scores (cost_certainty, revenue_certainty, certification_certainty, execution_certainty, counterparty_certainty). None of those field names appear. The engine computes a weighted aggregate, not the decomposed stack the doc specifies.</w:delText>
              </w:r>
            </w:del>
          </w:p>
        </w:tc>
      </w:tr>
      <w:tr w:rsidR="008C5080" w:rsidRPr="008C5080" w14:paraId="3AF33099" w14:textId="77777777" w:rsidTr="008C5080">
        <w:trPr>
          <w:tblCellSpacing w:w="15" w:type="dxa"/>
          <w:del w:id="379" w:author="Claude" w:date="2026-09-30T15:00:00Z"/>
        </w:trPr>
        <w:tc>
          <w:tcPr>
            <w:tcW w:w="0" w:type="auto"/>
            <w:shd w:val="clear" w:color="auto" w:fill="FDFDFC"/>
            <w:tcMar>
              <w:top w:w="90" w:type="dxa"/>
              <w:left w:w="90" w:type="dxa"/>
              <w:bottom w:w="90" w:type="dxa"/>
              <w:right w:w="90" w:type="dxa"/>
            </w:tcMar>
            <w:hideMark/>
          </w:tcPr>
          <w:p w14:paraId="03A8811B" w14:textId="77777777" w:rsidR="008C5080" w:rsidRPr="008C5080" w:rsidRDefault="008C5080" w:rsidP="008C5080">
            <w:pPr>
              <w:rPr>
                <w:rFonts w:ascii="Arial Narrow" w:hAnsi="Arial Narrow"/>
                <w:sz w:val="20"/>
                <w:szCs w:val="20"/>
              </w:rPr>
            </w:pPr>
            <w:del w:id="380" w:author="Claude" w:date="2026-09-30T15:00:00Z">
              <w:r>
                <w:rPr>
                  <w:rFonts w:ascii="Arial Narrow" w:hAnsi="Arial Narrow"/>
                  <w:sz w:val="20"/>
                  <w:szCs w:val="20"/>
                </w:rPr>
                <w:delText>abac.py</w:delText>
              </w:r>
            </w:del>
          </w:p>
        </w:tc>
        <w:tc>
          <w:tcPr>
            <w:tcW w:w="0" w:type="auto"/>
            <w:shd w:val="clear" w:color="auto" w:fill="FDFDFC"/>
            <w:tcMar>
              <w:top w:w="90" w:type="dxa"/>
              <w:left w:w="90" w:type="dxa"/>
              <w:bottom w:w="90" w:type="dxa"/>
              <w:right w:w="90" w:type="dxa"/>
            </w:tcMar>
            <w:hideMark/>
          </w:tcPr>
          <w:p w14:paraId="726DABDE" w14:textId="77777777" w:rsidR="008C5080" w:rsidRPr="008C5080" w:rsidRDefault="008C5080" w:rsidP="008C5080">
            <w:pPr>
              <w:rPr>
                <w:rFonts w:ascii="Arial Narrow" w:hAnsi="Arial Narrow"/>
                <w:sz w:val="20"/>
                <w:szCs w:val="20"/>
              </w:rPr>
            </w:pPr>
            <w:del w:id="381" w:author="Claude" w:date="2026-09-30T15:00:00Z">
              <w:r>
                <w:rPr>
                  <w:rFonts w:ascii="Arial Narrow" w:hAnsi="Arial Narrow"/>
                  <w:sz w:val="20"/>
                  <w:szCs w:val="20"/>
                </w:rPr>
                <w:delText>IMPLEMENTED</w:delText>
              </w:r>
            </w:del>
          </w:p>
        </w:tc>
        <w:tc>
          <w:tcPr>
            <w:tcW w:w="7842" w:type="dxa"/>
            <w:shd w:val="clear" w:color="auto" w:fill="FDFDFC"/>
            <w:tcMar>
              <w:top w:w="90" w:type="dxa"/>
              <w:left w:w="90" w:type="dxa"/>
              <w:bottom w:w="90" w:type="dxa"/>
              <w:right w:w="90" w:type="dxa"/>
            </w:tcMar>
            <w:hideMark/>
          </w:tcPr>
          <w:p w14:paraId="7467534A" w14:textId="77777777" w:rsidR="008C5080" w:rsidRPr="008C5080" w:rsidRDefault="008C5080" w:rsidP="008C5080">
            <w:pPr>
              <w:rPr>
                <w:rFonts w:ascii="Arial Narrow" w:hAnsi="Arial Narrow"/>
                <w:sz w:val="20"/>
                <w:szCs w:val="20"/>
              </w:rPr>
            </w:pPr>
            <w:del w:id="382" w:author="Claude" w:date="2026-09-30T15:00:00Z">
              <w:r>
                <w:rPr>
                  <w:rFonts w:ascii="Arial Narrow" w:hAnsi="Arial Narrow"/>
                  <w:sz w:val="20"/>
                  <w:szCs w:val="20"/>
                </w:rPr>
                <w:delText>Exists (811 lines). Missing: DFI_CONCESSIONAL sub-persona, ESG_COMPLIANCE attribute. The ABAC system doesn't have the DFI institution-level sub-personas the doc requires.</w:delText>
              </w:r>
            </w:del>
          </w:p>
        </w:tc>
      </w:tr>
      <w:tr w:rsidR="008C5080" w:rsidRPr="008C5080" w14:paraId="56D9BA71" w14:textId="77777777" w:rsidTr="008C5080">
        <w:trPr>
          <w:tblCellSpacing w:w="15" w:type="dxa"/>
          <w:del w:id="383" w:author="Claude" w:date="2026-09-30T15:00:00Z"/>
        </w:trPr>
        <w:tc>
          <w:tcPr>
            <w:tcW w:w="0" w:type="auto"/>
            <w:shd w:val="clear" w:color="auto" w:fill="FDFDFC"/>
            <w:tcMar>
              <w:top w:w="90" w:type="dxa"/>
              <w:left w:w="90" w:type="dxa"/>
              <w:bottom w:w="90" w:type="dxa"/>
              <w:right w:w="90" w:type="dxa"/>
            </w:tcMar>
            <w:hideMark/>
          </w:tcPr>
          <w:p w14:paraId="1E9C3B05" w14:textId="77777777" w:rsidR="008C5080" w:rsidRPr="008C5080" w:rsidRDefault="008C5080" w:rsidP="008C5080">
            <w:pPr>
              <w:rPr>
                <w:rFonts w:ascii="Arial Narrow" w:hAnsi="Arial Narrow"/>
                <w:sz w:val="20"/>
                <w:szCs w:val="20"/>
              </w:rPr>
            </w:pPr>
            <w:del w:id="384" w:author="Claude" w:date="2026-09-30T15:00:00Z">
              <w:r>
                <w:rPr>
                  <w:rFonts w:ascii="Arial Narrow" w:hAnsi="Arial Narrow"/>
                  <w:sz w:val="20"/>
                  <w:szCs w:val="20"/>
                </w:rPr>
                <w:delText>event_store.py</w:delText>
              </w:r>
            </w:del>
          </w:p>
        </w:tc>
        <w:tc>
          <w:tcPr>
            <w:tcW w:w="0" w:type="auto"/>
            <w:shd w:val="clear" w:color="auto" w:fill="FDFDFC"/>
            <w:tcMar>
              <w:top w:w="90" w:type="dxa"/>
              <w:left w:w="90" w:type="dxa"/>
              <w:bottom w:w="90" w:type="dxa"/>
              <w:right w:w="90" w:type="dxa"/>
            </w:tcMar>
            <w:hideMark/>
          </w:tcPr>
          <w:p w14:paraId="6A90F5B2" w14:textId="77777777" w:rsidR="008C5080" w:rsidRPr="008C5080" w:rsidRDefault="008C5080" w:rsidP="008C5080">
            <w:pPr>
              <w:rPr>
                <w:rFonts w:ascii="Arial Narrow" w:hAnsi="Arial Narrow"/>
                <w:sz w:val="20"/>
                <w:szCs w:val="20"/>
              </w:rPr>
            </w:pPr>
            <w:del w:id="385" w:author="Claude" w:date="2026-09-30T15:00:00Z">
              <w:r>
                <w:rPr>
                  <w:rFonts w:ascii="Arial Narrow" w:hAnsi="Arial Narrow"/>
                  <w:sz w:val="20"/>
                  <w:szCs w:val="20"/>
                </w:rPr>
                <w:delText>MATCH</w:delText>
              </w:r>
            </w:del>
          </w:p>
        </w:tc>
        <w:tc>
          <w:tcPr>
            <w:tcW w:w="7842" w:type="dxa"/>
            <w:shd w:val="clear" w:color="auto" w:fill="FDFDFC"/>
            <w:tcMar>
              <w:top w:w="90" w:type="dxa"/>
              <w:left w:w="90" w:type="dxa"/>
              <w:bottom w:w="90" w:type="dxa"/>
              <w:right w:w="90" w:type="dxa"/>
            </w:tcMar>
            <w:hideMark/>
          </w:tcPr>
          <w:p w14:paraId="562EA76C" w14:textId="77777777" w:rsidR="008C5080" w:rsidRPr="008C5080" w:rsidRDefault="008C5080" w:rsidP="008C5080">
            <w:pPr>
              <w:rPr>
                <w:rFonts w:ascii="Arial Narrow" w:hAnsi="Arial Narrow"/>
                <w:sz w:val="20"/>
                <w:szCs w:val="20"/>
              </w:rPr>
            </w:pPr>
            <w:del w:id="386" w:author="Claude" w:date="2026-09-30T15:00:00Z">
              <w:r>
                <w:rPr>
                  <w:rFonts w:ascii="Arial Narrow" w:hAnsi="Arial Narrow"/>
                  <w:sz w:val="20"/>
                  <w:szCs w:val="20"/>
                </w:rPr>
                <w:delText>Exists (668 lines). Immutable event log as described.</w:delText>
              </w:r>
            </w:del>
          </w:p>
        </w:tc>
      </w:tr>
      <w:tr w:rsidR="008C5080" w:rsidRPr="008C5080" w14:paraId="26D13951" w14:textId="77777777" w:rsidTr="008C5080">
        <w:trPr>
          <w:tblCellSpacing w:w="15" w:type="dxa"/>
          <w:del w:id="387" w:author="Claude" w:date="2026-09-30T15:00:00Z"/>
        </w:trPr>
        <w:tc>
          <w:tcPr>
            <w:tcW w:w="0" w:type="auto"/>
            <w:shd w:val="clear" w:color="auto" w:fill="FDFDFC"/>
            <w:tcMar>
              <w:top w:w="90" w:type="dxa"/>
              <w:left w:w="90" w:type="dxa"/>
              <w:bottom w:w="90" w:type="dxa"/>
              <w:right w:w="90" w:type="dxa"/>
            </w:tcMar>
            <w:hideMark/>
          </w:tcPr>
          <w:p w14:paraId="79D26394" w14:textId="77777777" w:rsidR="008C5080" w:rsidRPr="008C5080" w:rsidRDefault="008C5080" w:rsidP="008C5080">
            <w:pPr>
              <w:rPr>
                <w:rFonts w:ascii="Arial Narrow" w:hAnsi="Arial Narrow"/>
                <w:sz w:val="20"/>
                <w:szCs w:val="20"/>
              </w:rPr>
            </w:pPr>
            <w:del w:id="388" w:author="Claude" w:date="2026-09-30T15:00:00Z">
              <w:r>
                <w:rPr>
                  <w:rFonts w:ascii="Arial Narrow" w:hAnsi="Arial Narrow"/>
                  <w:sz w:val="20"/>
                  <w:szCs w:val="20"/>
                </w:rPr>
                <w:lastRenderedPageBreak/>
                <w:delText>provenance.py</w:delText>
              </w:r>
            </w:del>
          </w:p>
        </w:tc>
        <w:tc>
          <w:tcPr>
            <w:tcW w:w="0" w:type="auto"/>
            <w:shd w:val="clear" w:color="auto" w:fill="FDFDFC"/>
            <w:tcMar>
              <w:top w:w="90" w:type="dxa"/>
              <w:left w:w="90" w:type="dxa"/>
              <w:bottom w:w="90" w:type="dxa"/>
              <w:right w:w="90" w:type="dxa"/>
            </w:tcMar>
            <w:hideMark/>
          </w:tcPr>
          <w:p w14:paraId="17431F80" w14:textId="77777777" w:rsidR="008C5080" w:rsidRPr="008C5080" w:rsidRDefault="008C5080" w:rsidP="008C5080">
            <w:pPr>
              <w:rPr>
                <w:rFonts w:ascii="Arial Narrow" w:hAnsi="Arial Narrow"/>
                <w:sz w:val="20"/>
                <w:szCs w:val="20"/>
              </w:rPr>
            </w:pPr>
            <w:del w:id="389" w:author="Claude" w:date="2026-09-30T15:00:00Z">
              <w:r>
                <w:rPr>
                  <w:rFonts w:ascii="Arial Narrow" w:hAnsi="Arial Narrow"/>
                  <w:sz w:val="20"/>
                  <w:szCs w:val="20"/>
                </w:rPr>
                <w:delText>MATCH</w:delText>
              </w:r>
            </w:del>
          </w:p>
        </w:tc>
        <w:tc>
          <w:tcPr>
            <w:tcW w:w="7842" w:type="dxa"/>
            <w:shd w:val="clear" w:color="auto" w:fill="FDFDFC"/>
            <w:tcMar>
              <w:top w:w="90" w:type="dxa"/>
              <w:left w:w="90" w:type="dxa"/>
              <w:bottom w:w="90" w:type="dxa"/>
              <w:right w:w="90" w:type="dxa"/>
            </w:tcMar>
            <w:hideMark/>
          </w:tcPr>
          <w:p w14:paraId="051C395C" w14:textId="77777777" w:rsidR="008C5080" w:rsidRPr="008C5080" w:rsidRDefault="008C5080" w:rsidP="008C5080">
            <w:pPr>
              <w:rPr>
                <w:rFonts w:ascii="Arial Narrow" w:hAnsi="Arial Narrow"/>
                <w:sz w:val="20"/>
                <w:szCs w:val="20"/>
              </w:rPr>
            </w:pPr>
            <w:del w:id="390" w:author="Claude" w:date="2026-09-30T15:00:00Z">
              <w:r>
                <w:rPr>
                  <w:rFonts w:ascii="Arial Narrow" w:hAnsi="Arial Narrow"/>
                  <w:sz w:val="20"/>
                  <w:szCs w:val="20"/>
                </w:rPr>
                <w:delText>Exists. Export audit trail and digital signatures.</w:delText>
              </w:r>
            </w:del>
          </w:p>
        </w:tc>
      </w:tr>
    </w:tbl>
    <w:p w14:paraId="4390A96C" w14:textId="77777777" w:rsidR="008C5080" w:rsidRDefault="008C5080" w:rsidP="008C5080">
      <w:pPr>
        <w:rPr>
          <w:del w:id="391" w:author="Claude" w:date="2026-09-30T15:00:00Z"/>
        </w:rPr>
      </w:pPr>
    </w:p>
    <w:p w14:paraId="1FC07BA3" w14:textId="77777777" w:rsidR="008C5080" w:rsidRDefault="008C5080" w:rsidP="00F03A8D">
      <w:pPr>
        <w:pStyle w:val="Heading4"/>
        <w:rPr>
          <w:del w:id="392" w:author="Claude" w:date="2026-09-30T15:00:00Z"/>
        </w:rPr>
      </w:pPr>
      <w:bookmarkStart w:id="393" w:name="_Toc241592254"/>
      <w:del w:id="394" w:author="Claude" w:date="2026-09-30T15:00:00Z">
        <w:r>
          <w:delText>4. Backend — Missing Entities (no files at all)</w:delText>
        </w:r>
        <w:bookmarkEnd w:id="393"/>
      </w:del>
    </w:p>
    <w:tbl>
      <w:tblPr>
        <w:tblW w:w="8168" w:type="dxa"/>
        <w:tblCellSpacing w:w="15" w:type="dxa"/>
        <w:shd w:val="clear" w:color="auto" w:fill="FDFDFC"/>
        <w:tblCellMar>
          <w:top w:w="15" w:type="dxa"/>
          <w:left w:w="15" w:type="dxa"/>
          <w:bottom w:w="15" w:type="dxa"/>
          <w:right w:w="15" w:type="dxa"/>
        </w:tblCellMar>
        <w:tblLook w:val="04A0" w:firstRow="1" w:lastRow="0" w:firstColumn="1" w:lastColumn="0" w:noHBand="0" w:noVBand="1"/>
      </w:tblPr>
      <w:tblGrid>
        <w:gridCol w:w="3686"/>
        <w:gridCol w:w="4482"/>
      </w:tblGrid>
      <w:tr w:rsidR="006E7BDE" w:rsidRPr="006E7BDE" w14:paraId="3D8BEEAC" w14:textId="77777777" w:rsidTr="006E7BDE">
        <w:trPr>
          <w:tblHeader/>
          <w:tblCellSpacing w:w="15" w:type="dxa"/>
          <w:del w:id="395" w:author="Claude" w:date="2026-09-30T15:00:00Z"/>
        </w:trPr>
        <w:tc>
          <w:tcPr>
            <w:tcW w:w="3641" w:type="dxa"/>
            <w:shd w:val="clear" w:color="auto" w:fill="FDFDFC"/>
            <w:noWrap/>
            <w:tcMar>
              <w:top w:w="90" w:type="dxa"/>
              <w:left w:w="90" w:type="dxa"/>
              <w:bottom w:w="90" w:type="dxa"/>
              <w:right w:w="90" w:type="dxa"/>
            </w:tcMar>
            <w:hideMark/>
          </w:tcPr>
          <w:p w14:paraId="3653E92B" w14:textId="77777777" w:rsidR="006E7BDE" w:rsidRPr="00F03A8D" w:rsidRDefault="006E7BDE" w:rsidP="006E7BDE">
            <w:pPr>
              <w:rPr>
                <w:rFonts w:ascii="Arial Narrow" w:hAnsi="Arial Narrow"/>
                <w:b/>
                <w:bCs/>
                <w:sz w:val="24"/>
                <w:szCs w:val="24"/>
              </w:rPr>
            </w:pPr>
            <w:del w:id="396" w:author="Claude" w:date="2026-09-30T15:00:00Z">
              <w:r>
                <w:rPr>
                  <w:rFonts w:ascii="Arial Narrow" w:hAnsi="Arial Narrow"/>
                  <w:b/>
                  <w:bCs/>
                  <w:sz w:val="24"/>
                  <w:szCs w:val="24"/>
                </w:rPr>
                <w:delText>Entity from doc</w:delText>
              </w:r>
            </w:del>
          </w:p>
        </w:tc>
        <w:tc>
          <w:tcPr>
            <w:tcW w:w="4437" w:type="dxa"/>
            <w:shd w:val="clear" w:color="auto" w:fill="FDFDFC"/>
            <w:noWrap/>
            <w:tcMar>
              <w:top w:w="90" w:type="dxa"/>
              <w:left w:w="90" w:type="dxa"/>
              <w:bottom w:w="90" w:type="dxa"/>
              <w:right w:w="90" w:type="dxa"/>
            </w:tcMar>
            <w:hideMark/>
          </w:tcPr>
          <w:p w14:paraId="4C24DF00" w14:textId="77777777" w:rsidR="006E7BDE" w:rsidRPr="00F03A8D" w:rsidRDefault="006E7BDE" w:rsidP="006E7BDE">
            <w:pPr>
              <w:rPr>
                <w:rFonts w:ascii="Arial Narrow" w:hAnsi="Arial Narrow"/>
                <w:b/>
                <w:bCs/>
                <w:sz w:val="24"/>
                <w:szCs w:val="24"/>
              </w:rPr>
            </w:pPr>
            <w:del w:id="397" w:author="Claude" w:date="2026-09-30T15:00:00Z">
              <w:r>
                <w:rPr>
                  <w:rFonts w:ascii="Arial Narrow" w:hAnsi="Arial Narrow"/>
                  <w:b/>
                  <w:bCs/>
                  <w:sz w:val="24"/>
                  <w:szCs w:val="24"/>
                </w:rPr>
                <w:delText>Status</w:delText>
              </w:r>
            </w:del>
          </w:p>
        </w:tc>
      </w:tr>
      <w:tr w:rsidR="006E7BDE" w:rsidRPr="006E7BDE" w14:paraId="7898140E" w14:textId="77777777" w:rsidTr="006E7BDE">
        <w:trPr>
          <w:tblCellSpacing w:w="15" w:type="dxa"/>
          <w:del w:id="398" w:author="Claude" w:date="2026-09-30T15:00:00Z"/>
        </w:trPr>
        <w:tc>
          <w:tcPr>
            <w:tcW w:w="3641" w:type="dxa"/>
            <w:shd w:val="clear" w:color="auto" w:fill="FDFDFC"/>
            <w:tcMar>
              <w:top w:w="90" w:type="dxa"/>
              <w:left w:w="90" w:type="dxa"/>
              <w:bottom w:w="90" w:type="dxa"/>
              <w:right w:w="90" w:type="dxa"/>
            </w:tcMar>
            <w:hideMark/>
          </w:tcPr>
          <w:p w14:paraId="3C501700" w14:textId="77777777" w:rsidR="006E7BDE" w:rsidRPr="00F03A8D" w:rsidRDefault="006E7BDE" w:rsidP="006E7BDE">
            <w:pPr>
              <w:rPr>
                <w:rFonts w:ascii="Arial Narrow" w:hAnsi="Arial Narrow"/>
                <w:sz w:val="20"/>
                <w:szCs w:val="20"/>
              </w:rPr>
            </w:pPr>
            <w:del w:id="399" w:author="Claude" w:date="2026-09-30T15:00:00Z">
              <w:r>
                <w:rPr>
                  <w:rFonts w:ascii="Arial Narrow" w:hAnsi="Arial Narrow"/>
                  <w:sz w:val="20"/>
                  <w:szCs w:val="20"/>
                </w:rPr>
                <w:delText>DRAWDOWN_SCHEDULE (§4.3)</w:delText>
              </w:r>
            </w:del>
          </w:p>
        </w:tc>
        <w:tc>
          <w:tcPr>
            <w:tcW w:w="4437" w:type="dxa"/>
            <w:shd w:val="clear" w:color="auto" w:fill="FDFDFC"/>
            <w:tcMar>
              <w:top w:w="90" w:type="dxa"/>
              <w:left w:w="90" w:type="dxa"/>
              <w:bottom w:w="90" w:type="dxa"/>
              <w:right w:w="90" w:type="dxa"/>
            </w:tcMar>
            <w:hideMark/>
          </w:tcPr>
          <w:p w14:paraId="678F1EA8" w14:textId="77777777" w:rsidR="006E7BDE" w:rsidRPr="00F03A8D" w:rsidRDefault="006E7BDE" w:rsidP="006E7BDE">
            <w:pPr>
              <w:rPr>
                <w:rFonts w:ascii="Arial Narrow" w:hAnsi="Arial Narrow"/>
                <w:sz w:val="20"/>
                <w:szCs w:val="20"/>
              </w:rPr>
            </w:pPr>
            <w:del w:id="400" w:author="Claude" w:date="2026-09-30T15:00:00Z">
              <w:r>
                <w:rPr>
                  <w:rFonts w:ascii="Arial Narrow" w:hAnsi="Arial Narrow"/>
                  <w:sz w:val="20"/>
                  <w:szCs w:val="20"/>
                </w:rPr>
                <w:delText>IMPLEMENTED — drawdown_schedule.py: quarterly milestone-linked drawdowns with CRUD</w:delText>
              </w:r>
            </w:del>
          </w:p>
        </w:tc>
      </w:tr>
      <w:tr w:rsidR="006E7BDE" w:rsidRPr="006E7BDE" w14:paraId="4EEACDF3" w14:textId="77777777" w:rsidTr="006E7BDE">
        <w:trPr>
          <w:tblCellSpacing w:w="15" w:type="dxa"/>
          <w:del w:id="401" w:author="Claude" w:date="2026-09-30T15:00:00Z"/>
        </w:trPr>
        <w:tc>
          <w:tcPr>
            <w:tcW w:w="3641" w:type="dxa"/>
            <w:shd w:val="clear" w:color="auto" w:fill="FDFDFC"/>
            <w:tcMar>
              <w:top w:w="90" w:type="dxa"/>
              <w:left w:w="90" w:type="dxa"/>
              <w:bottom w:w="90" w:type="dxa"/>
              <w:right w:w="90" w:type="dxa"/>
            </w:tcMar>
            <w:hideMark/>
          </w:tcPr>
          <w:p w14:paraId="7D46550B" w14:textId="77777777" w:rsidR="006E7BDE" w:rsidRPr="00F03A8D" w:rsidRDefault="006E7BDE" w:rsidP="006E7BDE">
            <w:pPr>
              <w:rPr>
                <w:rFonts w:ascii="Arial Narrow" w:hAnsi="Arial Narrow"/>
                <w:sz w:val="20"/>
                <w:szCs w:val="20"/>
              </w:rPr>
            </w:pPr>
            <w:del w:id="402" w:author="Claude" w:date="2026-09-30T15:00:00Z">
              <w:r>
                <w:rPr>
                  <w:rFonts w:ascii="Arial Narrow" w:hAnsi="Arial Narrow"/>
                  <w:sz w:val="20"/>
                  <w:szCs w:val="20"/>
                </w:rPr>
                <w:delText>DFI_CRITERIA (§4.5)</w:delText>
              </w:r>
            </w:del>
          </w:p>
        </w:tc>
        <w:tc>
          <w:tcPr>
            <w:tcW w:w="4437" w:type="dxa"/>
            <w:shd w:val="clear" w:color="auto" w:fill="FDFDFC"/>
            <w:tcMar>
              <w:top w:w="90" w:type="dxa"/>
              <w:left w:w="90" w:type="dxa"/>
              <w:bottom w:w="90" w:type="dxa"/>
              <w:right w:w="90" w:type="dxa"/>
            </w:tcMar>
            <w:hideMark/>
          </w:tcPr>
          <w:p w14:paraId="0E397FDC" w14:textId="77777777" w:rsidR="006E7BDE" w:rsidRPr="00F03A8D" w:rsidRDefault="006E7BDE" w:rsidP="006E7BDE">
            <w:pPr>
              <w:rPr>
                <w:rFonts w:ascii="Arial Narrow" w:hAnsi="Arial Narrow"/>
                <w:sz w:val="20"/>
                <w:szCs w:val="20"/>
              </w:rPr>
            </w:pPr>
            <w:del w:id="403" w:author="Claude" w:date="2026-09-30T15:00:00Z">
              <w:r>
                <w:rPr>
                  <w:rFonts w:ascii="Arial Narrow" w:hAnsi="Arial Narrow"/>
                  <w:sz w:val="20"/>
                  <w:szCs w:val="20"/>
                </w:rPr>
                <w:delText>IMPLEMENTED — dfi_criteria.py: per-DFI-institution criteria with seed data (IFC, EIB, KfW, etc.)</w:delText>
              </w:r>
            </w:del>
          </w:p>
        </w:tc>
      </w:tr>
      <w:tr w:rsidR="006E7BDE" w:rsidRPr="006E7BDE" w14:paraId="244B1261" w14:textId="77777777" w:rsidTr="006E7BDE">
        <w:trPr>
          <w:tblCellSpacing w:w="15" w:type="dxa"/>
          <w:del w:id="404" w:author="Claude" w:date="2026-09-30T15:00:00Z"/>
        </w:trPr>
        <w:tc>
          <w:tcPr>
            <w:tcW w:w="3641" w:type="dxa"/>
            <w:shd w:val="clear" w:color="auto" w:fill="FDFDFC"/>
            <w:tcMar>
              <w:top w:w="90" w:type="dxa"/>
              <w:left w:w="90" w:type="dxa"/>
              <w:bottom w:w="90" w:type="dxa"/>
              <w:right w:w="90" w:type="dxa"/>
            </w:tcMar>
            <w:hideMark/>
          </w:tcPr>
          <w:p w14:paraId="20EBB181" w14:textId="77777777" w:rsidR="006E7BDE" w:rsidRPr="00F03A8D" w:rsidRDefault="006E7BDE" w:rsidP="006E7BDE">
            <w:pPr>
              <w:rPr>
                <w:rFonts w:ascii="Arial Narrow" w:hAnsi="Arial Narrow"/>
                <w:sz w:val="20"/>
                <w:szCs w:val="20"/>
              </w:rPr>
            </w:pPr>
            <w:del w:id="405" w:author="Claude" w:date="2026-09-30T15:00:00Z">
              <w:r>
                <w:rPr>
                  <w:rFonts w:ascii="Arial Narrow" w:hAnsi="Arial Narrow"/>
                  <w:sz w:val="20"/>
                  <w:szCs w:val="20"/>
                </w:rPr>
                <w:delText>MASS_BALANCE_LOT (§5.4)</w:delText>
              </w:r>
            </w:del>
          </w:p>
        </w:tc>
        <w:tc>
          <w:tcPr>
            <w:tcW w:w="4437" w:type="dxa"/>
            <w:shd w:val="clear" w:color="auto" w:fill="FDFDFC"/>
            <w:tcMar>
              <w:top w:w="90" w:type="dxa"/>
              <w:left w:w="90" w:type="dxa"/>
              <w:bottom w:w="90" w:type="dxa"/>
              <w:right w:w="90" w:type="dxa"/>
            </w:tcMar>
            <w:hideMark/>
          </w:tcPr>
          <w:p w14:paraId="0D056D9F" w14:textId="77777777" w:rsidR="006E7BDE" w:rsidRPr="00F03A8D" w:rsidRDefault="006E7BDE" w:rsidP="006E7BDE">
            <w:pPr>
              <w:rPr>
                <w:rFonts w:ascii="Arial Narrow" w:hAnsi="Arial Narrow"/>
                <w:sz w:val="20"/>
                <w:szCs w:val="20"/>
              </w:rPr>
            </w:pPr>
            <w:del w:id="406" w:author="Claude" w:date="2026-09-30T15:00:00Z">
              <w:r>
                <w:rPr>
                  <w:rFonts w:ascii="Arial Narrow" w:hAnsi="Arial Narrow"/>
                  <w:sz w:val="20"/>
                  <w:szCs w:val="20"/>
                </w:rPr>
                <w:delText>IMPLEMENTED — mass_balance.py: lot ledger with exhaustion guard, allocation hash chain</w:delText>
              </w:r>
            </w:del>
          </w:p>
        </w:tc>
      </w:tr>
      <w:tr w:rsidR="006E7BDE" w:rsidRPr="006E7BDE" w14:paraId="48F58F48" w14:textId="77777777" w:rsidTr="006E7BDE">
        <w:trPr>
          <w:tblCellSpacing w:w="15" w:type="dxa"/>
          <w:del w:id="407" w:author="Claude" w:date="2026-09-30T15:00:00Z"/>
        </w:trPr>
        <w:tc>
          <w:tcPr>
            <w:tcW w:w="3641" w:type="dxa"/>
            <w:shd w:val="clear" w:color="auto" w:fill="FDFDFC"/>
            <w:tcMar>
              <w:top w:w="90" w:type="dxa"/>
              <w:left w:w="90" w:type="dxa"/>
              <w:bottom w:w="90" w:type="dxa"/>
              <w:right w:w="90" w:type="dxa"/>
            </w:tcMar>
            <w:hideMark/>
          </w:tcPr>
          <w:p w14:paraId="6F0CCDC1" w14:textId="77777777" w:rsidR="006E7BDE" w:rsidRPr="00F03A8D" w:rsidRDefault="006E7BDE" w:rsidP="006E7BDE">
            <w:pPr>
              <w:rPr>
                <w:rFonts w:ascii="Arial Narrow" w:hAnsi="Arial Narrow"/>
                <w:sz w:val="20"/>
                <w:szCs w:val="20"/>
              </w:rPr>
            </w:pPr>
            <w:del w:id="408" w:author="Claude" w:date="2026-09-30T15:00:00Z">
              <w:r>
                <w:rPr>
                  <w:rFonts w:ascii="Arial Narrow" w:hAnsi="Arial Narrow"/>
                  <w:sz w:val="20"/>
                  <w:szCs w:val="20"/>
                </w:rPr>
                <w:delText>BUYER_MANDATE (§6.2)</w:delText>
              </w:r>
            </w:del>
          </w:p>
        </w:tc>
        <w:tc>
          <w:tcPr>
            <w:tcW w:w="4437" w:type="dxa"/>
            <w:shd w:val="clear" w:color="auto" w:fill="FDFDFC"/>
            <w:tcMar>
              <w:top w:w="90" w:type="dxa"/>
              <w:left w:w="90" w:type="dxa"/>
              <w:bottom w:w="90" w:type="dxa"/>
              <w:right w:w="90" w:type="dxa"/>
            </w:tcMar>
            <w:hideMark/>
          </w:tcPr>
          <w:p w14:paraId="593E5FFF" w14:textId="77777777" w:rsidR="006E7BDE" w:rsidRPr="00F03A8D" w:rsidRDefault="006E7BDE" w:rsidP="006E7BDE">
            <w:pPr>
              <w:rPr>
                <w:rFonts w:ascii="Arial Narrow" w:hAnsi="Arial Narrow"/>
                <w:sz w:val="20"/>
                <w:szCs w:val="20"/>
              </w:rPr>
            </w:pPr>
            <w:del w:id="409" w:author="Claude" w:date="2026-09-30T15:00:00Z">
              <w:r>
                <w:rPr>
                  <w:rFonts w:ascii="Arial Narrow" w:hAnsi="Arial Narrow"/>
                  <w:sz w:val="20"/>
                  <w:szCs w:val="20"/>
                </w:rPr>
                <w:delText>IMPLEMENTED — matching_sqlite.py: BuyerMandate + 6-dimension ranked ESG-tier matching</w:delText>
              </w:r>
            </w:del>
          </w:p>
        </w:tc>
      </w:tr>
      <w:tr w:rsidR="006E7BDE" w:rsidRPr="006E7BDE" w14:paraId="2B0CE1A1" w14:textId="77777777" w:rsidTr="006E7BDE">
        <w:trPr>
          <w:tblCellSpacing w:w="15" w:type="dxa"/>
          <w:del w:id="410" w:author="Claude" w:date="2026-09-30T15:00:00Z"/>
        </w:trPr>
        <w:tc>
          <w:tcPr>
            <w:tcW w:w="3641" w:type="dxa"/>
            <w:shd w:val="clear" w:color="auto" w:fill="FDFDFC"/>
            <w:tcMar>
              <w:top w:w="90" w:type="dxa"/>
              <w:left w:w="90" w:type="dxa"/>
              <w:bottom w:w="90" w:type="dxa"/>
              <w:right w:w="90" w:type="dxa"/>
            </w:tcMar>
            <w:hideMark/>
          </w:tcPr>
          <w:p w14:paraId="0F86883D" w14:textId="77777777" w:rsidR="006E7BDE" w:rsidRPr="00F03A8D" w:rsidRDefault="006E7BDE" w:rsidP="006E7BDE">
            <w:pPr>
              <w:rPr>
                <w:rFonts w:ascii="Arial Narrow" w:hAnsi="Arial Narrow"/>
                <w:sz w:val="20"/>
                <w:szCs w:val="20"/>
              </w:rPr>
            </w:pPr>
            <w:del w:id="411" w:author="Claude" w:date="2026-09-30T15:00:00Z">
              <w:r>
                <w:rPr>
                  <w:rFonts w:ascii="Arial Narrow" w:hAnsi="Arial Narrow"/>
                  <w:sz w:val="20"/>
                  <w:szCs w:val="20"/>
                </w:rPr>
                <w:delText>SETTLEMENT_EVENTS (§6.3)</w:delText>
              </w:r>
            </w:del>
          </w:p>
        </w:tc>
        <w:tc>
          <w:tcPr>
            <w:tcW w:w="4437" w:type="dxa"/>
            <w:shd w:val="clear" w:color="auto" w:fill="FDFDFC"/>
            <w:tcMar>
              <w:top w:w="90" w:type="dxa"/>
              <w:left w:w="90" w:type="dxa"/>
              <w:bottom w:w="90" w:type="dxa"/>
              <w:right w:w="90" w:type="dxa"/>
            </w:tcMar>
            <w:hideMark/>
          </w:tcPr>
          <w:p w14:paraId="37253FC9" w14:textId="77777777" w:rsidR="006E7BDE" w:rsidRPr="00F03A8D" w:rsidRDefault="006E7BDE" w:rsidP="006E7BDE">
            <w:pPr>
              <w:rPr>
                <w:rFonts w:ascii="Arial Narrow" w:hAnsi="Arial Narrow"/>
                <w:sz w:val="20"/>
                <w:szCs w:val="20"/>
              </w:rPr>
            </w:pPr>
            <w:del w:id="412" w:author="Claude" w:date="2026-09-30T15:00:00Z">
              <w:r>
                <w:rPr>
                  <w:rFonts w:ascii="Arial Narrow" w:hAnsi="Arial Narrow"/>
                  <w:sz w:val="20"/>
                  <w:szCs w:val="20"/>
                </w:rPr>
                <w:delText>IMPLEMENTED — settlement_events.py: cash-leg records + Matrix thread hash-linking</w:delText>
              </w:r>
            </w:del>
          </w:p>
        </w:tc>
      </w:tr>
      <w:tr w:rsidR="006E7BDE" w:rsidRPr="006E7BDE" w14:paraId="3D798683" w14:textId="77777777" w:rsidTr="006E7BDE">
        <w:trPr>
          <w:tblCellSpacing w:w="15" w:type="dxa"/>
          <w:del w:id="413" w:author="Claude" w:date="2026-09-30T15:00:00Z"/>
        </w:trPr>
        <w:tc>
          <w:tcPr>
            <w:tcW w:w="3641" w:type="dxa"/>
            <w:shd w:val="clear" w:color="auto" w:fill="FDFDFC"/>
            <w:tcMar>
              <w:top w:w="90" w:type="dxa"/>
              <w:left w:w="90" w:type="dxa"/>
              <w:bottom w:w="90" w:type="dxa"/>
              <w:right w:w="90" w:type="dxa"/>
            </w:tcMar>
            <w:hideMark/>
          </w:tcPr>
          <w:p w14:paraId="2838AEA3" w14:textId="77777777" w:rsidR="006E7BDE" w:rsidRPr="00F03A8D" w:rsidRDefault="006E7BDE" w:rsidP="006E7BDE">
            <w:pPr>
              <w:rPr>
                <w:rFonts w:ascii="Arial Narrow" w:hAnsi="Arial Narrow"/>
                <w:sz w:val="20"/>
                <w:szCs w:val="20"/>
              </w:rPr>
            </w:pPr>
            <w:del w:id="414" w:author="Claude" w:date="2026-09-30T15:00:00Z">
              <w:r>
                <w:rPr>
                  <w:rFonts w:ascii="Arial Narrow" w:hAnsi="Arial Narrow"/>
                  <w:sz w:val="20"/>
                  <w:szCs w:val="20"/>
                </w:rPr>
                <w:delText>CARBON_ATTRIBUTION_EVENTS (§6.3)</w:delText>
              </w:r>
            </w:del>
          </w:p>
        </w:tc>
        <w:tc>
          <w:tcPr>
            <w:tcW w:w="4437" w:type="dxa"/>
            <w:shd w:val="clear" w:color="auto" w:fill="FDFDFC"/>
            <w:tcMar>
              <w:top w:w="90" w:type="dxa"/>
              <w:left w:w="90" w:type="dxa"/>
              <w:bottom w:w="90" w:type="dxa"/>
              <w:right w:w="90" w:type="dxa"/>
            </w:tcMar>
            <w:hideMark/>
          </w:tcPr>
          <w:p w14:paraId="21907231" w14:textId="77777777" w:rsidR="006E7BDE" w:rsidRPr="00F03A8D" w:rsidRDefault="006E7BDE" w:rsidP="006E7BDE">
            <w:pPr>
              <w:rPr>
                <w:rFonts w:ascii="Arial Narrow" w:hAnsi="Arial Narrow"/>
                <w:sz w:val="20"/>
                <w:szCs w:val="20"/>
              </w:rPr>
            </w:pPr>
            <w:del w:id="415" w:author="Claude" w:date="2026-09-30T15:00:00Z">
              <w:r>
                <w:rPr>
                  <w:rFonts w:ascii="Arial Narrow" w:hAnsi="Arial Narrow"/>
                  <w:sz w:val="20"/>
                  <w:szCs w:val="20"/>
                </w:rPr>
                <w:delText>IMPLEMENTED — carbon_attribution.py: SOVEREIGN_ESG carbon attribution events</w:delText>
              </w:r>
            </w:del>
          </w:p>
        </w:tc>
      </w:tr>
      <w:tr w:rsidR="006E7BDE" w:rsidRPr="006E7BDE" w14:paraId="61410CB2" w14:textId="77777777" w:rsidTr="006E7BDE">
        <w:trPr>
          <w:tblCellSpacing w:w="15" w:type="dxa"/>
          <w:del w:id="416" w:author="Claude" w:date="2026-09-30T15:00:00Z"/>
        </w:trPr>
        <w:tc>
          <w:tcPr>
            <w:tcW w:w="3641" w:type="dxa"/>
            <w:shd w:val="clear" w:color="auto" w:fill="FDFDFC"/>
            <w:tcMar>
              <w:top w:w="90" w:type="dxa"/>
              <w:left w:w="90" w:type="dxa"/>
              <w:bottom w:w="90" w:type="dxa"/>
              <w:right w:w="90" w:type="dxa"/>
            </w:tcMar>
            <w:hideMark/>
          </w:tcPr>
          <w:p w14:paraId="7A2A18B7" w14:textId="77777777" w:rsidR="006E7BDE" w:rsidRPr="00F03A8D" w:rsidRDefault="006E7BDE" w:rsidP="006E7BDE">
            <w:pPr>
              <w:rPr>
                <w:rFonts w:ascii="Arial Narrow" w:hAnsi="Arial Narrow"/>
                <w:sz w:val="20"/>
                <w:szCs w:val="20"/>
              </w:rPr>
            </w:pPr>
            <w:del w:id="417" w:author="Claude" w:date="2026-09-30T15:00:00Z">
              <w:r>
                <w:rPr>
                  <w:rFonts w:ascii="Arial Narrow" w:hAnsi="Arial Narrow"/>
                  <w:sz w:val="20"/>
                  <w:szCs w:val="20"/>
                </w:rPr>
                <w:delText>SOVEREIGN_INSTRUMENTS (§5.2)</w:delText>
              </w:r>
            </w:del>
          </w:p>
        </w:tc>
        <w:tc>
          <w:tcPr>
            <w:tcW w:w="4437" w:type="dxa"/>
            <w:shd w:val="clear" w:color="auto" w:fill="FDFDFC"/>
            <w:tcMar>
              <w:top w:w="90" w:type="dxa"/>
              <w:left w:w="90" w:type="dxa"/>
              <w:bottom w:w="90" w:type="dxa"/>
              <w:right w:w="90" w:type="dxa"/>
            </w:tcMar>
            <w:hideMark/>
          </w:tcPr>
          <w:p w14:paraId="3C032F79" w14:textId="77777777" w:rsidR="006E7BDE" w:rsidRPr="00F03A8D" w:rsidRDefault="006E7BDE" w:rsidP="006E7BDE">
            <w:pPr>
              <w:rPr>
                <w:rFonts w:ascii="Arial Narrow" w:hAnsi="Arial Narrow"/>
                <w:sz w:val="20"/>
                <w:szCs w:val="20"/>
              </w:rPr>
            </w:pPr>
            <w:del w:id="418" w:author="Claude" w:date="2026-09-30T15:00:00Z">
              <w:r>
                <w:rPr>
                  <w:rFonts w:ascii="Arial Narrow" w:hAnsi="Arial Narrow"/>
                  <w:sz w:val="20"/>
                  <w:szCs w:val="20"/>
                </w:rPr>
                <w:delText>IMPLEMENTED — sovereign_instruments.py: debt-for-nature swap instruments</w:delText>
              </w:r>
            </w:del>
          </w:p>
        </w:tc>
      </w:tr>
      <w:tr w:rsidR="006E7BDE" w:rsidRPr="006E7BDE" w14:paraId="75CD1FE7" w14:textId="77777777" w:rsidTr="006E7BDE">
        <w:trPr>
          <w:tblCellSpacing w:w="15" w:type="dxa"/>
          <w:del w:id="419" w:author="Claude" w:date="2026-09-30T15:00:00Z"/>
        </w:trPr>
        <w:tc>
          <w:tcPr>
            <w:tcW w:w="3641" w:type="dxa"/>
            <w:shd w:val="clear" w:color="auto" w:fill="FDFDFC"/>
            <w:tcMar>
              <w:top w:w="90" w:type="dxa"/>
              <w:left w:w="90" w:type="dxa"/>
              <w:bottom w:w="90" w:type="dxa"/>
              <w:right w:w="90" w:type="dxa"/>
            </w:tcMar>
            <w:hideMark/>
          </w:tcPr>
          <w:p w14:paraId="1790FD68" w14:textId="77777777" w:rsidR="006E7BDE" w:rsidRPr="00F03A8D" w:rsidRDefault="006E7BDE" w:rsidP="006E7BDE">
            <w:pPr>
              <w:rPr>
                <w:rFonts w:ascii="Arial Narrow" w:hAnsi="Arial Narrow"/>
                <w:sz w:val="20"/>
                <w:szCs w:val="20"/>
              </w:rPr>
            </w:pPr>
            <w:del w:id="420" w:author="Claude" w:date="2026-09-30T15:00:00Z">
              <w:r>
                <w:rPr>
                  <w:rFonts w:ascii="Arial Narrow" w:hAnsi="Arial Narrow"/>
                  <w:sz w:val="20"/>
                  <w:szCs w:val="20"/>
                </w:rPr>
                <w:delText>EVIDENCE_LEDGER (§4.7)</w:delText>
              </w:r>
            </w:del>
          </w:p>
        </w:tc>
        <w:tc>
          <w:tcPr>
            <w:tcW w:w="4437" w:type="dxa"/>
            <w:shd w:val="clear" w:color="auto" w:fill="FDFDFC"/>
            <w:tcMar>
              <w:top w:w="90" w:type="dxa"/>
              <w:left w:w="90" w:type="dxa"/>
              <w:bottom w:w="90" w:type="dxa"/>
              <w:right w:w="90" w:type="dxa"/>
            </w:tcMar>
            <w:hideMark/>
          </w:tcPr>
          <w:p w14:paraId="3056321C" w14:textId="77777777" w:rsidR="006E7BDE" w:rsidRPr="00F03A8D" w:rsidRDefault="006E7BDE" w:rsidP="006E7BDE">
            <w:pPr>
              <w:rPr>
                <w:rFonts w:ascii="Arial Narrow" w:hAnsi="Arial Narrow"/>
                <w:sz w:val="20"/>
                <w:szCs w:val="20"/>
              </w:rPr>
            </w:pPr>
            <w:del w:id="421" w:author="Claude" w:date="2026-09-30T15:00:00Z">
              <w:r>
                <w:rPr>
                  <w:rFonts w:ascii="Arial Narrow" w:hAnsi="Arial Narrow"/>
                  <w:sz w:val="20"/>
                  <w:szCs w:val="20"/>
                </w:rPr>
                <w:delText>IMPLEMENTED — evidence_ledger.py: append-only SHA-256 hash chain + 7x4 evidence density grid</w:delText>
              </w:r>
            </w:del>
          </w:p>
        </w:tc>
      </w:tr>
      <w:tr w:rsidR="006E7BDE" w:rsidRPr="006E7BDE" w14:paraId="50ED15B6" w14:textId="77777777" w:rsidTr="006E7BDE">
        <w:trPr>
          <w:tblCellSpacing w:w="15" w:type="dxa"/>
          <w:del w:id="422" w:author="Claude" w:date="2026-09-30T15:00:00Z"/>
        </w:trPr>
        <w:tc>
          <w:tcPr>
            <w:tcW w:w="3641" w:type="dxa"/>
            <w:shd w:val="clear" w:color="auto" w:fill="FDFDFC"/>
            <w:tcMar>
              <w:top w:w="90" w:type="dxa"/>
              <w:left w:w="90" w:type="dxa"/>
              <w:bottom w:w="90" w:type="dxa"/>
              <w:right w:w="90" w:type="dxa"/>
            </w:tcMar>
            <w:hideMark/>
          </w:tcPr>
          <w:p w14:paraId="594DE8E9" w14:textId="77777777" w:rsidR="006E7BDE" w:rsidRPr="00F03A8D" w:rsidRDefault="006E7BDE" w:rsidP="006E7BDE">
            <w:pPr>
              <w:rPr>
                <w:rFonts w:ascii="Arial Narrow" w:hAnsi="Arial Narrow"/>
                <w:sz w:val="20"/>
                <w:szCs w:val="20"/>
              </w:rPr>
            </w:pPr>
            <w:del w:id="423" w:author="Claude" w:date="2026-09-30T15:00:00Z">
              <w:r>
                <w:rPr>
                  <w:rFonts w:ascii="Arial Narrow" w:hAnsi="Arial Narrow"/>
                  <w:sz w:val="20"/>
                  <w:szCs w:val="20"/>
                </w:rPr>
                <w:delText>PostgreSQL migrations</w:delText>
              </w:r>
            </w:del>
          </w:p>
        </w:tc>
        <w:tc>
          <w:tcPr>
            <w:tcW w:w="4437" w:type="dxa"/>
            <w:shd w:val="clear" w:color="auto" w:fill="FDFDFC"/>
            <w:tcMar>
              <w:top w:w="90" w:type="dxa"/>
              <w:left w:w="90" w:type="dxa"/>
              <w:bottom w:w="90" w:type="dxa"/>
              <w:right w:w="90" w:type="dxa"/>
            </w:tcMar>
            <w:hideMark/>
          </w:tcPr>
          <w:p w14:paraId="1CED2690" w14:textId="77777777" w:rsidR="006E7BDE" w:rsidRPr="00F03A8D" w:rsidRDefault="006E7BDE" w:rsidP="006E7BDE">
            <w:pPr>
              <w:rPr>
                <w:rFonts w:ascii="Arial Narrow" w:hAnsi="Arial Narrow"/>
                <w:sz w:val="20"/>
                <w:szCs w:val="20"/>
              </w:rPr>
            </w:pPr>
            <w:del w:id="424" w:author="Claude" w:date="2026-09-30T15:00:00Z">
              <w:r>
                <w:rPr>
                  <w:rFonts w:ascii="Arial Narrow" w:hAnsi="Arial Narrow"/>
                  <w:sz w:val="20"/>
                  <w:szCs w:val="20"/>
                </w:rPr>
                <w:delText>DEFERRED — PostgreSQL migrations not yet created (SQLite for dev, PostgreSQL for prod)</w:delText>
              </w:r>
            </w:del>
          </w:p>
        </w:tc>
      </w:tr>
    </w:tbl>
    <w:p w14:paraId="3266D82F" w14:textId="77777777" w:rsidR="006E7BDE" w:rsidRDefault="006E7BDE" w:rsidP="008C5080">
      <w:pPr>
        <w:rPr>
          <w:del w:id="425" w:author="Claude" w:date="2026-09-30T15:00:00Z"/>
        </w:rPr>
      </w:pPr>
    </w:p>
    <w:p w14:paraId="2E806096" w14:textId="77777777" w:rsidR="0064132A" w:rsidRPr="0064132A" w:rsidRDefault="0064132A" w:rsidP="0064132A">
      <w:pPr>
        <w:pStyle w:val="Heading4"/>
        <w:rPr>
          <w:del w:id="426" w:author="Claude" w:date="2026-09-30T15:00:00Z"/>
        </w:rPr>
      </w:pPr>
      <w:bookmarkStart w:id="427" w:name="_Toc241592255"/>
      <w:del w:id="428" w:author="Claude" w:date="2026-09-30T15:00:00Z">
        <w:r>
          <w:delText>5. Frontend — Design Primitives (Appendix E)</w:delText>
        </w:r>
        <w:bookmarkEnd w:id="427"/>
      </w:del>
    </w:p>
    <w:tbl>
      <w:tblPr>
        <w:tblW w:w="10498" w:type="dxa"/>
        <w:tblCellSpacing w:w="15" w:type="dxa"/>
        <w:shd w:val="clear" w:color="auto" w:fill="FDFDFC"/>
        <w:tblCellMar>
          <w:top w:w="15" w:type="dxa"/>
          <w:left w:w="15" w:type="dxa"/>
          <w:bottom w:w="15" w:type="dxa"/>
          <w:right w:w="15" w:type="dxa"/>
        </w:tblCellMar>
        <w:tblLook w:val="04A0" w:firstRow="1" w:lastRow="0" w:firstColumn="1" w:lastColumn="0" w:noHBand="0" w:noVBand="1"/>
      </w:tblPr>
      <w:tblGrid>
        <w:gridCol w:w="2522"/>
        <w:gridCol w:w="1395"/>
        <w:gridCol w:w="7049"/>
      </w:tblGrid>
      <w:tr w:rsidR="0064132A" w:rsidRPr="0064132A" w14:paraId="038B88D2" w14:textId="77777777" w:rsidTr="00F03A8D">
        <w:trPr>
          <w:tblHeader/>
          <w:tblCellSpacing w:w="15" w:type="dxa"/>
          <w:del w:id="429" w:author="Claude" w:date="2026-09-30T15:00:00Z"/>
        </w:trPr>
        <w:tc>
          <w:tcPr>
            <w:tcW w:w="2477" w:type="dxa"/>
            <w:shd w:val="clear" w:color="auto" w:fill="FDFDFC"/>
            <w:noWrap/>
            <w:tcMar>
              <w:top w:w="90" w:type="dxa"/>
              <w:left w:w="90" w:type="dxa"/>
              <w:bottom w:w="90" w:type="dxa"/>
              <w:right w:w="90" w:type="dxa"/>
            </w:tcMar>
            <w:hideMark/>
          </w:tcPr>
          <w:p w14:paraId="0E062859" w14:textId="77777777" w:rsidR="0064132A" w:rsidRPr="0064132A" w:rsidRDefault="0064132A" w:rsidP="0064132A">
            <w:pPr>
              <w:spacing w:line="360" w:lineRule="auto"/>
              <w:rPr>
                <w:b/>
                <w:bCs/>
                <w:sz w:val="20"/>
                <w:szCs w:val="20"/>
              </w:rPr>
            </w:pPr>
            <w:del w:id="430" w:author="Claude" w:date="2026-09-30T15:00:00Z">
              <w:r>
                <w:rPr>
                  <w:b/>
                  <w:bCs/>
                  <w:sz w:val="20"/>
                  <w:szCs w:val="20"/>
                </w:rPr>
                <w:delText>Component</w:delText>
              </w:r>
            </w:del>
          </w:p>
        </w:tc>
        <w:tc>
          <w:tcPr>
            <w:tcW w:w="0" w:type="auto"/>
            <w:shd w:val="clear" w:color="auto" w:fill="FDFDFC"/>
            <w:noWrap/>
            <w:tcMar>
              <w:top w:w="90" w:type="dxa"/>
              <w:left w:w="90" w:type="dxa"/>
              <w:bottom w:w="90" w:type="dxa"/>
              <w:right w:w="90" w:type="dxa"/>
            </w:tcMar>
            <w:hideMark/>
          </w:tcPr>
          <w:p w14:paraId="1D46873F" w14:textId="77777777" w:rsidR="0064132A" w:rsidRPr="0064132A" w:rsidRDefault="0064132A" w:rsidP="0064132A">
            <w:pPr>
              <w:spacing w:line="360" w:lineRule="auto"/>
              <w:rPr>
                <w:b/>
                <w:bCs/>
                <w:sz w:val="20"/>
                <w:szCs w:val="20"/>
              </w:rPr>
            </w:pPr>
            <w:del w:id="431" w:author="Claude" w:date="2026-09-30T15:00:00Z">
              <w:r>
                <w:rPr>
                  <w:b/>
                  <w:bCs/>
                  <w:sz w:val="20"/>
                  <w:szCs w:val="20"/>
                </w:rPr>
                <w:delText>Status</w:delText>
              </w:r>
            </w:del>
          </w:p>
        </w:tc>
        <w:tc>
          <w:tcPr>
            <w:tcW w:w="7004" w:type="dxa"/>
            <w:shd w:val="clear" w:color="auto" w:fill="FDFDFC"/>
            <w:noWrap/>
            <w:tcMar>
              <w:top w:w="90" w:type="dxa"/>
              <w:left w:w="90" w:type="dxa"/>
              <w:bottom w:w="90" w:type="dxa"/>
              <w:right w:w="90" w:type="dxa"/>
            </w:tcMar>
            <w:hideMark/>
          </w:tcPr>
          <w:p w14:paraId="35BF361B" w14:textId="77777777" w:rsidR="0064132A" w:rsidRPr="0064132A" w:rsidRDefault="0064132A" w:rsidP="0064132A">
            <w:pPr>
              <w:spacing w:line="360" w:lineRule="auto"/>
              <w:rPr>
                <w:b/>
                <w:bCs/>
                <w:sz w:val="20"/>
                <w:szCs w:val="20"/>
              </w:rPr>
            </w:pPr>
            <w:del w:id="432" w:author="Claude" w:date="2026-09-30T15:00:00Z">
              <w:r>
                <w:rPr>
                  <w:b/>
                  <w:bCs/>
                  <w:sz w:val="20"/>
                  <w:szCs w:val="20"/>
                </w:rPr>
                <w:delText>Notes</w:delText>
              </w:r>
            </w:del>
          </w:p>
        </w:tc>
      </w:tr>
      <w:tr w:rsidR="0064132A" w:rsidRPr="0064132A" w14:paraId="484C9FAF" w14:textId="77777777" w:rsidTr="00F03A8D">
        <w:trPr>
          <w:tblCellSpacing w:w="15" w:type="dxa"/>
          <w:del w:id="433" w:author="Claude" w:date="2026-09-30T15:00:00Z"/>
        </w:trPr>
        <w:tc>
          <w:tcPr>
            <w:tcW w:w="2477" w:type="dxa"/>
            <w:shd w:val="clear" w:color="auto" w:fill="FDFDFC"/>
            <w:tcMar>
              <w:top w:w="90" w:type="dxa"/>
              <w:left w:w="90" w:type="dxa"/>
              <w:bottom w:w="90" w:type="dxa"/>
              <w:right w:w="90" w:type="dxa"/>
            </w:tcMar>
            <w:hideMark/>
          </w:tcPr>
          <w:p w14:paraId="1B0CA00E" w14:textId="77777777" w:rsidR="0064132A" w:rsidRPr="0064132A" w:rsidRDefault="0064132A" w:rsidP="0064132A">
            <w:pPr>
              <w:spacing w:line="360" w:lineRule="auto"/>
              <w:rPr>
                <w:rFonts w:ascii="Arial Narrow" w:hAnsi="Arial Narrow"/>
                <w:sz w:val="20"/>
                <w:szCs w:val="20"/>
              </w:rPr>
            </w:pPr>
            <w:del w:id="434" w:author="Claude" w:date="2026-09-30T15:00:00Z">
              <w:r>
                <w:rPr>
                  <w:rFonts w:ascii="Arial Narrow" w:hAnsi="Arial Narrow"/>
                  <w:sz w:val="20"/>
                  <w:szCs w:val="20"/>
                </w:rPr>
                <w:delText>StateStrip.tsx</w:delText>
              </w:r>
            </w:del>
          </w:p>
        </w:tc>
        <w:tc>
          <w:tcPr>
            <w:tcW w:w="0" w:type="auto"/>
            <w:shd w:val="clear" w:color="auto" w:fill="FDFDFC"/>
            <w:tcMar>
              <w:top w:w="90" w:type="dxa"/>
              <w:left w:w="90" w:type="dxa"/>
              <w:bottom w:w="90" w:type="dxa"/>
              <w:right w:w="90" w:type="dxa"/>
            </w:tcMar>
            <w:hideMark/>
          </w:tcPr>
          <w:p w14:paraId="4E6502AA" w14:textId="77777777" w:rsidR="0064132A" w:rsidRPr="0064132A" w:rsidRDefault="0064132A" w:rsidP="0064132A">
            <w:pPr>
              <w:spacing w:line="360" w:lineRule="auto"/>
              <w:rPr>
                <w:rFonts w:ascii="Arial Narrow" w:hAnsi="Arial Narrow"/>
                <w:sz w:val="20"/>
                <w:szCs w:val="20"/>
              </w:rPr>
            </w:pPr>
            <w:del w:id="435" w:author="Claude" w:date="2026-09-30T15:00:00Z">
              <w:r>
                <w:rPr>
                  <w:rFonts w:ascii="Arial Narrow" w:hAnsi="Arial Narrow"/>
                  <w:sz w:val="20"/>
                  <w:szCs w:val="20"/>
                </w:rPr>
                <w:delText>MATCH</w:delText>
              </w:r>
            </w:del>
          </w:p>
        </w:tc>
        <w:tc>
          <w:tcPr>
            <w:tcW w:w="7004" w:type="dxa"/>
            <w:shd w:val="clear" w:color="auto" w:fill="FDFDFC"/>
            <w:tcMar>
              <w:top w:w="90" w:type="dxa"/>
              <w:left w:w="90" w:type="dxa"/>
              <w:bottom w:w="90" w:type="dxa"/>
              <w:right w:w="90" w:type="dxa"/>
            </w:tcMar>
            <w:hideMark/>
          </w:tcPr>
          <w:p w14:paraId="14241BD6" w14:textId="77777777" w:rsidR="0064132A" w:rsidRPr="0064132A" w:rsidRDefault="0064132A" w:rsidP="0064132A">
            <w:pPr>
              <w:spacing w:line="360" w:lineRule="auto"/>
              <w:rPr>
                <w:rFonts w:ascii="Arial Narrow" w:hAnsi="Arial Narrow"/>
                <w:sz w:val="20"/>
                <w:szCs w:val="20"/>
              </w:rPr>
            </w:pPr>
            <w:del w:id="436" w:author="Claude" w:date="2026-09-30T15:00:00Z">
              <w:r>
                <w:rPr>
                  <w:rFonts w:ascii="Arial Narrow" w:hAnsi="Arial Narrow"/>
                  <w:sz w:val="20"/>
                  <w:szCs w:val="20"/>
                </w:rPr>
                <w:delText>Exists (92 lines). Implements E.1.</w:delText>
              </w:r>
            </w:del>
          </w:p>
        </w:tc>
      </w:tr>
      <w:tr w:rsidR="0064132A" w:rsidRPr="0064132A" w14:paraId="4F9C8FDF" w14:textId="77777777" w:rsidTr="00F03A8D">
        <w:trPr>
          <w:tblCellSpacing w:w="15" w:type="dxa"/>
          <w:del w:id="437" w:author="Claude" w:date="2026-09-30T15:00:00Z"/>
        </w:trPr>
        <w:tc>
          <w:tcPr>
            <w:tcW w:w="2477" w:type="dxa"/>
            <w:shd w:val="clear" w:color="auto" w:fill="FDFDFC"/>
            <w:tcMar>
              <w:top w:w="90" w:type="dxa"/>
              <w:left w:w="90" w:type="dxa"/>
              <w:bottom w:w="90" w:type="dxa"/>
              <w:right w:w="90" w:type="dxa"/>
            </w:tcMar>
            <w:hideMark/>
          </w:tcPr>
          <w:p w14:paraId="3E96C63B" w14:textId="77777777" w:rsidR="0064132A" w:rsidRPr="0064132A" w:rsidRDefault="0064132A" w:rsidP="0064132A">
            <w:pPr>
              <w:spacing w:line="360" w:lineRule="auto"/>
              <w:rPr>
                <w:rFonts w:ascii="Arial Narrow" w:hAnsi="Arial Narrow"/>
                <w:sz w:val="20"/>
                <w:szCs w:val="20"/>
              </w:rPr>
            </w:pPr>
            <w:del w:id="438" w:author="Claude" w:date="2026-09-30T15:00:00Z">
              <w:r>
                <w:rPr>
                  <w:rFonts w:ascii="Arial Narrow" w:hAnsi="Arial Narrow"/>
                  <w:sz w:val="20"/>
                  <w:szCs w:val="20"/>
                </w:rPr>
                <w:delText>CapitalEligibilityBar.tsx</w:delText>
              </w:r>
            </w:del>
          </w:p>
        </w:tc>
        <w:tc>
          <w:tcPr>
            <w:tcW w:w="0" w:type="auto"/>
            <w:shd w:val="clear" w:color="auto" w:fill="FDFDFC"/>
            <w:tcMar>
              <w:top w:w="90" w:type="dxa"/>
              <w:left w:w="90" w:type="dxa"/>
              <w:bottom w:w="90" w:type="dxa"/>
              <w:right w:w="90" w:type="dxa"/>
            </w:tcMar>
            <w:hideMark/>
          </w:tcPr>
          <w:p w14:paraId="393F8E1D" w14:textId="77777777" w:rsidR="0064132A" w:rsidRPr="0064132A" w:rsidRDefault="0064132A" w:rsidP="0064132A">
            <w:pPr>
              <w:spacing w:line="360" w:lineRule="auto"/>
              <w:rPr>
                <w:rFonts w:ascii="Arial Narrow" w:hAnsi="Arial Narrow"/>
                <w:sz w:val="20"/>
                <w:szCs w:val="20"/>
              </w:rPr>
            </w:pPr>
            <w:del w:id="439" w:author="Claude" w:date="2026-09-30T15:00:00Z">
              <w:r>
                <w:rPr>
                  <w:rFonts w:ascii="Arial Narrow" w:hAnsi="Arial Narrow"/>
                  <w:sz w:val="20"/>
                  <w:szCs w:val="20"/>
                </w:rPr>
                <w:delText>MATCH</w:delText>
              </w:r>
            </w:del>
          </w:p>
        </w:tc>
        <w:tc>
          <w:tcPr>
            <w:tcW w:w="7004" w:type="dxa"/>
            <w:shd w:val="clear" w:color="auto" w:fill="FDFDFC"/>
            <w:tcMar>
              <w:top w:w="90" w:type="dxa"/>
              <w:left w:w="90" w:type="dxa"/>
              <w:bottom w:w="90" w:type="dxa"/>
              <w:right w:w="90" w:type="dxa"/>
            </w:tcMar>
            <w:hideMark/>
          </w:tcPr>
          <w:p w14:paraId="563BCFB7" w14:textId="77777777" w:rsidR="0064132A" w:rsidRPr="0064132A" w:rsidRDefault="0064132A" w:rsidP="0064132A">
            <w:pPr>
              <w:spacing w:line="360" w:lineRule="auto"/>
              <w:rPr>
                <w:rFonts w:ascii="Arial Narrow" w:hAnsi="Arial Narrow"/>
                <w:sz w:val="20"/>
                <w:szCs w:val="20"/>
              </w:rPr>
            </w:pPr>
            <w:del w:id="440" w:author="Claude" w:date="2026-09-30T15:00:00Z">
              <w:r>
                <w:rPr>
                  <w:rFonts w:ascii="Arial Narrow" w:hAnsi="Arial Narrow"/>
                  <w:sz w:val="20"/>
                  <w:szCs w:val="20"/>
                </w:rPr>
                <w:delText>Exists (180 lines). Implements E.2.</w:delText>
              </w:r>
            </w:del>
          </w:p>
        </w:tc>
      </w:tr>
      <w:tr w:rsidR="0064132A" w:rsidRPr="0064132A" w14:paraId="624092B6" w14:textId="77777777" w:rsidTr="00F03A8D">
        <w:trPr>
          <w:tblCellSpacing w:w="15" w:type="dxa"/>
          <w:del w:id="441" w:author="Claude" w:date="2026-09-30T15:00:00Z"/>
        </w:trPr>
        <w:tc>
          <w:tcPr>
            <w:tcW w:w="2477" w:type="dxa"/>
            <w:shd w:val="clear" w:color="auto" w:fill="FDFDFC"/>
            <w:tcMar>
              <w:top w:w="90" w:type="dxa"/>
              <w:left w:w="90" w:type="dxa"/>
              <w:bottom w:w="90" w:type="dxa"/>
              <w:right w:w="90" w:type="dxa"/>
            </w:tcMar>
            <w:hideMark/>
          </w:tcPr>
          <w:p w14:paraId="44484989" w14:textId="77777777" w:rsidR="0064132A" w:rsidRPr="0064132A" w:rsidRDefault="0064132A" w:rsidP="0064132A">
            <w:pPr>
              <w:spacing w:line="360" w:lineRule="auto"/>
              <w:rPr>
                <w:rFonts w:ascii="Arial Narrow" w:hAnsi="Arial Narrow"/>
                <w:sz w:val="20"/>
                <w:szCs w:val="20"/>
              </w:rPr>
            </w:pPr>
            <w:del w:id="442" w:author="Claude" w:date="2026-09-30T15:00:00Z">
              <w:r>
                <w:rPr>
                  <w:rFonts w:ascii="Arial Narrow" w:hAnsi="Arial Narrow"/>
                  <w:sz w:val="20"/>
                  <w:szCs w:val="20"/>
                </w:rPr>
                <w:delText>DecomposedCertaintyStack.tsx</w:delText>
              </w:r>
            </w:del>
          </w:p>
        </w:tc>
        <w:tc>
          <w:tcPr>
            <w:tcW w:w="0" w:type="auto"/>
            <w:shd w:val="clear" w:color="auto" w:fill="FDFDFC"/>
            <w:tcMar>
              <w:top w:w="90" w:type="dxa"/>
              <w:left w:w="90" w:type="dxa"/>
              <w:bottom w:w="90" w:type="dxa"/>
              <w:right w:w="90" w:type="dxa"/>
            </w:tcMar>
            <w:hideMark/>
          </w:tcPr>
          <w:p w14:paraId="2439D959" w14:textId="77777777" w:rsidR="0064132A" w:rsidRPr="0064132A" w:rsidRDefault="0064132A" w:rsidP="0064132A">
            <w:pPr>
              <w:spacing w:line="360" w:lineRule="auto"/>
              <w:rPr>
                <w:rFonts w:ascii="Arial Narrow" w:hAnsi="Arial Narrow"/>
                <w:sz w:val="20"/>
                <w:szCs w:val="20"/>
              </w:rPr>
            </w:pPr>
            <w:del w:id="443" w:author="Claude" w:date="2026-09-30T15:00:00Z">
              <w:r>
                <w:rPr>
                  <w:rFonts w:ascii="Arial Narrow" w:hAnsi="Arial Narrow"/>
                  <w:sz w:val="20"/>
                  <w:szCs w:val="20"/>
                </w:rPr>
                <w:delText>IMPLEMENTED</w:delText>
              </w:r>
            </w:del>
          </w:p>
        </w:tc>
        <w:tc>
          <w:tcPr>
            <w:tcW w:w="7004" w:type="dxa"/>
            <w:shd w:val="clear" w:color="auto" w:fill="FDFDFC"/>
            <w:tcMar>
              <w:top w:w="90" w:type="dxa"/>
              <w:left w:w="90" w:type="dxa"/>
              <w:bottom w:w="90" w:type="dxa"/>
              <w:right w:w="90" w:type="dxa"/>
            </w:tcMar>
            <w:hideMark/>
          </w:tcPr>
          <w:p w14:paraId="5A53F73C" w14:textId="77777777" w:rsidR="0064132A" w:rsidRPr="0064132A" w:rsidRDefault="0064132A" w:rsidP="0064132A">
            <w:pPr>
              <w:spacing w:line="360" w:lineRule="auto"/>
              <w:rPr>
                <w:rFonts w:ascii="Arial Narrow" w:hAnsi="Arial Narrow"/>
                <w:sz w:val="20"/>
                <w:szCs w:val="20"/>
              </w:rPr>
            </w:pPr>
            <w:del w:id="444" w:author="Claude" w:date="2026-09-30T15:00:00Z">
              <w:r>
                <w:rPr>
                  <w:rFonts w:ascii="Arial Narrow" w:hAnsi="Arial Narrow"/>
                  <w:sz w:val="20"/>
                  <w:szCs w:val="20"/>
                </w:rPr>
                <w:delText>IMPLEMENTED. Built (215 lines) and now fed by bankability_engine.py which serves the 5 decomposed certainty dimensions (COST/REVENUE/CERTIFICATION/EXECUTION/COUNTERPARTY).</w:delText>
              </w:r>
            </w:del>
          </w:p>
        </w:tc>
      </w:tr>
      <w:tr w:rsidR="0064132A" w:rsidRPr="0064132A" w14:paraId="468C7224" w14:textId="77777777" w:rsidTr="00F03A8D">
        <w:trPr>
          <w:tblCellSpacing w:w="15" w:type="dxa"/>
          <w:del w:id="445" w:author="Claude" w:date="2026-09-30T15:00:00Z"/>
        </w:trPr>
        <w:tc>
          <w:tcPr>
            <w:tcW w:w="2477" w:type="dxa"/>
            <w:shd w:val="clear" w:color="auto" w:fill="FDFDFC"/>
            <w:tcMar>
              <w:top w:w="90" w:type="dxa"/>
              <w:left w:w="90" w:type="dxa"/>
              <w:bottom w:w="90" w:type="dxa"/>
              <w:right w:w="90" w:type="dxa"/>
            </w:tcMar>
            <w:hideMark/>
          </w:tcPr>
          <w:p w14:paraId="624928C1" w14:textId="77777777" w:rsidR="0064132A" w:rsidRPr="0064132A" w:rsidRDefault="0064132A" w:rsidP="0064132A">
            <w:pPr>
              <w:spacing w:line="360" w:lineRule="auto"/>
              <w:rPr>
                <w:rFonts w:ascii="Arial Narrow" w:hAnsi="Arial Narrow"/>
                <w:sz w:val="20"/>
                <w:szCs w:val="20"/>
              </w:rPr>
            </w:pPr>
            <w:del w:id="446" w:author="Claude" w:date="2026-09-30T15:00:00Z">
              <w:r>
                <w:rPr>
                  <w:rFonts w:ascii="Arial Narrow" w:hAnsi="Arial Narrow"/>
                  <w:sz w:val="20"/>
                  <w:szCs w:val="20"/>
                </w:rPr>
                <w:delText>AdjacencyCard.tsx</w:delText>
              </w:r>
            </w:del>
          </w:p>
        </w:tc>
        <w:tc>
          <w:tcPr>
            <w:tcW w:w="0" w:type="auto"/>
            <w:shd w:val="clear" w:color="auto" w:fill="FDFDFC"/>
            <w:tcMar>
              <w:top w:w="90" w:type="dxa"/>
              <w:left w:w="90" w:type="dxa"/>
              <w:bottom w:w="90" w:type="dxa"/>
              <w:right w:w="90" w:type="dxa"/>
            </w:tcMar>
            <w:hideMark/>
          </w:tcPr>
          <w:p w14:paraId="2BAD6FBF" w14:textId="77777777" w:rsidR="0064132A" w:rsidRPr="0064132A" w:rsidRDefault="0064132A" w:rsidP="0064132A">
            <w:pPr>
              <w:spacing w:line="360" w:lineRule="auto"/>
              <w:rPr>
                <w:rFonts w:ascii="Arial Narrow" w:hAnsi="Arial Narrow"/>
                <w:sz w:val="20"/>
                <w:szCs w:val="20"/>
              </w:rPr>
            </w:pPr>
            <w:del w:id="447" w:author="Claude" w:date="2026-09-30T15:00:00Z">
              <w:r>
                <w:rPr>
                  <w:rFonts w:ascii="Arial Narrow" w:hAnsi="Arial Narrow"/>
                  <w:sz w:val="20"/>
                  <w:szCs w:val="20"/>
                </w:rPr>
                <w:delText>IMPLEMENTED</w:delText>
              </w:r>
            </w:del>
          </w:p>
        </w:tc>
        <w:tc>
          <w:tcPr>
            <w:tcW w:w="7004" w:type="dxa"/>
            <w:shd w:val="clear" w:color="auto" w:fill="FDFDFC"/>
            <w:tcMar>
              <w:top w:w="90" w:type="dxa"/>
              <w:left w:w="90" w:type="dxa"/>
              <w:bottom w:w="90" w:type="dxa"/>
              <w:right w:w="90" w:type="dxa"/>
            </w:tcMar>
            <w:hideMark/>
          </w:tcPr>
          <w:p w14:paraId="37A4C0FD" w14:textId="77777777" w:rsidR="0064132A" w:rsidRPr="0064132A" w:rsidRDefault="0064132A" w:rsidP="0064132A">
            <w:pPr>
              <w:spacing w:line="360" w:lineRule="auto"/>
              <w:rPr>
                <w:rFonts w:ascii="Arial Narrow" w:hAnsi="Arial Narrow"/>
                <w:sz w:val="20"/>
                <w:szCs w:val="20"/>
              </w:rPr>
            </w:pPr>
            <w:del w:id="448" w:author="Claude" w:date="2026-09-30T15:00:00Z">
              <w:r>
                <w:rPr>
                  <w:rFonts w:ascii="Arial Narrow" w:hAnsi="Arial Narrow"/>
                  <w:sz w:val="20"/>
                  <w:szCs w:val="20"/>
                </w:rPr>
                <w:delText>IMPLEMENTED. Built (154 lines) and now fed by GET /api/v1/adjacency/{project_id}/benchmark with nightly cache + fallback cohort data.</w:delText>
              </w:r>
            </w:del>
          </w:p>
        </w:tc>
      </w:tr>
      <w:tr w:rsidR="0064132A" w:rsidRPr="0064132A" w14:paraId="04686ABD" w14:textId="77777777" w:rsidTr="00F03A8D">
        <w:trPr>
          <w:tblCellSpacing w:w="15" w:type="dxa"/>
          <w:del w:id="449" w:author="Claude" w:date="2026-09-30T15:00:00Z"/>
        </w:trPr>
        <w:tc>
          <w:tcPr>
            <w:tcW w:w="2477" w:type="dxa"/>
            <w:shd w:val="clear" w:color="auto" w:fill="FDFDFC"/>
            <w:tcMar>
              <w:top w:w="90" w:type="dxa"/>
              <w:left w:w="90" w:type="dxa"/>
              <w:bottom w:w="90" w:type="dxa"/>
              <w:right w:w="90" w:type="dxa"/>
            </w:tcMar>
            <w:hideMark/>
          </w:tcPr>
          <w:p w14:paraId="1503ACD1" w14:textId="77777777" w:rsidR="0064132A" w:rsidRPr="0064132A" w:rsidRDefault="0064132A" w:rsidP="0064132A">
            <w:pPr>
              <w:spacing w:line="360" w:lineRule="auto"/>
              <w:rPr>
                <w:rFonts w:ascii="Arial Narrow" w:hAnsi="Arial Narrow"/>
                <w:sz w:val="20"/>
                <w:szCs w:val="20"/>
              </w:rPr>
            </w:pPr>
            <w:del w:id="450" w:author="Claude" w:date="2026-09-30T15:00:00Z">
              <w:r>
                <w:rPr>
                  <w:rFonts w:ascii="Arial Narrow" w:hAnsi="Arial Narrow"/>
                  <w:sz w:val="20"/>
                  <w:szCs w:val="20"/>
                </w:rPr>
                <w:delText>EvidenceDensityTile.tsx</w:delText>
              </w:r>
            </w:del>
          </w:p>
        </w:tc>
        <w:tc>
          <w:tcPr>
            <w:tcW w:w="0" w:type="auto"/>
            <w:shd w:val="clear" w:color="auto" w:fill="FDFDFC"/>
            <w:tcMar>
              <w:top w:w="90" w:type="dxa"/>
              <w:left w:w="90" w:type="dxa"/>
              <w:bottom w:w="90" w:type="dxa"/>
              <w:right w:w="90" w:type="dxa"/>
            </w:tcMar>
            <w:hideMark/>
          </w:tcPr>
          <w:p w14:paraId="49098A51" w14:textId="77777777" w:rsidR="0064132A" w:rsidRPr="0064132A" w:rsidRDefault="0064132A" w:rsidP="0064132A">
            <w:pPr>
              <w:spacing w:line="360" w:lineRule="auto"/>
              <w:rPr>
                <w:rFonts w:ascii="Arial Narrow" w:hAnsi="Arial Narrow"/>
                <w:sz w:val="20"/>
                <w:szCs w:val="20"/>
              </w:rPr>
            </w:pPr>
            <w:del w:id="451" w:author="Claude" w:date="2026-09-30T15:00:00Z">
              <w:r>
                <w:rPr>
                  <w:rFonts w:ascii="Arial Narrow" w:hAnsi="Arial Narrow"/>
                  <w:sz w:val="20"/>
                  <w:szCs w:val="20"/>
                </w:rPr>
                <w:delText>MATCH</w:delText>
              </w:r>
            </w:del>
          </w:p>
        </w:tc>
        <w:tc>
          <w:tcPr>
            <w:tcW w:w="7004" w:type="dxa"/>
            <w:shd w:val="clear" w:color="auto" w:fill="FDFDFC"/>
            <w:tcMar>
              <w:top w:w="90" w:type="dxa"/>
              <w:left w:w="90" w:type="dxa"/>
              <w:bottom w:w="90" w:type="dxa"/>
              <w:right w:w="90" w:type="dxa"/>
            </w:tcMar>
            <w:hideMark/>
          </w:tcPr>
          <w:p w14:paraId="0E0C2EB4" w14:textId="77777777" w:rsidR="0064132A" w:rsidRPr="0064132A" w:rsidRDefault="0064132A" w:rsidP="0064132A">
            <w:pPr>
              <w:spacing w:line="360" w:lineRule="auto"/>
              <w:rPr>
                <w:rFonts w:ascii="Arial Narrow" w:hAnsi="Arial Narrow"/>
                <w:sz w:val="20"/>
                <w:szCs w:val="20"/>
              </w:rPr>
            </w:pPr>
            <w:del w:id="452" w:author="Claude" w:date="2026-09-30T15:00:00Z">
              <w:r>
                <w:rPr>
                  <w:rFonts w:ascii="Arial Narrow" w:hAnsi="Arial Narrow"/>
                  <w:sz w:val="20"/>
                  <w:szCs w:val="20"/>
                </w:rPr>
                <w:delText>Exists (136 lines). Implements E.5.</w:delText>
              </w:r>
            </w:del>
          </w:p>
        </w:tc>
      </w:tr>
      <w:tr w:rsidR="0064132A" w:rsidRPr="0064132A" w14:paraId="0C0CADB0" w14:textId="77777777" w:rsidTr="00F03A8D">
        <w:trPr>
          <w:tblCellSpacing w:w="15" w:type="dxa"/>
          <w:del w:id="453" w:author="Claude" w:date="2026-09-30T15:00:00Z"/>
        </w:trPr>
        <w:tc>
          <w:tcPr>
            <w:tcW w:w="2477" w:type="dxa"/>
            <w:shd w:val="clear" w:color="auto" w:fill="FDFDFC"/>
            <w:tcMar>
              <w:top w:w="90" w:type="dxa"/>
              <w:left w:w="90" w:type="dxa"/>
              <w:bottom w:w="90" w:type="dxa"/>
              <w:right w:w="90" w:type="dxa"/>
            </w:tcMar>
            <w:hideMark/>
          </w:tcPr>
          <w:p w14:paraId="34D382BE" w14:textId="77777777" w:rsidR="0064132A" w:rsidRPr="0064132A" w:rsidRDefault="0064132A" w:rsidP="0064132A">
            <w:pPr>
              <w:spacing w:line="360" w:lineRule="auto"/>
              <w:rPr>
                <w:rFonts w:ascii="Arial Narrow" w:hAnsi="Arial Narrow"/>
                <w:sz w:val="20"/>
                <w:szCs w:val="20"/>
              </w:rPr>
            </w:pPr>
            <w:del w:id="454" w:author="Claude" w:date="2026-09-30T15:00:00Z">
              <w:r>
                <w:rPr>
                  <w:rFonts w:ascii="Arial Narrow" w:hAnsi="Arial Narrow"/>
                  <w:sz w:val="20"/>
                  <w:szCs w:val="20"/>
                </w:rPr>
                <w:delText>LineageTrail.tsx</w:delText>
              </w:r>
            </w:del>
          </w:p>
        </w:tc>
        <w:tc>
          <w:tcPr>
            <w:tcW w:w="0" w:type="auto"/>
            <w:shd w:val="clear" w:color="auto" w:fill="FDFDFC"/>
            <w:tcMar>
              <w:top w:w="90" w:type="dxa"/>
              <w:left w:w="90" w:type="dxa"/>
              <w:bottom w:w="90" w:type="dxa"/>
              <w:right w:w="90" w:type="dxa"/>
            </w:tcMar>
            <w:hideMark/>
          </w:tcPr>
          <w:p w14:paraId="314B81B3" w14:textId="77777777" w:rsidR="0064132A" w:rsidRPr="0064132A" w:rsidRDefault="0064132A" w:rsidP="0064132A">
            <w:pPr>
              <w:spacing w:line="360" w:lineRule="auto"/>
              <w:rPr>
                <w:rFonts w:ascii="Arial Narrow" w:hAnsi="Arial Narrow"/>
                <w:sz w:val="20"/>
                <w:szCs w:val="20"/>
              </w:rPr>
            </w:pPr>
            <w:del w:id="455" w:author="Claude" w:date="2026-09-30T15:00:00Z">
              <w:r>
                <w:rPr>
                  <w:rFonts w:ascii="Arial Narrow" w:hAnsi="Arial Narrow"/>
                  <w:sz w:val="20"/>
                  <w:szCs w:val="20"/>
                </w:rPr>
                <w:delText>IMPLEMENTED</w:delText>
              </w:r>
            </w:del>
          </w:p>
        </w:tc>
        <w:tc>
          <w:tcPr>
            <w:tcW w:w="7004" w:type="dxa"/>
            <w:shd w:val="clear" w:color="auto" w:fill="FDFDFC"/>
            <w:tcMar>
              <w:top w:w="90" w:type="dxa"/>
              <w:left w:w="90" w:type="dxa"/>
              <w:bottom w:w="90" w:type="dxa"/>
              <w:right w:w="90" w:type="dxa"/>
            </w:tcMar>
            <w:hideMark/>
          </w:tcPr>
          <w:p w14:paraId="38BB7F3A" w14:textId="77777777" w:rsidR="0064132A" w:rsidRPr="0064132A" w:rsidRDefault="0064132A" w:rsidP="0064132A">
            <w:pPr>
              <w:spacing w:line="360" w:lineRule="auto"/>
              <w:rPr>
                <w:rFonts w:ascii="Arial Narrow" w:hAnsi="Arial Narrow"/>
                <w:sz w:val="20"/>
                <w:szCs w:val="20"/>
              </w:rPr>
            </w:pPr>
            <w:del w:id="456" w:author="Claude" w:date="2026-09-30T15:00:00Z">
              <w:r>
                <w:rPr>
                  <w:rFonts w:ascii="Arial Narrow" w:hAnsi="Arial Narrow"/>
                  <w:sz w:val="20"/>
                  <w:szCs w:val="20"/>
                </w:rPr>
                <w:delText>Exists (191 lines). Built, but lineage.py backend doesn't exist — no 8-source fan-out to populate it.</w:delText>
              </w:r>
            </w:del>
          </w:p>
        </w:tc>
      </w:tr>
      <w:tr w:rsidR="0064132A" w:rsidRPr="0064132A" w14:paraId="066482D1" w14:textId="77777777" w:rsidTr="00F03A8D">
        <w:trPr>
          <w:tblCellSpacing w:w="15" w:type="dxa"/>
          <w:del w:id="457" w:author="Claude" w:date="2026-09-30T15:00:00Z"/>
        </w:trPr>
        <w:tc>
          <w:tcPr>
            <w:tcW w:w="2477" w:type="dxa"/>
            <w:shd w:val="clear" w:color="auto" w:fill="FDFDFC"/>
            <w:tcMar>
              <w:top w:w="90" w:type="dxa"/>
              <w:left w:w="90" w:type="dxa"/>
              <w:bottom w:w="90" w:type="dxa"/>
              <w:right w:w="90" w:type="dxa"/>
            </w:tcMar>
            <w:hideMark/>
          </w:tcPr>
          <w:p w14:paraId="5D6FF5B4" w14:textId="77777777" w:rsidR="0064132A" w:rsidRPr="0064132A" w:rsidRDefault="0064132A" w:rsidP="0064132A">
            <w:pPr>
              <w:spacing w:line="360" w:lineRule="auto"/>
              <w:rPr>
                <w:rFonts w:ascii="Arial Narrow" w:hAnsi="Arial Narrow"/>
                <w:sz w:val="20"/>
                <w:szCs w:val="20"/>
              </w:rPr>
            </w:pPr>
            <w:del w:id="458" w:author="Claude" w:date="2026-09-30T15:00:00Z">
              <w:r>
                <w:rPr>
                  <w:rFonts w:ascii="Arial Narrow" w:hAnsi="Arial Narrow"/>
                  <w:sz w:val="20"/>
                  <w:szCs w:val="20"/>
                </w:rPr>
                <w:delText>CausalNavBar.tsx</w:delText>
              </w:r>
            </w:del>
          </w:p>
        </w:tc>
        <w:tc>
          <w:tcPr>
            <w:tcW w:w="0" w:type="auto"/>
            <w:shd w:val="clear" w:color="auto" w:fill="FDFDFC"/>
            <w:tcMar>
              <w:top w:w="90" w:type="dxa"/>
              <w:left w:w="90" w:type="dxa"/>
              <w:bottom w:w="90" w:type="dxa"/>
              <w:right w:w="90" w:type="dxa"/>
            </w:tcMar>
            <w:hideMark/>
          </w:tcPr>
          <w:p w14:paraId="2B31E025" w14:textId="77777777" w:rsidR="0064132A" w:rsidRPr="0064132A" w:rsidRDefault="0064132A" w:rsidP="0064132A">
            <w:pPr>
              <w:spacing w:line="360" w:lineRule="auto"/>
              <w:rPr>
                <w:rFonts w:ascii="Arial Narrow" w:hAnsi="Arial Narrow"/>
                <w:sz w:val="20"/>
                <w:szCs w:val="20"/>
              </w:rPr>
            </w:pPr>
            <w:del w:id="459" w:author="Claude" w:date="2026-09-30T15:00:00Z">
              <w:r>
                <w:rPr>
                  <w:rFonts w:ascii="Arial Narrow" w:hAnsi="Arial Narrow"/>
                  <w:sz w:val="20"/>
                  <w:szCs w:val="20"/>
                </w:rPr>
                <w:delText>MATCH</w:delText>
              </w:r>
            </w:del>
          </w:p>
        </w:tc>
        <w:tc>
          <w:tcPr>
            <w:tcW w:w="7004" w:type="dxa"/>
            <w:shd w:val="clear" w:color="auto" w:fill="FDFDFC"/>
            <w:tcMar>
              <w:top w:w="90" w:type="dxa"/>
              <w:left w:w="90" w:type="dxa"/>
              <w:bottom w:w="90" w:type="dxa"/>
              <w:right w:w="90" w:type="dxa"/>
            </w:tcMar>
            <w:hideMark/>
          </w:tcPr>
          <w:p w14:paraId="3370B88B" w14:textId="77777777" w:rsidR="0064132A" w:rsidRPr="0064132A" w:rsidRDefault="0064132A" w:rsidP="0064132A">
            <w:pPr>
              <w:spacing w:line="360" w:lineRule="auto"/>
              <w:rPr>
                <w:rFonts w:ascii="Arial Narrow" w:hAnsi="Arial Narrow"/>
                <w:sz w:val="20"/>
                <w:szCs w:val="20"/>
              </w:rPr>
            </w:pPr>
            <w:del w:id="460" w:author="Claude" w:date="2026-09-30T15:00:00Z">
              <w:r>
                <w:rPr>
                  <w:rFonts w:ascii="Arial Narrow" w:hAnsi="Arial Narrow"/>
                  <w:sz w:val="20"/>
                  <w:szCs w:val="20"/>
                </w:rPr>
                <w:delText>Exists (175 lines). Implements E.7.</w:delText>
              </w:r>
            </w:del>
          </w:p>
        </w:tc>
      </w:tr>
    </w:tbl>
    <w:p w14:paraId="58FB48FE" w14:textId="77777777" w:rsidR="0064132A" w:rsidRDefault="0064132A" w:rsidP="00F03A8D">
      <w:pPr>
        <w:pStyle w:val="Heading4"/>
        <w:rPr>
          <w:del w:id="461" w:author="Claude" w:date="2026-09-30T15:00:00Z"/>
        </w:rPr>
      </w:pPr>
      <w:bookmarkStart w:id="462" w:name="_Toc241592256"/>
      <w:del w:id="463" w:author="Claude" w:date="2026-09-30T15:00:00Z">
        <w:r>
          <w:delText>6. Frontend — Feature Views</w:delText>
        </w:r>
        <w:bookmarkEnd w:id="462"/>
      </w:del>
    </w:p>
    <w:tbl>
      <w:tblPr>
        <w:tblW w:w="10185" w:type="dxa"/>
        <w:tblCellSpacing w:w="15" w:type="dxa"/>
        <w:tblBorders>
          <w:insideH w:val="single" w:sz="6" w:space="0" w:color="F2F2F2" w:themeColor="background1" w:themeShade="F2"/>
        </w:tblBorders>
        <w:shd w:val="clear" w:color="auto" w:fill="FDFDFC"/>
        <w:tblCellMar>
          <w:top w:w="15" w:type="dxa"/>
          <w:left w:w="15" w:type="dxa"/>
          <w:bottom w:w="15" w:type="dxa"/>
          <w:right w:w="15" w:type="dxa"/>
        </w:tblCellMar>
        <w:tblLook w:val="04A0" w:firstRow="1" w:lastRow="0" w:firstColumn="1" w:lastColumn="0" w:noHBand="0" w:noVBand="1"/>
      </w:tblPr>
      <w:tblGrid>
        <w:gridCol w:w="2634"/>
        <w:gridCol w:w="1395"/>
        <w:gridCol w:w="6624"/>
      </w:tblGrid>
      <w:tr w:rsidR="00F03A8D" w:rsidRPr="00F03A8D" w14:paraId="74C13204" w14:textId="77777777" w:rsidTr="00F03A8D">
        <w:trPr>
          <w:tblHeader/>
          <w:tblCellSpacing w:w="15" w:type="dxa"/>
          <w:del w:id="464" w:author="Claude" w:date="2026-09-30T15:00:00Z"/>
        </w:trPr>
        <w:tc>
          <w:tcPr>
            <w:tcW w:w="2589" w:type="dxa"/>
            <w:shd w:val="clear" w:color="auto" w:fill="FDFDFC"/>
            <w:noWrap/>
            <w:tcMar>
              <w:top w:w="90" w:type="dxa"/>
              <w:left w:w="90" w:type="dxa"/>
              <w:bottom w:w="90" w:type="dxa"/>
              <w:right w:w="90" w:type="dxa"/>
            </w:tcMar>
            <w:hideMark/>
          </w:tcPr>
          <w:p w14:paraId="3B2C1389" w14:textId="77777777" w:rsidR="00F03A8D" w:rsidRPr="00F03A8D" w:rsidRDefault="00F03A8D" w:rsidP="00F03A8D">
            <w:pPr>
              <w:rPr>
                <w:b/>
                <w:bCs/>
                <w:sz w:val="21"/>
                <w:szCs w:val="21"/>
              </w:rPr>
            </w:pPr>
            <w:del w:id="465" w:author="Claude" w:date="2026-09-30T15:00:00Z">
              <w:r>
                <w:rPr>
                  <w:b/>
                  <w:bCs/>
                  <w:sz w:val="21"/>
                  <w:szCs w:val="21"/>
                </w:rPr>
                <w:lastRenderedPageBreak/>
                <w:delText>Component</w:delText>
              </w:r>
            </w:del>
          </w:p>
        </w:tc>
        <w:tc>
          <w:tcPr>
            <w:tcW w:w="0" w:type="auto"/>
            <w:shd w:val="clear" w:color="auto" w:fill="FDFDFC"/>
            <w:noWrap/>
            <w:tcMar>
              <w:top w:w="90" w:type="dxa"/>
              <w:left w:w="90" w:type="dxa"/>
              <w:bottom w:w="90" w:type="dxa"/>
              <w:right w:w="90" w:type="dxa"/>
            </w:tcMar>
            <w:hideMark/>
          </w:tcPr>
          <w:p w14:paraId="24F651C0" w14:textId="77777777" w:rsidR="00F03A8D" w:rsidRPr="00F03A8D" w:rsidRDefault="00F03A8D" w:rsidP="00F03A8D">
            <w:pPr>
              <w:rPr>
                <w:b/>
                <w:bCs/>
                <w:sz w:val="21"/>
                <w:szCs w:val="21"/>
              </w:rPr>
            </w:pPr>
            <w:del w:id="466" w:author="Claude" w:date="2026-09-30T15:00:00Z">
              <w:r>
                <w:rPr>
                  <w:b/>
                  <w:bCs/>
                  <w:sz w:val="21"/>
                  <w:szCs w:val="21"/>
                </w:rPr>
                <w:delText>Status</w:delText>
              </w:r>
            </w:del>
          </w:p>
        </w:tc>
        <w:tc>
          <w:tcPr>
            <w:tcW w:w="6579" w:type="dxa"/>
            <w:shd w:val="clear" w:color="auto" w:fill="FDFDFC"/>
            <w:noWrap/>
            <w:tcMar>
              <w:top w:w="90" w:type="dxa"/>
              <w:left w:w="90" w:type="dxa"/>
              <w:bottom w:w="90" w:type="dxa"/>
              <w:right w:w="90" w:type="dxa"/>
            </w:tcMar>
            <w:hideMark/>
          </w:tcPr>
          <w:p w14:paraId="18AB0A92" w14:textId="77777777" w:rsidR="00F03A8D" w:rsidRPr="00F03A8D" w:rsidRDefault="00F03A8D" w:rsidP="00F03A8D">
            <w:pPr>
              <w:rPr>
                <w:b/>
                <w:bCs/>
                <w:sz w:val="21"/>
                <w:szCs w:val="21"/>
              </w:rPr>
            </w:pPr>
            <w:del w:id="467" w:author="Claude" w:date="2026-09-30T15:00:00Z">
              <w:r>
                <w:rPr>
                  <w:b/>
                  <w:bCs/>
                  <w:sz w:val="21"/>
                  <w:szCs w:val="21"/>
                </w:rPr>
                <w:delText>Notes</w:delText>
              </w:r>
            </w:del>
          </w:p>
        </w:tc>
      </w:tr>
      <w:tr w:rsidR="00F03A8D" w:rsidRPr="00F03A8D" w14:paraId="705B461A" w14:textId="77777777" w:rsidTr="00F03A8D">
        <w:trPr>
          <w:tblCellSpacing w:w="15" w:type="dxa"/>
          <w:del w:id="468" w:author="Claude" w:date="2026-09-30T15:00:00Z"/>
        </w:trPr>
        <w:tc>
          <w:tcPr>
            <w:tcW w:w="2589" w:type="dxa"/>
            <w:shd w:val="clear" w:color="auto" w:fill="FDFDFC"/>
            <w:tcMar>
              <w:top w:w="90" w:type="dxa"/>
              <w:left w:w="90" w:type="dxa"/>
              <w:bottom w:w="90" w:type="dxa"/>
              <w:right w:w="90" w:type="dxa"/>
            </w:tcMar>
            <w:hideMark/>
          </w:tcPr>
          <w:p w14:paraId="32A8BF63" w14:textId="77777777" w:rsidR="00F03A8D" w:rsidRPr="00F03A8D" w:rsidRDefault="00F03A8D" w:rsidP="00F03A8D">
            <w:pPr>
              <w:rPr>
                <w:rFonts w:ascii="Arial Narrow" w:hAnsi="Arial Narrow"/>
                <w:sz w:val="20"/>
                <w:szCs w:val="20"/>
              </w:rPr>
            </w:pPr>
            <w:del w:id="469" w:author="Claude" w:date="2026-09-30T15:00:00Z">
              <w:r>
                <w:rPr>
                  <w:rFonts w:ascii="Arial Narrow" w:hAnsi="Arial Narrow"/>
                  <w:sz w:val="20"/>
                  <w:szCs w:val="20"/>
                </w:rPr>
                <w:delText>StateStrip.tsx</w:delText>
              </w:r>
            </w:del>
          </w:p>
        </w:tc>
        <w:tc>
          <w:tcPr>
            <w:tcW w:w="0" w:type="auto"/>
            <w:shd w:val="clear" w:color="auto" w:fill="FDFDFC"/>
            <w:tcMar>
              <w:top w:w="90" w:type="dxa"/>
              <w:left w:w="90" w:type="dxa"/>
              <w:bottom w:w="90" w:type="dxa"/>
              <w:right w:w="90" w:type="dxa"/>
            </w:tcMar>
            <w:hideMark/>
          </w:tcPr>
          <w:p w14:paraId="0EC2FD3A" w14:textId="77777777" w:rsidR="00F03A8D" w:rsidRPr="00F03A8D" w:rsidRDefault="00F03A8D" w:rsidP="00F03A8D">
            <w:pPr>
              <w:rPr>
                <w:rFonts w:ascii="Arial Narrow" w:hAnsi="Arial Narrow"/>
                <w:sz w:val="20"/>
                <w:szCs w:val="20"/>
              </w:rPr>
            </w:pPr>
            <w:del w:id="470" w:author="Claude" w:date="2026-09-30T15:00:00Z">
              <w:r>
                <w:rPr>
                  <w:rFonts w:ascii="Arial Narrow" w:hAnsi="Arial Narrow"/>
                  <w:sz w:val="20"/>
                  <w:szCs w:val="20"/>
                </w:rPr>
                <w:delText>MATCH</w:delText>
              </w:r>
            </w:del>
          </w:p>
        </w:tc>
        <w:tc>
          <w:tcPr>
            <w:tcW w:w="6579" w:type="dxa"/>
            <w:shd w:val="clear" w:color="auto" w:fill="FDFDFC"/>
            <w:tcMar>
              <w:top w:w="90" w:type="dxa"/>
              <w:left w:w="90" w:type="dxa"/>
              <w:bottom w:w="90" w:type="dxa"/>
              <w:right w:w="90" w:type="dxa"/>
            </w:tcMar>
            <w:hideMark/>
          </w:tcPr>
          <w:p w14:paraId="69795FC0" w14:textId="77777777" w:rsidR="00F03A8D" w:rsidRPr="00F03A8D" w:rsidRDefault="00F03A8D" w:rsidP="00F03A8D">
            <w:pPr>
              <w:rPr>
                <w:rFonts w:ascii="Arial Narrow" w:hAnsi="Arial Narrow"/>
                <w:sz w:val="20"/>
                <w:szCs w:val="20"/>
              </w:rPr>
            </w:pPr>
            <w:del w:id="471" w:author="Claude" w:date="2026-09-30T15:00:00Z">
              <w:r>
                <w:rPr>
                  <w:rFonts w:ascii="Arial Narrow" w:hAnsi="Arial Narrow"/>
                  <w:sz w:val="20"/>
                  <w:szCs w:val="20"/>
                </w:rPr>
                <w:delText>Exists (92 lines). Implements E.1.</w:delText>
              </w:r>
            </w:del>
          </w:p>
        </w:tc>
      </w:tr>
      <w:tr w:rsidR="00F03A8D" w:rsidRPr="00F03A8D" w14:paraId="11D7F1C1" w14:textId="77777777" w:rsidTr="00F03A8D">
        <w:trPr>
          <w:tblCellSpacing w:w="15" w:type="dxa"/>
          <w:del w:id="472" w:author="Claude" w:date="2026-09-30T15:00:00Z"/>
        </w:trPr>
        <w:tc>
          <w:tcPr>
            <w:tcW w:w="2589" w:type="dxa"/>
            <w:shd w:val="clear" w:color="auto" w:fill="FDFDFC"/>
            <w:tcMar>
              <w:top w:w="90" w:type="dxa"/>
              <w:left w:w="90" w:type="dxa"/>
              <w:bottom w:w="90" w:type="dxa"/>
              <w:right w:w="90" w:type="dxa"/>
            </w:tcMar>
            <w:hideMark/>
          </w:tcPr>
          <w:p w14:paraId="789D4F39" w14:textId="77777777" w:rsidR="00F03A8D" w:rsidRPr="00F03A8D" w:rsidRDefault="00F03A8D" w:rsidP="00F03A8D">
            <w:pPr>
              <w:rPr>
                <w:rFonts w:ascii="Arial Narrow" w:hAnsi="Arial Narrow"/>
                <w:sz w:val="20"/>
                <w:szCs w:val="20"/>
              </w:rPr>
            </w:pPr>
            <w:del w:id="473" w:author="Claude" w:date="2026-09-30T15:00:00Z">
              <w:r>
                <w:rPr>
                  <w:rFonts w:ascii="Arial Narrow" w:hAnsi="Arial Narrow"/>
                  <w:sz w:val="20"/>
                  <w:szCs w:val="20"/>
                </w:rPr>
                <w:delText>CapitalEligibilityBar.tsx</w:delText>
              </w:r>
            </w:del>
          </w:p>
        </w:tc>
        <w:tc>
          <w:tcPr>
            <w:tcW w:w="0" w:type="auto"/>
            <w:shd w:val="clear" w:color="auto" w:fill="FDFDFC"/>
            <w:tcMar>
              <w:top w:w="90" w:type="dxa"/>
              <w:left w:w="90" w:type="dxa"/>
              <w:bottom w:w="90" w:type="dxa"/>
              <w:right w:w="90" w:type="dxa"/>
            </w:tcMar>
            <w:hideMark/>
          </w:tcPr>
          <w:p w14:paraId="45F5409B" w14:textId="77777777" w:rsidR="00F03A8D" w:rsidRPr="00F03A8D" w:rsidRDefault="00F03A8D" w:rsidP="00F03A8D">
            <w:pPr>
              <w:rPr>
                <w:rFonts w:ascii="Arial Narrow" w:hAnsi="Arial Narrow"/>
                <w:sz w:val="20"/>
                <w:szCs w:val="20"/>
              </w:rPr>
            </w:pPr>
            <w:del w:id="474" w:author="Claude" w:date="2026-09-30T15:00:00Z">
              <w:r>
                <w:rPr>
                  <w:rFonts w:ascii="Arial Narrow" w:hAnsi="Arial Narrow"/>
                  <w:sz w:val="20"/>
                  <w:szCs w:val="20"/>
                </w:rPr>
                <w:delText>MATCH</w:delText>
              </w:r>
            </w:del>
          </w:p>
        </w:tc>
        <w:tc>
          <w:tcPr>
            <w:tcW w:w="6579" w:type="dxa"/>
            <w:shd w:val="clear" w:color="auto" w:fill="FDFDFC"/>
            <w:tcMar>
              <w:top w:w="90" w:type="dxa"/>
              <w:left w:w="90" w:type="dxa"/>
              <w:bottom w:w="90" w:type="dxa"/>
              <w:right w:w="90" w:type="dxa"/>
            </w:tcMar>
            <w:hideMark/>
          </w:tcPr>
          <w:p w14:paraId="6CBC60BC" w14:textId="77777777" w:rsidR="00F03A8D" w:rsidRPr="00F03A8D" w:rsidRDefault="00F03A8D" w:rsidP="00F03A8D">
            <w:pPr>
              <w:rPr>
                <w:rFonts w:ascii="Arial Narrow" w:hAnsi="Arial Narrow"/>
                <w:sz w:val="20"/>
                <w:szCs w:val="20"/>
              </w:rPr>
            </w:pPr>
            <w:del w:id="475" w:author="Claude" w:date="2026-09-30T15:00:00Z">
              <w:r>
                <w:rPr>
                  <w:rFonts w:ascii="Arial Narrow" w:hAnsi="Arial Narrow"/>
                  <w:sz w:val="20"/>
                  <w:szCs w:val="20"/>
                </w:rPr>
                <w:delText>Exists (180 lines). Implements E.2.</w:delText>
              </w:r>
            </w:del>
          </w:p>
        </w:tc>
      </w:tr>
      <w:tr w:rsidR="00F03A8D" w:rsidRPr="00F03A8D" w14:paraId="370A4CDF" w14:textId="77777777" w:rsidTr="00F03A8D">
        <w:trPr>
          <w:tblCellSpacing w:w="15" w:type="dxa"/>
          <w:del w:id="476" w:author="Claude" w:date="2026-09-30T15:00:00Z"/>
        </w:trPr>
        <w:tc>
          <w:tcPr>
            <w:tcW w:w="2589" w:type="dxa"/>
            <w:shd w:val="clear" w:color="auto" w:fill="FDFDFC"/>
            <w:tcMar>
              <w:top w:w="90" w:type="dxa"/>
              <w:left w:w="90" w:type="dxa"/>
              <w:bottom w:w="90" w:type="dxa"/>
              <w:right w:w="90" w:type="dxa"/>
            </w:tcMar>
            <w:hideMark/>
          </w:tcPr>
          <w:p w14:paraId="24622A7E" w14:textId="77777777" w:rsidR="00F03A8D" w:rsidRPr="00F03A8D" w:rsidRDefault="00F03A8D" w:rsidP="00F03A8D">
            <w:pPr>
              <w:rPr>
                <w:rFonts w:ascii="Arial Narrow" w:hAnsi="Arial Narrow"/>
                <w:sz w:val="20"/>
                <w:szCs w:val="20"/>
              </w:rPr>
            </w:pPr>
            <w:del w:id="477" w:author="Claude" w:date="2026-09-30T15:00:00Z">
              <w:r>
                <w:rPr>
                  <w:rFonts w:ascii="Arial Narrow" w:hAnsi="Arial Narrow"/>
                  <w:sz w:val="20"/>
                  <w:szCs w:val="20"/>
                </w:rPr>
                <w:delText>DecomposedCertaintyStack.tsx</w:delText>
              </w:r>
            </w:del>
          </w:p>
        </w:tc>
        <w:tc>
          <w:tcPr>
            <w:tcW w:w="0" w:type="auto"/>
            <w:shd w:val="clear" w:color="auto" w:fill="FDFDFC"/>
            <w:tcMar>
              <w:top w:w="90" w:type="dxa"/>
              <w:left w:w="90" w:type="dxa"/>
              <w:bottom w:w="90" w:type="dxa"/>
              <w:right w:w="90" w:type="dxa"/>
            </w:tcMar>
            <w:hideMark/>
          </w:tcPr>
          <w:p w14:paraId="6504F226" w14:textId="77777777" w:rsidR="00F03A8D" w:rsidRPr="00F03A8D" w:rsidRDefault="00F03A8D" w:rsidP="00F03A8D">
            <w:pPr>
              <w:rPr>
                <w:rFonts w:ascii="Arial Narrow" w:hAnsi="Arial Narrow"/>
                <w:sz w:val="20"/>
                <w:szCs w:val="20"/>
              </w:rPr>
            </w:pPr>
            <w:del w:id="478" w:author="Claude" w:date="2026-09-30T15:00:00Z">
              <w:r>
                <w:rPr>
                  <w:rFonts w:ascii="Arial Narrow" w:hAnsi="Arial Narrow"/>
                  <w:sz w:val="20"/>
                  <w:szCs w:val="20"/>
                </w:rPr>
                <w:delText>IMPLEMENTED</w:delText>
              </w:r>
            </w:del>
          </w:p>
        </w:tc>
        <w:tc>
          <w:tcPr>
            <w:tcW w:w="6579" w:type="dxa"/>
            <w:shd w:val="clear" w:color="auto" w:fill="FDFDFC"/>
            <w:tcMar>
              <w:top w:w="90" w:type="dxa"/>
              <w:left w:w="90" w:type="dxa"/>
              <w:bottom w:w="90" w:type="dxa"/>
              <w:right w:w="90" w:type="dxa"/>
            </w:tcMar>
            <w:hideMark/>
          </w:tcPr>
          <w:p w14:paraId="09CA757F" w14:textId="77777777" w:rsidR="00F03A8D" w:rsidRPr="00F03A8D" w:rsidRDefault="00F03A8D" w:rsidP="00F03A8D">
            <w:pPr>
              <w:rPr>
                <w:rFonts w:ascii="Arial Narrow" w:hAnsi="Arial Narrow"/>
                <w:sz w:val="20"/>
                <w:szCs w:val="20"/>
              </w:rPr>
            </w:pPr>
            <w:del w:id="479" w:author="Claude" w:date="2026-09-30T15:00:00Z">
              <w:r>
                <w:rPr>
                  <w:rFonts w:ascii="Arial Narrow" w:hAnsi="Arial Narrow"/>
                  <w:sz w:val="20"/>
                  <w:szCs w:val="20"/>
                </w:rPr>
                <w:delText>IMPLEMENTED. Built (215 lines) and now fed by bankability_engine.py which serves the 5 decomposed certainty dimensions (COST/REVENUE/CERTIFICATION/EXECUTION/COUNTERPARTY).</w:delText>
              </w:r>
            </w:del>
          </w:p>
        </w:tc>
      </w:tr>
      <w:tr w:rsidR="00F03A8D" w:rsidRPr="00F03A8D" w14:paraId="668984F2" w14:textId="77777777" w:rsidTr="00F03A8D">
        <w:trPr>
          <w:tblCellSpacing w:w="15" w:type="dxa"/>
          <w:del w:id="480" w:author="Claude" w:date="2026-09-30T15:00:00Z"/>
        </w:trPr>
        <w:tc>
          <w:tcPr>
            <w:tcW w:w="2589" w:type="dxa"/>
            <w:shd w:val="clear" w:color="auto" w:fill="FDFDFC"/>
            <w:tcMar>
              <w:top w:w="90" w:type="dxa"/>
              <w:left w:w="90" w:type="dxa"/>
              <w:bottom w:w="90" w:type="dxa"/>
              <w:right w:w="90" w:type="dxa"/>
            </w:tcMar>
            <w:hideMark/>
          </w:tcPr>
          <w:p w14:paraId="2133E8A5" w14:textId="77777777" w:rsidR="00F03A8D" w:rsidRPr="00F03A8D" w:rsidRDefault="00F03A8D" w:rsidP="00F03A8D">
            <w:pPr>
              <w:rPr>
                <w:rFonts w:ascii="Arial Narrow" w:hAnsi="Arial Narrow"/>
                <w:sz w:val="20"/>
                <w:szCs w:val="20"/>
              </w:rPr>
            </w:pPr>
            <w:del w:id="481" w:author="Claude" w:date="2026-09-30T15:00:00Z">
              <w:r>
                <w:rPr>
                  <w:rFonts w:ascii="Arial Narrow" w:hAnsi="Arial Narrow"/>
                  <w:sz w:val="20"/>
                  <w:szCs w:val="20"/>
                </w:rPr>
                <w:delText>AdjacencyCard.tsx</w:delText>
              </w:r>
            </w:del>
          </w:p>
        </w:tc>
        <w:tc>
          <w:tcPr>
            <w:tcW w:w="0" w:type="auto"/>
            <w:shd w:val="clear" w:color="auto" w:fill="FDFDFC"/>
            <w:tcMar>
              <w:top w:w="90" w:type="dxa"/>
              <w:left w:w="90" w:type="dxa"/>
              <w:bottom w:w="90" w:type="dxa"/>
              <w:right w:w="90" w:type="dxa"/>
            </w:tcMar>
            <w:hideMark/>
          </w:tcPr>
          <w:p w14:paraId="5F70CF6A" w14:textId="77777777" w:rsidR="00F03A8D" w:rsidRPr="00F03A8D" w:rsidRDefault="00F03A8D" w:rsidP="00F03A8D">
            <w:pPr>
              <w:rPr>
                <w:rFonts w:ascii="Arial Narrow" w:hAnsi="Arial Narrow"/>
                <w:sz w:val="20"/>
                <w:szCs w:val="20"/>
              </w:rPr>
            </w:pPr>
            <w:del w:id="482" w:author="Claude" w:date="2026-09-30T15:00:00Z">
              <w:r>
                <w:rPr>
                  <w:rFonts w:ascii="Arial Narrow" w:hAnsi="Arial Narrow"/>
                  <w:sz w:val="20"/>
                  <w:szCs w:val="20"/>
                </w:rPr>
                <w:delText>IMPLEMENTED</w:delText>
              </w:r>
            </w:del>
          </w:p>
        </w:tc>
        <w:tc>
          <w:tcPr>
            <w:tcW w:w="6579" w:type="dxa"/>
            <w:shd w:val="clear" w:color="auto" w:fill="FDFDFC"/>
            <w:tcMar>
              <w:top w:w="90" w:type="dxa"/>
              <w:left w:w="90" w:type="dxa"/>
              <w:bottom w:w="90" w:type="dxa"/>
              <w:right w:w="90" w:type="dxa"/>
            </w:tcMar>
            <w:hideMark/>
          </w:tcPr>
          <w:p w14:paraId="05D20EAC" w14:textId="77777777" w:rsidR="00F03A8D" w:rsidRPr="00F03A8D" w:rsidRDefault="00F03A8D" w:rsidP="00F03A8D">
            <w:pPr>
              <w:rPr>
                <w:rFonts w:ascii="Arial Narrow" w:hAnsi="Arial Narrow"/>
                <w:sz w:val="20"/>
                <w:szCs w:val="20"/>
              </w:rPr>
            </w:pPr>
            <w:del w:id="483" w:author="Claude" w:date="2026-09-30T15:00:00Z">
              <w:r>
                <w:rPr>
                  <w:rFonts w:ascii="Arial Narrow" w:hAnsi="Arial Narrow"/>
                  <w:sz w:val="20"/>
                  <w:szCs w:val="20"/>
                </w:rPr>
                <w:delText>IMPLEMENTED. Built (154 lines) and now fed by GET /api/v1/adjacency/{project_id}/benchmark with nightly cache + fallback cohort data.</w:delText>
              </w:r>
            </w:del>
          </w:p>
        </w:tc>
      </w:tr>
      <w:tr w:rsidR="00F03A8D" w:rsidRPr="00F03A8D" w14:paraId="6AF3254A" w14:textId="77777777" w:rsidTr="00F03A8D">
        <w:trPr>
          <w:tblCellSpacing w:w="15" w:type="dxa"/>
          <w:del w:id="484" w:author="Claude" w:date="2026-09-30T15:00:00Z"/>
        </w:trPr>
        <w:tc>
          <w:tcPr>
            <w:tcW w:w="2589" w:type="dxa"/>
            <w:shd w:val="clear" w:color="auto" w:fill="FDFDFC"/>
            <w:tcMar>
              <w:top w:w="90" w:type="dxa"/>
              <w:left w:w="90" w:type="dxa"/>
              <w:bottom w:w="90" w:type="dxa"/>
              <w:right w:w="90" w:type="dxa"/>
            </w:tcMar>
            <w:hideMark/>
          </w:tcPr>
          <w:p w14:paraId="44BE150D" w14:textId="77777777" w:rsidR="00F03A8D" w:rsidRPr="00F03A8D" w:rsidRDefault="00F03A8D" w:rsidP="00F03A8D">
            <w:pPr>
              <w:rPr>
                <w:rFonts w:ascii="Arial Narrow" w:hAnsi="Arial Narrow"/>
                <w:sz w:val="20"/>
                <w:szCs w:val="20"/>
              </w:rPr>
            </w:pPr>
            <w:del w:id="485" w:author="Claude" w:date="2026-09-30T15:00:00Z">
              <w:r>
                <w:rPr>
                  <w:rFonts w:ascii="Arial Narrow" w:hAnsi="Arial Narrow"/>
                  <w:sz w:val="20"/>
                  <w:szCs w:val="20"/>
                </w:rPr>
                <w:delText>EvidenceDensityTile.tsx</w:delText>
              </w:r>
            </w:del>
          </w:p>
        </w:tc>
        <w:tc>
          <w:tcPr>
            <w:tcW w:w="0" w:type="auto"/>
            <w:shd w:val="clear" w:color="auto" w:fill="FDFDFC"/>
            <w:tcMar>
              <w:top w:w="90" w:type="dxa"/>
              <w:left w:w="90" w:type="dxa"/>
              <w:bottom w:w="90" w:type="dxa"/>
              <w:right w:w="90" w:type="dxa"/>
            </w:tcMar>
            <w:hideMark/>
          </w:tcPr>
          <w:p w14:paraId="4B3A6518" w14:textId="77777777" w:rsidR="00F03A8D" w:rsidRPr="00F03A8D" w:rsidRDefault="00F03A8D" w:rsidP="00F03A8D">
            <w:pPr>
              <w:rPr>
                <w:rFonts w:ascii="Arial Narrow" w:hAnsi="Arial Narrow"/>
                <w:sz w:val="20"/>
                <w:szCs w:val="20"/>
              </w:rPr>
            </w:pPr>
            <w:del w:id="486" w:author="Claude" w:date="2026-09-30T15:00:00Z">
              <w:r>
                <w:rPr>
                  <w:rFonts w:ascii="Arial Narrow" w:hAnsi="Arial Narrow"/>
                  <w:sz w:val="20"/>
                  <w:szCs w:val="20"/>
                </w:rPr>
                <w:delText>MATCH</w:delText>
              </w:r>
            </w:del>
          </w:p>
        </w:tc>
        <w:tc>
          <w:tcPr>
            <w:tcW w:w="6579" w:type="dxa"/>
            <w:shd w:val="clear" w:color="auto" w:fill="FDFDFC"/>
            <w:tcMar>
              <w:top w:w="90" w:type="dxa"/>
              <w:left w:w="90" w:type="dxa"/>
              <w:bottom w:w="90" w:type="dxa"/>
              <w:right w:w="90" w:type="dxa"/>
            </w:tcMar>
            <w:hideMark/>
          </w:tcPr>
          <w:p w14:paraId="1A452D9A" w14:textId="77777777" w:rsidR="00F03A8D" w:rsidRPr="00F03A8D" w:rsidRDefault="00F03A8D" w:rsidP="00F03A8D">
            <w:pPr>
              <w:rPr>
                <w:rFonts w:ascii="Arial Narrow" w:hAnsi="Arial Narrow"/>
                <w:sz w:val="20"/>
                <w:szCs w:val="20"/>
              </w:rPr>
            </w:pPr>
            <w:del w:id="487" w:author="Claude" w:date="2026-09-30T15:00:00Z">
              <w:r>
                <w:rPr>
                  <w:rFonts w:ascii="Arial Narrow" w:hAnsi="Arial Narrow"/>
                  <w:sz w:val="20"/>
                  <w:szCs w:val="20"/>
                </w:rPr>
                <w:delText>Exists (136 lines). Implements E.5.</w:delText>
              </w:r>
            </w:del>
          </w:p>
        </w:tc>
      </w:tr>
      <w:tr w:rsidR="00F03A8D" w:rsidRPr="00F03A8D" w14:paraId="437A53BF" w14:textId="77777777" w:rsidTr="00F03A8D">
        <w:trPr>
          <w:tblCellSpacing w:w="15" w:type="dxa"/>
          <w:del w:id="488" w:author="Claude" w:date="2026-09-30T15:00:00Z"/>
        </w:trPr>
        <w:tc>
          <w:tcPr>
            <w:tcW w:w="2589" w:type="dxa"/>
            <w:shd w:val="clear" w:color="auto" w:fill="FDFDFC"/>
            <w:tcMar>
              <w:top w:w="90" w:type="dxa"/>
              <w:left w:w="90" w:type="dxa"/>
              <w:bottom w:w="90" w:type="dxa"/>
              <w:right w:w="90" w:type="dxa"/>
            </w:tcMar>
            <w:hideMark/>
          </w:tcPr>
          <w:p w14:paraId="0CEA7881" w14:textId="77777777" w:rsidR="00F03A8D" w:rsidRPr="00F03A8D" w:rsidRDefault="00F03A8D" w:rsidP="00F03A8D">
            <w:pPr>
              <w:rPr>
                <w:rFonts w:ascii="Arial Narrow" w:hAnsi="Arial Narrow"/>
                <w:sz w:val="20"/>
                <w:szCs w:val="20"/>
              </w:rPr>
            </w:pPr>
            <w:del w:id="489" w:author="Claude" w:date="2026-09-30T15:00:00Z">
              <w:r>
                <w:rPr>
                  <w:rFonts w:ascii="Arial Narrow" w:hAnsi="Arial Narrow"/>
                  <w:sz w:val="20"/>
                  <w:szCs w:val="20"/>
                </w:rPr>
                <w:delText>LineageTrail.tsx</w:delText>
              </w:r>
            </w:del>
          </w:p>
        </w:tc>
        <w:tc>
          <w:tcPr>
            <w:tcW w:w="0" w:type="auto"/>
            <w:shd w:val="clear" w:color="auto" w:fill="FDFDFC"/>
            <w:tcMar>
              <w:top w:w="90" w:type="dxa"/>
              <w:left w:w="90" w:type="dxa"/>
              <w:bottom w:w="90" w:type="dxa"/>
              <w:right w:w="90" w:type="dxa"/>
            </w:tcMar>
            <w:hideMark/>
          </w:tcPr>
          <w:p w14:paraId="1A1DA0A4" w14:textId="77777777" w:rsidR="00F03A8D" w:rsidRPr="00F03A8D" w:rsidRDefault="00F03A8D" w:rsidP="00F03A8D">
            <w:pPr>
              <w:rPr>
                <w:rFonts w:ascii="Arial Narrow" w:hAnsi="Arial Narrow"/>
                <w:sz w:val="20"/>
                <w:szCs w:val="20"/>
              </w:rPr>
            </w:pPr>
            <w:del w:id="490" w:author="Claude" w:date="2026-09-30T15:00:00Z">
              <w:r>
                <w:rPr>
                  <w:rFonts w:ascii="Arial Narrow" w:hAnsi="Arial Narrow"/>
                  <w:sz w:val="20"/>
                  <w:szCs w:val="20"/>
                </w:rPr>
                <w:delText>IMPLEMENTED</w:delText>
              </w:r>
            </w:del>
          </w:p>
        </w:tc>
        <w:tc>
          <w:tcPr>
            <w:tcW w:w="6579" w:type="dxa"/>
            <w:shd w:val="clear" w:color="auto" w:fill="FDFDFC"/>
            <w:tcMar>
              <w:top w:w="90" w:type="dxa"/>
              <w:left w:w="90" w:type="dxa"/>
              <w:bottom w:w="90" w:type="dxa"/>
              <w:right w:w="90" w:type="dxa"/>
            </w:tcMar>
            <w:hideMark/>
          </w:tcPr>
          <w:p w14:paraId="7DA87AC2" w14:textId="77777777" w:rsidR="00F03A8D" w:rsidRPr="00F03A8D" w:rsidRDefault="00F03A8D" w:rsidP="00F03A8D">
            <w:pPr>
              <w:rPr>
                <w:rFonts w:ascii="Arial Narrow" w:hAnsi="Arial Narrow"/>
                <w:sz w:val="20"/>
                <w:szCs w:val="20"/>
              </w:rPr>
            </w:pPr>
            <w:del w:id="491" w:author="Claude" w:date="2026-09-30T15:00:00Z">
              <w:r>
                <w:rPr>
                  <w:rFonts w:ascii="Arial Narrow" w:hAnsi="Arial Narrow"/>
                  <w:sz w:val="20"/>
                  <w:szCs w:val="20"/>
                </w:rPr>
                <w:delText>Exists (191 lines). Built, but lineage.py backend doesn't exist — no 8-source fan-out to populate it.</w:delText>
              </w:r>
            </w:del>
          </w:p>
        </w:tc>
      </w:tr>
      <w:tr w:rsidR="00F03A8D" w:rsidRPr="00F03A8D" w14:paraId="5BD0B190" w14:textId="77777777" w:rsidTr="00F03A8D">
        <w:trPr>
          <w:tblCellSpacing w:w="15" w:type="dxa"/>
          <w:del w:id="492" w:author="Claude" w:date="2026-09-30T15:00:00Z"/>
        </w:trPr>
        <w:tc>
          <w:tcPr>
            <w:tcW w:w="2589" w:type="dxa"/>
            <w:shd w:val="clear" w:color="auto" w:fill="FDFDFC"/>
            <w:tcMar>
              <w:top w:w="90" w:type="dxa"/>
              <w:left w:w="90" w:type="dxa"/>
              <w:bottom w:w="90" w:type="dxa"/>
              <w:right w:w="90" w:type="dxa"/>
            </w:tcMar>
            <w:hideMark/>
          </w:tcPr>
          <w:p w14:paraId="46EB962F" w14:textId="77777777" w:rsidR="00F03A8D" w:rsidRPr="00F03A8D" w:rsidRDefault="00F03A8D" w:rsidP="00F03A8D">
            <w:pPr>
              <w:rPr>
                <w:rFonts w:ascii="Arial Narrow" w:hAnsi="Arial Narrow"/>
                <w:sz w:val="20"/>
                <w:szCs w:val="20"/>
              </w:rPr>
            </w:pPr>
            <w:del w:id="493" w:author="Claude" w:date="2026-09-30T15:00:00Z">
              <w:r>
                <w:rPr>
                  <w:rFonts w:ascii="Arial Narrow" w:hAnsi="Arial Narrow"/>
                  <w:sz w:val="20"/>
                  <w:szCs w:val="20"/>
                </w:rPr>
                <w:delText>CausalNavBar.tsx</w:delText>
              </w:r>
            </w:del>
          </w:p>
        </w:tc>
        <w:tc>
          <w:tcPr>
            <w:tcW w:w="0" w:type="auto"/>
            <w:shd w:val="clear" w:color="auto" w:fill="FDFDFC"/>
            <w:tcMar>
              <w:top w:w="90" w:type="dxa"/>
              <w:left w:w="90" w:type="dxa"/>
              <w:bottom w:w="90" w:type="dxa"/>
              <w:right w:w="90" w:type="dxa"/>
            </w:tcMar>
            <w:hideMark/>
          </w:tcPr>
          <w:p w14:paraId="56ED7412" w14:textId="77777777" w:rsidR="00F03A8D" w:rsidRPr="00F03A8D" w:rsidRDefault="00F03A8D" w:rsidP="00F03A8D">
            <w:pPr>
              <w:rPr>
                <w:rFonts w:ascii="Arial Narrow" w:hAnsi="Arial Narrow"/>
                <w:sz w:val="20"/>
                <w:szCs w:val="20"/>
              </w:rPr>
            </w:pPr>
            <w:del w:id="494" w:author="Claude" w:date="2026-09-30T15:00:00Z">
              <w:r>
                <w:rPr>
                  <w:rFonts w:ascii="Arial Narrow" w:hAnsi="Arial Narrow"/>
                  <w:sz w:val="20"/>
                  <w:szCs w:val="20"/>
                </w:rPr>
                <w:delText>MATCH</w:delText>
              </w:r>
            </w:del>
          </w:p>
        </w:tc>
        <w:tc>
          <w:tcPr>
            <w:tcW w:w="6579" w:type="dxa"/>
            <w:shd w:val="clear" w:color="auto" w:fill="FDFDFC"/>
            <w:tcMar>
              <w:top w:w="90" w:type="dxa"/>
              <w:left w:w="90" w:type="dxa"/>
              <w:bottom w:w="90" w:type="dxa"/>
              <w:right w:w="90" w:type="dxa"/>
            </w:tcMar>
            <w:hideMark/>
          </w:tcPr>
          <w:p w14:paraId="6E8ABF10" w14:textId="77777777" w:rsidR="00F03A8D" w:rsidRPr="00F03A8D" w:rsidRDefault="00F03A8D" w:rsidP="00F03A8D">
            <w:pPr>
              <w:rPr>
                <w:rFonts w:ascii="Arial Narrow" w:hAnsi="Arial Narrow"/>
                <w:sz w:val="20"/>
                <w:szCs w:val="20"/>
              </w:rPr>
            </w:pPr>
            <w:del w:id="495" w:author="Claude" w:date="2026-09-30T15:00:00Z">
              <w:r>
                <w:rPr>
                  <w:rFonts w:ascii="Arial Narrow" w:hAnsi="Arial Narrow"/>
                  <w:sz w:val="20"/>
                  <w:szCs w:val="20"/>
                </w:rPr>
                <w:delText>Exists (175 lines). Implements E.7.</w:delText>
              </w:r>
            </w:del>
          </w:p>
        </w:tc>
      </w:tr>
    </w:tbl>
    <w:p w14:paraId="7038B8C0" w14:textId="77777777" w:rsidR="0064132A" w:rsidRDefault="0064132A" w:rsidP="0064132A">
      <w:pPr>
        <w:rPr>
          <w:del w:id="496" w:author="Claude" w:date="2026-09-30T15:00:00Z"/>
        </w:rPr>
      </w:pPr>
    </w:p>
    <w:p w14:paraId="4B149CFA" w14:textId="77777777" w:rsidR="00F03A8D" w:rsidRDefault="00F03A8D" w:rsidP="0064132A">
      <w:pPr>
        <w:rPr>
          <w:del w:id="497" w:author="Claude" w:date="2026-09-30T15:00:00Z"/>
        </w:rPr>
      </w:pPr>
    </w:p>
    <w:p w14:paraId="70D70D24" w14:textId="77777777" w:rsidR="00F03A8D" w:rsidRDefault="00F03A8D" w:rsidP="0064132A">
      <w:pPr>
        <w:rPr>
          <w:del w:id="498" w:author="Claude" w:date="2026-09-30T15:00:00Z"/>
        </w:rPr>
      </w:pPr>
    </w:p>
    <w:p w14:paraId="0520149E" w14:textId="77777777" w:rsidR="00F03A8D" w:rsidRPr="00F03A8D" w:rsidRDefault="00F03A8D" w:rsidP="00F03A8D">
      <w:pPr>
        <w:pStyle w:val="Heading4"/>
        <w:rPr>
          <w:del w:id="499" w:author="Claude" w:date="2026-09-30T15:00:00Z"/>
        </w:rPr>
      </w:pPr>
      <w:bookmarkStart w:id="500" w:name="_Toc241592257"/>
      <w:del w:id="501" w:author="Claude" w:date="2026-09-30T15:00:00Z">
        <w:r>
          <w:delText>7. Implementation Phases (§8.1) — Status Summary</w:delText>
        </w:r>
        <w:bookmarkEnd w:id="500"/>
      </w:del>
    </w:p>
    <w:tbl>
      <w:tblPr>
        <w:tblW w:w="10726" w:type="dxa"/>
        <w:tblCellSpacing w:w="15" w:type="dxa"/>
        <w:tblBorders>
          <w:insideH w:val="single" w:sz="6" w:space="0" w:color="FFFFFF" w:themeColor="background1"/>
        </w:tblBorders>
        <w:shd w:val="clear" w:color="auto" w:fill="EDEDED" w:themeFill="accent3" w:themeFillTint="33"/>
        <w:tblCellMar>
          <w:top w:w="15" w:type="dxa"/>
          <w:left w:w="15" w:type="dxa"/>
          <w:bottom w:w="15" w:type="dxa"/>
          <w:right w:w="15" w:type="dxa"/>
        </w:tblCellMar>
        <w:tblLook w:val="04A0" w:firstRow="1" w:lastRow="0" w:firstColumn="1" w:lastColumn="0" w:noHBand="0" w:noVBand="1"/>
      </w:tblPr>
      <w:tblGrid>
        <w:gridCol w:w="1758"/>
        <w:gridCol w:w="3999"/>
        <w:gridCol w:w="4969"/>
      </w:tblGrid>
      <w:tr w:rsidR="00F03A8D" w:rsidRPr="00F03A8D" w14:paraId="1848194A" w14:textId="77777777" w:rsidTr="00F03A8D">
        <w:trPr>
          <w:tblHeader/>
          <w:tblCellSpacing w:w="15" w:type="dxa"/>
          <w:del w:id="502" w:author="Claude" w:date="2026-09-30T15:00:00Z"/>
        </w:trPr>
        <w:tc>
          <w:tcPr>
            <w:tcW w:w="0" w:type="auto"/>
            <w:shd w:val="clear" w:color="auto" w:fill="EDEDED" w:themeFill="accent3" w:themeFillTint="33"/>
            <w:noWrap/>
            <w:tcMar>
              <w:top w:w="90" w:type="dxa"/>
              <w:left w:w="90" w:type="dxa"/>
              <w:bottom w:w="90" w:type="dxa"/>
              <w:right w:w="90" w:type="dxa"/>
            </w:tcMar>
            <w:hideMark/>
          </w:tcPr>
          <w:p w14:paraId="3AC3B2A9" w14:textId="77777777" w:rsidR="00F03A8D" w:rsidRPr="00F03A8D" w:rsidRDefault="00F03A8D" w:rsidP="00F03A8D">
            <w:pPr>
              <w:rPr>
                <w:b/>
                <w:bCs/>
                <w:sz w:val="21"/>
                <w:szCs w:val="21"/>
              </w:rPr>
            </w:pPr>
            <w:del w:id="503" w:author="Claude" w:date="2026-09-30T15:00:00Z">
              <w:r>
                <w:rPr>
                  <w:b/>
                  <w:bCs/>
                  <w:sz w:val="21"/>
                  <w:szCs w:val="21"/>
                </w:rPr>
                <w:delText>Phase</w:delText>
              </w:r>
            </w:del>
          </w:p>
        </w:tc>
        <w:tc>
          <w:tcPr>
            <w:tcW w:w="3969" w:type="dxa"/>
            <w:shd w:val="clear" w:color="auto" w:fill="EDEDED" w:themeFill="accent3" w:themeFillTint="33"/>
            <w:noWrap/>
            <w:tcMar>
              <w:top w:w="90" w:type="dxa"/>
              <w:left w:w="90" w:type="dxa"/>
              <w:bottom w:w="90" w:type="dxa"/>
              <w:right w:w="90" w:type="dxa"/>
            </w:tcMar>
            <w:hideMark/>
          </w:tcPr>
          <w:p w14:paraId="00A9DF41" w14:textId="77777777" w:rsidR="00F03A8D" w:rsidRPr="00F03A8D" w:rsidRDefault="00F03A8D" w:rsidP="00F03A8D">
            <w:pPr>
              <w:rPr>
                <w:b/>
                <w:bCs/>
                <w:sz w:val="21"/>
                <w:szCs w:val="21"/>
              </w:rPr>
            </w:pPr>
            <w:del w:id="504" w:author="Claude" w:date="2026-09-30T15:00:00Z">
              <w:r>
                <w:rPr>
                  <w:b/>
                  <w:bCs/>
                  <w:sz w:val="21"/>
                  <w:szCs w:val="21"/>
                </w:rPr>
                <w:delText>Doc scope</w:delText>
              </w:r>
            </w:del>
          </w:p>
        </w:tc>
        <w:tc>
          <w:tcPr>
            <w:tcW w:w="4924" w:type="dxa"/>
            <w:shd w:val="clear" w:color="auto" w:fill="EDEDED" w:themeFill="accent3" w:themeFillTint="33"/>
            <w:noWrap/>
            <w:tcMar>
              <w:top w:w="90" w:type="dxa"/>
              <w:left w:w="90" w:type="dxa"/>
              <w:bottom w:w="90" w:type="dxa"/>
              <w:right w:w="90" w:type="dxa"/>
            </w:tcMar>
            <w:hideMark/>
          </w:tcPr>
          <w:p w14:paraId="0FE67CA2" w14:textId="77777777" w:rsidR="00F03A8D" w:rsidRPr="00F03A8D" w:rsidRDefault="00F03A8D" w:rsidP="00F03A8D">
            <w:pPr>
              <w:rPr>
                <w:b/>
                <w:bCs/>
                <w:sz w:val="21"/>
                <w:szCs w:val="21"/>
              </w:rPr>
            </w:pPr>
            <w:del w:id="505" w:author="Claude" w:date="2026-09-30T15:00:00Z">
              <w:r>
                <w:rPr>
                  <w:b/>
                  <w:bCs/>
                  <w:sz w:val="21"/>
                  <w:szCs w:val="21"/>
                </w:rPr>
                <w:delText>Actual status</w:delText>
              </w:r>
            </w:del>
          </w:p>
        </w:tc>
      </w:tr>
      <w:tr w:rsidR="00F03A8D" w:rsidRPr="00F03A8D" w14:paraId="096434DF" w14:textId="77777777" w:rsidTr="00F03A8D">
        <w:trPr>
          <w:tblCellSpacing w:w="15" w:type="dxa"/>
          <w:del w:id="506" w:author="Claude" w:date="2026-09-30T15:00:00Z"/>
        </w:trPr>
        <w:tc>
          <w:tcPr>
            <w:tcW w:w="0" w:type="auto"/>
            <w:shd w:val="clear" w:color="auto" w:fill="EDEDED" w:themeFill="accent3" w:themeFillTint="33"/>
            <w:tcMar>
              <w:top w:w="90" w:type="dxa"/>
              <w:left w:w="90" w:type="dxa"/>
              <w:bottom w:w="90" w:type="dxa"/>
              <w:right w:w="90" w:type="dxa"/>
            </w:tcMar>
            <w:hideMark/>
          </w:tcPr>
          <w:p w14:paraId="20FEE0F9" w14:textId="77777777" w:rsidR="00F03A8D" w:rsidRPr="00F03A8D" w:rsidRDefault="00F03A8D" w:rsidP="00F03A8D">
            <w:pPr>
              <w:rPr>
                <w:rFonts w:ascii="Arial Narrow" w:hAnsi="Arial Narrow"/>
                <w:sz w:val="21"/>
                <w:szCs w:val="21"/>
              </w:rPr>
            </w:pPr>
            <w:del w:id="507" w:author="Claude" w:date="2026-09-30T15:00:00Z">
              <w:r>
                <w:rPr>
                  <w:rFonts w:ascii="Arial Narrow" w:hAnsi="Arial Narrow"/>
                  <w:sz w:val="21"/>
                  <w:szCs w:val="21"/>
                </w:rPr>
                <w:delText>B1 — Capital Bridge core</w:delText>
              </w:r>
            </w:del>
          </w:p>
        </w:tc>
        <w:tc>
          <w:tcPr>
            <w:tcW w:w="3969" w:type="dxa"/>
            <w:shd w:val="clear" w:color="auto" w:fill="EDEDED" w:themeFill="accent3" w:themeFillTint="33"/>
            <w:tcMar>
              <w:top w:w="90" w:type="dxa"/>
              <w:left w:w="90" w:type="dxa"/>
              <w:bottom w:w="90" w:type="dxa"/>
              <w:right w:w="90" w:type="dxa"/>
            </w:tcMar>
            <w:hideMark/>
          </w:tcPr>
          <w:p w14:paraId="6D096B50" w14:textId="77777777" w:rsidR="00F03A8D" w:rsidRPr="00F03A8D" w:rsidRDefault="00F03A8D" w:rsidP="00F03A8D">
            <w:pPr>
              <w:rPr>
                <w:rFonts w:ascii="Arial Narrow" w:hAnsi="Arial Narrow"/>
                <w:sz w:val="21"/>
                <w:szCs w:val="21"/>
              </w:rPr>
            </w:pPr>
            <w:del w:id="508" w:author="Claude" w:date="2026-09-30T15:00:00Z">
              <w:r>
                <w:rPr>
                  <w:rFonts w:ascii="Arial Narrow" w:hAnsi="Arial Narrow"/>
                  <w:sz w:val="21"/>
                  <w:szCs w:val="21"/>
                </w:rPr>
                <w:delText>DEVELOPMENT_PACKAGES, SPEND_WAVE, DRAWDOWN_SCHEDULE, blended_wacc, pre_cod_metrics, verification</w:delText>
              </w:r>
            </w:del>
          </w:p>
        </w:tc>
        <w:tc>
          <w:tcPr>
            <w:tcW w:w="4924" w:type="dxa"/>
            <w:shd w:val="clear" w:color="auto" w:fill="EDEDED" w:themeFill="accent3" w:themeFillTint="33"/>
            <w:tcMar>
              <w:top w:w="90" w:type="dxa"/>
              <w:left w:w="90" w:type="dxa"/>
              <w:bottom w:w="90" w:type="dxa"/>
              <w:right w:w="90" w:type="dxa"/>
            </w:tcMar>
            <w:hideMark/>
          </w:tcPr>
          <w:p w14:paraId="1D66BCC3" w14:textId="77777777" w:rsidR="00F03A8D" w:rsidRPr="00F03A8D" w:rsidRDefault="00F03A8D" w:rsidP="00F03A8D">
            <w:pPr>
              <w:rPr>
                <w:rFonts w:ascii="Arial Narrow" w:hAnsi="Arial Narrow"/>
                <w:sz w:val="21"/>
                <w:szCs w:val="21"/>
              </w:rPr>
            </w:pPr>
            <w:del w:id="509" w:author="Claude" w:date="2026-09-30T15:00:00Z">
              <w:r>
                <w:rPr>
                  <w:rFonts w:ascii="Arial Narrow" w:hAnsi="Arial Narrow"/>
                  <w:sz w:val="21"/>
                  <w:szCs w:val="21"/>
                </w:rPr>
                <w:delText>~85% done. dev_packages fully implemented (v4.1 schema). SPEND_WAVE and DRAWDOWN_SCHEDULE both built. WACC in capital_bridge.py. pre_cod_metrics and verification taxonomy complete. Remaining: FX handling fields.</w:delText>
              </w:r>
            </w:del>
          </w:p>
        </w:tc>
      </w:tr>
      <w:tr w:rsidR="00F03A8D" w:rsidRPr="00F03A8D" w14:paraId="37882D01" w14:textId="77777777" w:rsidTr="00F03A8D">
        <w:trPr>
          <w:tblCellSpacing w:w="15" w:type="dxa"/>
          <w:del w:id="510" w:author="Claude" w:date="2026-09-30T15:00:00Z"/>
        </w:trPr>
        <w:tc>
          <w:tcPr>
            <w:tcW w:w="0" w:type="auto"/>
            <w:shd w:val="clear" w:color="auto" w:fill="EDEDED" w:themeFill="accent3" w:themeFillTint="33"/>
            <w:tcMar>
              <w:top w:w="90" w:type="dxa"/>
              <w:left w:w="90" w:type="dxa"/>
              <w:bottom w:w="90" w:type="dxa"/>
              <w:right w:w="90" w:type="dxa"/>
            </w:tcMar>
            <w:hideMark/>
          </w:tcPr>
          <w:p w14:paraId="644D130B" w14:textId="77777777" w:rsidR="00F03A8D" w:rsidRPr="00F03A8D" w:rsidRDefault="00F03A8D" w:rsidP="00F03A8D">
            <w:pPr>
              <w:rPr>
                <w:rFonts w:ascii="Arial Narrow" w:hAnsi="Arial Narrow"/>
                <w:sz w:val="21"/>
                <w:szCs w:val="21"/>
              </w:rPr>
            </w:pPr>
            <w:del w:id="511" w:author="Claude" w:date="2026-09-30T15:00:00Z">
              <w:r>
                <w:rPr>
                  <w:rFonts w:ascii="Arial Narrow" w:hAnsi="Arial Narrow"/>
                  <w:sz w:val="21"/>
                  <w:szCs w:val="21"/>
                </w:rPr>
                <w:delText>B2 — DFI dashboard + adjacency</w:delText>
              </w:r>
            </w:del>
          </w:p>
        </w:tc>
        <w:tc>
          <w:tcPr>
            <w:tcW w:w="3969" w:type="dxa"/>
            <w:shd w:val="clear" w:color="auto" w:fill="EDEDED" w:themeFill="accent3" w:themeFillTint="33"/>
            <w:tcMar>
              <w:top w:w="90" w:type="dxa"/>
              <w:left w:w="90" w:type="dxa"/>
              <w:bottom w:w="90" w:type="dxa"/>
              <w:right w:w="90" w:type="dxa"/>
            </w:tcMar>
            <w:hideMark/>
          </w:tcPr>
          <w:p w14:paraId="7BE08A7F" w14:textId="77777777" w:rsidR="00F03A8D" w:rsidRPr="00F03A8D" w:rsidRDefault="00F03A8D" w:rsidP="00F03A8D">
            <w:pPr>
              <w:rPr>
                <w:rFonts w:ascii="Arial Narrow" w:hAnsi="Arial Narrow"/>
                <w:sz w:val="21"/>
                <w:szCs w:val="21"/>
              </w:rPr>
            </w:pPr>
            <w:del w:id="512" w:author="Claude" w:date="2026-09-30T15:00:00Z">
              <w:r>
                <w:rPr>
                  <w:rFonts w:ascii="Arial Narrow" w:hAnsi="Arial Narrow"/>
                  <w:sz w:val="21"/>
                  <w:szCs w:val="21"/>
                </w:rPr>
                <w:delText>DFI_CRITERIA, additionality, adjacency, DFI sub-persona, FX</w:delText>
              </w:r>
            </w:del>
          </w:p>
        </w:tc>
        <w:tc>
          <w:tcPr>
            <w:tcW w:w="4924" w:type="dxa"/>
            <w:shd w:val="clear" w:color="auto" w:fill="EDEDED" w:themeFill="accent3" w:themeFillTint="33"/>
            <w:tcMar>
              <w:top w:w="90" w:type="dxa"/>
              <w:left w:w="90" w:type="dxa"/>
              <w:bottom w:w="90" w:type="dxa"/>
              <w:right w:w="90" w:type="dxa"/>
            </w:tcMar>
            <w:hideMark/>
          </w:tcPr>
          <w:p w14:paraId="702E33DA" w14:textId="77777777" w:rsidR="00F03A8D" w:rsidRPr="00F03A8D" w:rsidRDefault="00F03A8D" w:rsidP="00F03A8D">
            <w:pPr>
              <w:rPr>
                <w:rFonts w:ascii="Arial Narrow" w:hAnsi="Arial Narrow"/>
                <w:sz w:val="21"/>
                <w:szCs w:val="21"/>
              </w:rPr>
            </w:pPr>
            <w:del w:id="513" w:author="Claude" w:date="2026-09-30T15:00:00Z">
              <w:r>
                <w:rPr>
                  <w:rFonts w:ascii="Arial Narrow" w:hAnsi="Arial Narrow"/>
                  <w:sz w:val="21"/>
                  <w:szCs w:val="21"/>
                </w:rPr>
                <w:delText>~80% done. Additionality built. Adjacency backend complete (nightly computation + cache + benchmark endpoint). DFI_CRITERIA built with seed data. ABAC has DFI_CONCESSIONAL + ECA personas. Remaining: DFI dashboard frontend, FX handling.</w:delText>
              </w:r>
            </w:del>
          </w:p>
        </w:tc>
      </w:tr>
      <w:tr w:rsidR="00F03A8D" w:rsidRPr="00F03A8D" w14:paraId="78A1FB58" w14:textId="77777777" w:rsidTr="00F03A8D">
        <w:trPr>
          <w:tblCellSpacing w:w="15" w:type="dxa"/>
          <w:del w:id="514" w:author="Claude" w:date="2026-09-30T15:00:00Z"/>
        </w:trPr>
        <w:tc>
          <w:tcPr>
            <w:tcW w:w="0" w:type="auto"/>
            <w:shd w:val="clear" w:color="auto" w:fill="EDEDED" w:themeFill="accent3" w:themeFillTint="33"/>
            <w:tcMar>
              <w:top w:w="90" w:type="dxa"/>
              <w:left w:w="90" w:type="dxa"/>
              <w:bottom w:w="90" w:type="dxa"/>
              <w:right w:w="90" w:type="dxa"/>
            </w:tcMar>
            <w:hideMark/>
          </w:tcPr>
          <w:p w14:paraId="7E334E1C" w14:textId="77777777" w:rsidR="00F03A8D" w:rsidRPr="00F03A8D" w:rsidRDefault="00F03A8D" w:rsidP="00F03A8D">
            <w:pPr>
              <w:rPr>
                <w:rFonts w:ascii="Arial Narrow" w:hAnsi="Arial Narrow"/>
                <w:sz w:val="21"/>
                <w:szCs w:val="21"/>
              </w:rPr>
            </w:pPr>
            <w:del w:id="515" w:author="Claude" w:date="2026-09-30T15:00:00Z">
              <w:r>
                <w:rPr>
                  <w:rFonts w:ascii="Arial Narrow" w:hAnsi="Arial Narrow"/>
                  <w:sz w:val="21"/>
                  <w:szCs w:val="21"/>
                </w:rPr>
                <w:delText>B3 — Tokenisation + lineage</w:delText>
              </w:r>
            </w:del>
          </w:p>
        </w:tc>
        <w:tc>
          <w:tcPr>
            <w:tcW w:w="3969" w:type="dxa"/>
            <w:shd w:val="clear" w:color="auto" w:fill="EDEDED" w:themeFill="accent3" w:themeFillTint="33"/>
            <w:tcMar>
              <w:top w:w="90" w:type="dxa"/>
              <w:left w:w="90" w:type="dxa"/>
              <w:bottom w:w="90" w:type="dxa"/>
              <w:right w:w="90" w:type="dxa"/>
            </w:tcMar>
            <w:hideMark/>
          </w:tcPr>
          <w:p w14:paraId="114884B5" w14:textId="77777777" w:rsidR="00F03A8D" w:rsidRPr="00F03A8D" w:rsidRDefault="00F03A8D" w:rsidP="00F03A8D">
            <w:pPr>
              <w:rPr>
                <w:rFonts w:ascii="Arial Narrow" w:hAnsi="Arial Narrow"/>
                <w:sz w:val="21"/>
                <w:szCs w:val="21"/>
              </w:rPr>
            </w:pPr>
            <w:del w:id="516" w:author="Claude" w:date="2026-09-30T15:00:00Z">
              <w:r>
                <w:rPr>
                  <w:rFonts w:ascii="Arial Narrow" w:hAnsi="Arial Narrow"/>
                  <w:sz w:val="21"/>
                  <w:szCs w:val="21"/>
                </w:rPr>
                <w:delText>TOKEN extended schema, mass-balance, lineage.py, LineageTrail, Production Profile Handoff</w:delText>
              </w:r>
            </w:del>
          </w:p>
        </w:tc>
        <w:tc>
          <w:tcPr>
            <w:tcW w:w="4924" w:type="dxa"/>
            <w:shd w:val="clear" w:color="auto" w:fill="EDEDED" w:themeFill="accent3" w:themeFillTint="33"/>
            <w:tcMar>
              <w:top w:w="90" w:type="dxa"/>
              <w:left w:w="90" w:type="dxa"/>
              <w:bottom w:w="90" w:type="dxa"/>
              <w:right w:w="90" w:type="dxa"/>
            </w:tcMar>
            <w:hideMark/>
          </w:tcPr>
          <w:p w14:paraId="2617C309" w14:textId="77777777" w:rsidR="00F03A8D" w:rsidRPr="00F03A8D" w:rsidRDefault="00F03A8D" w:rsidP="00F03A8D">
            <w:pPr>
              <w:rPr>
                <w:rFonts w:ascii="Arial Narrow" w:hAnsi="Arial Narrow"/>
                <w:sz w:val="21"/>
                <w:szCs w:val="21"/>
              </w:rPr>
            </w:pPr>
            <w:del w:id="517" w:author="Claude" w:date="2026-09-30T15:00:00Z">
              <w:r>
                <w:rPr>
                  <w:rFonts w:ascii="Arial Narrow" w:hAnsi="Arial Narrow"/>
                  <w:sz w:val="21"/>
                  <w:szCs w:val="21"/>
                </w:rPr>
                <w:delText>~80% done. Token schema fully extended (lifecycle, provenance hash, RFNBO fields). Mass-balance lot ledger built with exhaustion guard. Lineage backend complete (8-source DB fan-out). LineageTrail fed with real data. Remaining: Production Profile Handoff integration.</w:delText>
              </w:r>
            </w:del>
          </w:p>
        </w:tc>
      </w:tr>
      <w:tr w:rsidR="00F03A8D" w:rsidRPr="00F03A8D" w14:paraId="14B361A1" w14:textId="77777777" w:rsidTr="00F03A8D">
        <w:trPr>
          <w:tblCellSpacing w:w="15" w:type="dxa"/>
          <w:del w:id="518" w:author="Claude" w:date="2026-09-30T15:00:00Z"/>
        </w:trPr>
        <w:tc>
          <w:tcPr>
            <w:tcW w:w="0" w:type="auto"/>
            <w:shd w:val="clear" w:color="auto" w:fill="EDEDED" w:themeFill="accent3" w:themeFillTint="33"/>
            <w:tcMar>
              <w:top w:w="90" w:type="dxa"/>
              <w:left w:w="90" w:type="dxa"/>
              <w:bottom w:w="90" w:type="dxa"/>
              <w:right w:w="90" w:type="dxa"/>
            </w:tcMar>
            <w:hideMark/>
          </w:tcPr>
          <w:p w14:paraId="79345F51" w14:textId="77777777" w:rsidR="00F03A8D" w:rsidRPr="00F03A8D" w:rsidRDefault="00F03A8D" w:rsidP="00F03A8D">
            <w:pPr>
              <w:rPr>
                <w:rFonts w:ascii="Arial Narrow" w:hAnsi="Arial Narrow"/>
                <w:sz w:val="21"/>
                <w:szCs w:val="21"/>
              </w:rPr>
            </w:pPr>
            <w:del w:id="519" w:author="Claude" w:date="2026-09-30T15:00:00Z">
              <w:r>
                <w:rPr>
                  <w:rFonts w:ascii="Arial Narrow" w:hAnsi="Arial Narrow"/>
                  <w:sz w:val="21"/>
                  <w:szCs w:val="21"/>
                </w:rPr>
                <w:delText>B4 — Sovereign + trading polish</w:delText>
              </w:r>
            </w:del>
          </w:p>
        </w:tc>
        <w:tc>
          <w:tcPr>
            <w:tcW w:w="3969" w:type="dxa"/>
            <w:shd w:val="clear" w:color="auto" w:fill="EDEDED" w:themeFill="accent3" w:themeFillTint="33"/>
            <w:tcMar>
              <w:top w:w="90" w:type="dxa"/>
              <w:left w:w="90" w:type="dxa"/>
              <w:bottom w:w="90" w:type="dxa"/>
              <w:right w:w="90" w:type="dxa"/>
            </w:tcMar>
            <w:hideMark/>
          </w:tcPr>
          <w:p w14:paraId="6939AC78" w14:textId="77777777" w:rsidR="00F03A8D" w:rsidRPr="00F03A8D" w:rsidRDefault="00F03A8D" w:rsidP="00F03A8D">
            <w:pPr>
              <w:rPr>
                <w:rFonts w:ascii="Arial Narrow" w:hAnsi="Arial Narrow"/>
                <w:sz w:val="21"/>
                <w:szCs w:val="21"/>
              </w:rPr>
            </w:pPr>
            <w:del w:id="520" w:author="Claude" w:date="2026-09-30T15:00:00Z">
              <w:r>
                <w:rPr>
                  <w:rFonts w:ascii="Arial Narrow" w:hAnsi="Arial Narrow"/>
                  <w:sz w:val="21"/>
                  <w:szCs w:val="21"/>
                </w:rPr>
                <w:delText>SOVEREIGN_ESG pathway, debt-for-nature, ESG-tier matching, Element-Matrix</w:delText>
              </w:r>
            </w:del>
          </w:p>
        </w:tc>
        <w:tc>
          <w:tcPr>
            <w:tcW w:w="4924" w:type="dxa"/>
            <w:shd w:val="clear" w:color="auto" w:fill="EDEDED" w:themeFill="accent3" w:themeFillTint="33"/>
            <w:tcMar>
              <w:top w:w="90" w:type="dxa"/>
              <w:left w:w="90" w:type="dxa"/>
              <w:bottom w:w="90" w:type="dxa"/>
              <w:right w:w="90" w:type="dxa"/>
            </w:tcMar>
            <w:hideMark/>
          </w:tcPr>
          <w:p w14:paraId="649A7625" w14:textId="77777777" w:rsidR="00F03A8D" w:rsidRPr="00F03A8D" w:rsidRDefault="00F03A8D" w:rsidP="00F03A8D">
            <w:pPr>
              <w:rPr>
                <w:rFonts w:ascii="Arial Narrow" w:hAnsi="Arial Narrow"/>
                <w:sz w:val="21"/>
                <w:szCs w:val="21"/>
              </w:rPr>
            </w:pPr>
            <w:del w:id="521" w:author="Claude" w:date="2026-09-30T15:00:00Z">
              <w:r>
                <w:rPr>
                  <w:rFonts w:ascii="Arial Narrow" w:hAnsi="Arial Narrow"/>
                  <w:sz w:val="21"/>
                  <w:szCs w:val="21"/>
                </w:rPr>
                <w:delText>~65% done. Sovereign instruments and carbon attribution built. ESG-tier matching in marketplace/matching. Settlement events with Matrix thread hash-linking. Element-Matrix bidirectional linking. Remaining: full SOVEREIGN_ESG pathway in decision_twin, debt-for-nature deep integration.</w:delText>
              </w:r>
            </w:del>
          </w:p>
        </w:tc>
      </w:tr>
    </w:tbl>
    <w:p w14:paraId="40B51E74" w14:textId="77777777" w:rsidR="00F03A8D" w:rsidRPr="00F03A8D" w:rsidRDefault="00F03A8D" w:rsidP="00F03A8D">
      <w:pPr>
        <w:rPr>
          <w:del w:id="522" w:author="Claude" w:date="2026-09-30T15:00:00Z"/>
        </w:rPr>
      </w:pPr>
    </w:p>
    <w:p w14:paraId="7F5E0E1F" w14:textId="77777777" w:rsidR="00F03A8D" w:rsidRDefault="00F03A8D" w:rsidP="00F03A8D">
      <w:pPr>
        <w:rPr>
          <w:del w:id="523" w:author="Claude" w:date="2026-09-30T15:00:00Z"/>
        </w:rPr>
      </w:pPr>
    </w:p>
    <w:p w14:paraId="5650AE20" w14:textId="77777777" w:rsidR="00F03A8D" w:rsidRDefault="00F03A8D" w:rsidP="0064132A">
      <w:pPr>
        <w:rPr>
          <w:del w:id="524" w:author="Claude" w:date="2026-09-30T15:00:00Z"/>
        </w:rPr>
      </w:pPr>
    </w:p>
    <w:p w14:paraId="7034ECFF" w14:textId="77777777" w:rsidR="00F03A8D" w:rsidRPr="00F03A8D" w:rsidRDefault="00F03A8D" w:rsidP="00F03A8D">
      <w:pPr>
        <w:pStyle w:val="Heading4"/>
        <w:rPr>
          <w:del w:id="525" w:author="Claude" w:date="2026-09-30T15:00:00Z"/>
        </w:rPr>
      </w:pPr>
      <w:bookmarkStart w:id="526" w:name="_Toc241592258"/>
      <w:del w:id="527" w:author="Claude" w:date="2026-09-30T15:00:00Z">
        <w:r>
          <w:delText>8. Key Doctrinal Discrepancies</w:delText>
        </w:r>
        <w:bookmarkEnd w:id="526"/>
      </w:del>
    </w:p>
    <w:p w14:paraId="3974D7A4" w14:textId="77777777" w:rsidR="00F03A8D" w:rsidRPr="00F03A8D" w:rsidRDefault="00F03A8D">
      <w:pPr>
        <w:numPr>
          <w:ilvl w:val="0"/>
          <w:numId w:val="10"/>
        </w:numPr>
        <w:rPr>
          <w:del w:id="528" w:author="Claude" w:date="2026-09-30T15:00:00Z"/>
        </w:rPr>
      </w:pPr>
      <w:del w:id="529" w:author="Claude" w:date="2026-09-30T15:00:00Z">
        <w:r>
          <w:delText>WACC computation location: Doc says cfads.py in gex_pf_engine; actually in capital_bridge.py in the main backend.</w:delText>
        </w:r>
      </w:del>
    </w:p>
    <w:p w14:paraId="528182B9" w14:textId="77777777" w:rsidR="00F03A8D" w:rsidRPr="00F03A8D" w:rsidRDefault="00F03A8D">
      <w:pPr>
        <w:numPr>
          <w:ilvl w:val="0"/>
          <w:numId w:val="10"/>
        </w:numPr>
        <w:rPr>
          <w:del w:id="530" w:author="Claude" w:date="2026-09-30T15:00:00Z"/>
        </w:rPr>
      </w:pPr>
      <w:del w:id="531" w:author="Claude" w:date="2026-09-30T15:00:00Z">
        <w:r>
          <w:delText>Pre-COD metrics location: Doc says </w:delText>
        </w:r>
        <w:r>
          <w:rPr>
            <w:color w:val="00B0F0"/>
          </w:rPr>
          <w:delText>gex_pf_engine/core/pre_cod_metrics.py</w:delText>
        </w:r>
        <w:r>
          <w:delText xml:space="preserve">; </w:delText>
        </w:r>
        <w:r>
          <w:rPr>
            <w:color w:val="00B0F0"/>
          </w:rPr>
          <w:delText>actually backend/app/api/v1/pre_cod_metrics.py</w:delText>
        </w:r>
        <w:r>
          <w:delText>.</w:delText>
        </w:r>
      </w:del>
    </w:p>
    <w:p w14:paraId="4D80CC5F" w14:textId="77777777" w:rsidR="00F03A8D" w:rsidRPr="00F03A8D" w:rsidRDefault="00F03A8D">
      <w:pPr>
        <w:numPr>
          <w:ilvl w:val="0"/>
          <w:numId w:val="10"/>
        </w:numPr>
        <w:rPr>
          <w:del w:id="532" w:author="Claude" w:date="2026-09-30T15:00:00Z"/>
        </w:rPr>
      </w:pPr>
      <w:del w:id="533" w:author="Claude" w:date="2026-09-30T15:00:00Z">
        <w:r>
          <w:delText>Bankability decomposed: RESOLVED in v4.2. Backend now serves 5 decomposed certainty dimensions (COST/REVENUE/CERTIFICATION/EXECUTION/COUNTERPARTY). DecomposedCertaintyStack frontend fed with real data.</w:delText>
        </w:r>
      </w:del>
    </w:p>
    <w:p w14:paraId="612D3832" w14:textId="77777777" w:rsidR="00F03A8D" w:rsidRPr="00F03A8D" w:rsidRDefault="00F03A8D">
      <w:pPr>
        <w:numPr>
          <w:ilvl w:val="0"/>
          <w:numId w:val="10"/>
        </w:numPr>
        <w:rPr>
          <w:del w:id="534" w:author="Claude" w:date="2026-09-30T15:00:00Z"/>
        </w:rPr>
      </w:pPr>
      <w:del w:id="535" w:author="Claude" w:date="2026-09-30T15:00:00Z">
        <w:r>
          <w:lastRenderedPageBreak/>
          <w:delText>Equity-first-loss invariant: RESOLVED in v4.2. spend_wave.py enforces the invariant (no senior debt pre-FID) as part of annual capital layer validation.</w:delText>
        </w:r>
      </w:del>
    </w:p>
    <w:p w14:paraId="1ED1AE48" w14:textId="77777777" w:rsidR="00F03A8D" w:rsidRPr="00F03A8D" w:rsidRDefault="00F03A8D">
      <w:pPr>
        <w:numPr>
          <w:ilvl w:val="0"/>
          <w:numId w:val="10"/>
        </w:numPr>
        <w:rPr>
          <w:del w:id="536" w:author="Claude" w:date="2026-09-30T15:00:00Z"/>
        </w:rPr>
      </w:pPr>
      <w:del w:id="537" w:author="Claude" w:date="2026-09-30T15:00:00Z">
        <w:r>
          <w:delText>Adjacency Doctrine: RESOLVED in v4.2. adjacency.py implements proximity matrix, density score, nightly cohort benchmark computation. GET /benchmark endpoint feeds AdjacencyCard with real data (cache + fallback).</w:delText>
        </w:r>
      </w:del>
    </w:p>
    <w:p w14:paraId="6D17CB02" w14:textId="77777777" w:rsidR="00F03A8D" w:rsidRPr="00F03A8D" w:rsidRDefault="00F03A8D">
      <w:pPr>
        <w:numPr>
          <w:ilvl w:val="0"/>
          <w:numId w:val="10"/>
        </w:numPr>
        <w:rPr>
          <w:del w:id="538" w:author="Claude" w:date="2026-09-30T15:00:00Z"/>
        </w:rPr>
      </w:pPr>
      <w:del w:id="539" w:author="Claude" w:date="2026-09-30T15:00:00Z">
        <w:r>
          <w:delText>Token schema: RESOLVED in v4.2. Full v4.0 schema: lifecycle_state enum, mass_balance_lot_id, provenance_hash (SHA-256), carbon_intensity, production_window (RFNBO temporal). mass_balance.py provides lot-level double-counting prevention.</w:delText>
        </w:r>
      </w:del>
    </w:p>
    <w:p w14:paraId="44D3F72C" w14:textId="77777777" w:rsidR="00F03A8D" w:rsidRDefault="00F03A8D" w:rsidP="0064132A">
      <w:pPr>
        <w:rPr>
          <w:del w:id="540" w:author="Claude" w:date="2026-09-30T15:00:00Z"/>
        </w:rPr>
      </w:pPr>
    </w:p>
    <w:p w14:paraId="12BE3F1C" w14:textId="77777777" w:rsidR="00F03A8D" w:rsidRPr="00F03A8D" w:rsidRDefault="00F03A8D" w:rsidP="00F03A8D">
      <w:pPr>
        <w:pStyle w:val="Heading4"/>
        <w:rPr>
          <w:del w:id="541" w:author="Claude" w:date="2026-09-30T15:00:00Z"/>
        </w:rPr>
      </w:pPr>
      <w:bookmarkStart w:id="542" w:name="_Toc241592259"/>
      <w:del w:id="543" w:author="Claude" w:date="2026-09-30T15:00:00Z">
        <w:r>
          <w:delText>Bottom Line</w:delText>
        </w:r>
        <w:bookmarkEnd w:id="542"/>
      </w:del>
    </w:p>
    <w:p w14:paraId="2787CCC5" w14:textId="77777777" w:rsidR="00F03A8D" w:rsidRPr="00F03A8D" w:rsidRDefault="00F03A8D" w:rsidP="00F03A8D">
      <w:pPr>
        <w:rPr>
          <w:del w:id="544" w:author="Claude" w:date="2026-09-30T15:00:00Z"/>
        </w:rPr>
      </w:pPr>
      <w:del w:id="545" w:author="Claude" w:date="2026-09-30T15:00:00Z">
        <w:r>
          <w:delText>As of v4.2 (May 14, 2026), the codebase implements approximately 90% of the documented specification. All 9 previously missing backend entities are built. All 5 gex_pf_engine core modules now have FX handling, multi-currency support, BPI/DFC providers, cash sweep mechanisms, weighted proximity, and batch computation. Decision Twin covers 8 certification schemes including SOVEREIGN_ESG with debt-for-nature integration. The 7 frontend primitives (Appendix E) are fully connected to live backend data. ABAC covers all 15 actor types. Key remaining gaps: PostgreSQL migrations (using SQLite for dev), full gex_pf_engine WACC/CFADS live integration via microservice call (lineage uses capital_bridge table), real-time price feed integration.</w:delText>
        </w:r>
      </w:del>
    </w:p>
    <w:p w14:paraId="1FC772DE" w14:textId="77777777" w:rsidR="00F03A8D" w:rsidRDefault="003B6AA0" w:rsidP="0000085A">
      <w:pPr>
        <w:pStyle w:val="Heading1"/>
      </w:pPr>
      <w:bookmarkStart w:id="546" w:name="_Toc241592260"/>
      <w:r>
        <w:t>Appendix F   Navigation &amp; Action-Routing  [NEW v4.3]</w:t>
      </w:r>
      <w:bookmarkEnd w:id="546"/>
    </w:p>
    <w:p w14:paraId="418E6532" w14:textId="77777777" w:rsidR="00F03A8D" w:rsidRDefault="003B6AA0">
      <w:pPr>
        <w:spacing w:before="60" w:after="100"/>
      </w:pPr>
      <w:r>
        <w:rPr>
          <w:color w:val="1A2332"/>
          <w:sz w:val="20"/>
          <w:szCs w:val="20"/>
        </w:rPr>
        <w:t>Navigation and action-routing are specified canonically in docs/menu-architecture-map.md (v6.1+, generated from frontend/src/config/menuArchitecture.ts). §11 of that document defines the Action Route Resolver (role + gate + phase + permission + lock → allowed / locked / forbidden) and the F2–F5 routing failure modes; §9 covers CTRM completeness. This operating-architecture document does not restate them — the map is the single source of truth for navigation. Open gap recorded there: no route yet for the §4.8 cost-basis flow or §4.9 process function.</w:t>
      </w:r>
    </w:p>
    <w:p w14:paraId="0ECD11FF" w14:textId="77777777" w:rsidR="00F03A8D" w:rsidRDefault="00F03A8D" w:rsidP="0064132A"/>
    <w:p w14:paraId="1F76197D" w14:textId="781BF9DB" w:rsidR="00E10C75" w:rsidRDefault="00E10C75" w:rsidP="0064132A">
      <w:r>
        <w:t>29 july 2026 question to Claude related to the front office</w:t>
      </w:r>
    </w:p>
    <w:p w14:paraId="030AFF51" w14:textId="77777777" w:rsidR="00E10C75" w:rsidRDefault="00E10C75" w:rsidP="0064132A"/>
    <w:p w14:paraId="6F2A3F52" w14:textId="77777777" w:rsidR="00E10C75" w:rsidRDefault="00E10C75" w:rsidP="00E10C75">
      <w:pPr>
        <w:pStyle w:val="Table-Code"/>
        <w:ind w:right="1382"/>
      </w:pPr>
      <w:r>
        <w:t xml:space="preserve">Context </w:t>
      </w:r>
    </w:p>
    <w:p w14:paraId="2E45B9AE" w14:textId="77777777" w:rsidR="00E10C75" w:rsidRDefault="00E10C75" w:rsidP="00E10C75">
      <w:pPr>
        <w:pStyle w:val="Table-Code"/>
        <w:ind w:right="1382"/>
      </w:pPr>
      <w:r>
        <w:t xml:space="preserve">You are familiar with the current GEX SaaS platform, a B2B orchestration platform for green-fuel projects and transactions. GEX connects project development, commercial contracting, project finance, certification, evidence governance and marketplace activity. </w:t>
      </w:r>
    </w:p>
    <w:p w14:paraId="1180E341" w14:textId="77777777" w:rsidR="00E10C75" w:rsidRDefault="00E10C75" w:rsidP="00E10C75">
      <w:pPr>
        <w:pStyle w:val="Table-Code"/>
        <w:ind w:right="1382"/>
      </w:pPr>
    </w:p>
    <w:p w14:paraId="0D3EC412" w14:textId="77777777" w:rsidR="00E10C75" w:rsidRDefault="00E10C75" w:rsidP="00E10C75">
      <w:pPr>
        <w:pStyle w:val="Table-Code"/>
        <w:ind w:right="1382"/>
      </w:pPr>
      <w:r>
        <w:t xml:space="preserve">GEX is not merely a trading marketplace. Its intended value is to help participants move a green-fuel project or transaction from opportunity identification through qualification, contracting, financing, verification and execution, while maintaining separate permissions, confidentiality, authority and accountability. </w:t>
      </w:r>
    </w:p>
    <w:p w14:paraId="00B00989" w14:textId="77777777" w:rsidR="00E10C75" w:rsidRDefault="00E10C75" w:rsidP="00E10C75">
      <w:pPr>
        <w:pStyle w:val="Table-Code"/>
        <w:ind w:right="1382"/>
      </w:pPr>
    </w:p>
    <w:p w14:paraId="30978AB5" w14:textId="67855238" w:rsidR="00E10C75" w:rsidRDefault="00E10C75" w:rsidP="00E10C75">
      <w:pPr>
        <w:pStyle w:val="Table-Code"/>
        <w:ind w:right="1382"/>
      </w:pPr>
      <w:r>
        <w:t xml:space="preserve">Use the attached: </w:t>
      </w:r>
    </w:p>
    <w:p w14:paraId="61467863" w14:textId="77777777" w:rsidR="00E10C75" w:rsidRDefault="00E10C75" w:rsidP="00E10C75">
      <w:pPr>
        <w:pStyle w:val="Table-Code"/>
        <w:ind w:right="1382"/>
      </w:pPr>
    </w:p>
    <w:p w14:paraId="5A2166B4" w14:textId="77777777" w:rsidR="00E10C75" w:rsidRDefault="00E10C75" w:rsidP="00E10C75">
      <w:pPr>
        <w:pStyle w:val="Table-Code"/>
        <w:ind w:right="1382"/>
      </w:pPr>
      <w:r>
        <w:t xml:space="preserve">Current menu hierarchy and route structure </w:t>
      </w:r>
    </w:p>
    <w:p w14:paraId="6A8B6D67" w14:textId="77777777" w:rsidR="00E10C75" w:rsidRDefault="00E10C75" w:rsidP="00E10C75">
      <w:pPr>
        <w:pStyle w:val="Table-Code"/>
        <w:ind w:right="1382"/>
      </w:pPr>
      <w:r>
        <w:t xml:space="preserve">Screenshots or screen inventory </w:t>
      </w:r>
    </w:p>
    <w:p w14:paraId="13D9907C" w14:textId="77777777" w:rsidR="00E10C75" w:rsidRDefault="00E10C75" w:rsidP="00E10C75">
      <w:pPr>
        <w:pStyle w:val="Table-Code"/>
        <w:ind w:right="1382"/>
      </w:pPr>
      <w:r>
        <w:t xml:space="preserve">Current role and permission matrix </w:t>
      </w:r>
    </w:p>
    <w:p w14:paraId="3FE2CEC2" w14:textId="77777777" w:rsidR="00E10C75" w:rsidRDefault="00E10C75" w:rsidP="00E10C75">
      <w:pPr>
        <w:pStyle w:val="Table-Code"/>
        <w:ind w:right="1382"/>
      </w:pPr>
      <w:r>
        <w:t xml:space="preserve">Description of implemented versus planned functionality </w:t>
      </w:r>
    </w:p>
    <w:p w14:paraId="1D1A1ED0" w14:textId="1C889C59" w:rsidR="00E10C75" w:rsidRDefault="00E10C75" w:rsidP="00E10C75">
      <w:pPr>
        <w:pStyle w:val="Table-Code"/>
        <w:ind w:right="1382"/>
      </w:pPr>
      <w:r>
        <w:t xml:space="preserve">Critical rule: Before beginning the full analysis, if any of the attached materials are unclear, contradictory, or insufficient for a given counterparty or screen, explicitly state your clarifying questions upfront rather than making assumptions. Do not proceed with an analysis on a component until you have clearly identified what is missing. </w:t>
      </w:r>
    </w:p>
    <w:p w14:paraId="01C296AB" w14:textId="77777777" w:rsidR="00E10C75" w:rsidRDefault="00E10C75" w:rsidP="00E10C75">
      <w:pPr>
        <w:pStyle w:val="Table-Code"/>
        <w:ind w:right="1382"/>
      </w:pPr>
    </w:p>
    <w:p w14:paraId="1EBF170D" w14:textId="77777777" w:rsidR="00E10C75" w:rsidRDefault="00E10C75" w:rsidP="00E10C75">
      <w:pPr>
        <w:pStyle w:val="Table-Code"/>
        <w:ind w:right="1382"/>
      </w:pPr>
      <w:r>
        <w:t xml:space="preserve">Do not assume that a visible feature is operational. Clearly distinguish: </w:t>
      </w:r>
    </w:p>
    <w:p w14:paraId="7CE3B523" w14:textId="77777777" w:rsidR="00E10C75" w:rsidRDefault="00E10C75" w:rsidP="00E10C75">
      <w:pPr>
        <w:pStyle w:val="Table-Code"/>
        <w:ind w:right="1382"/>
      </w:pPr>
    </w:p>
    <w:p w14:paraId="0117DCFF" w14:textId="77777777" w:rsidR="00E10C75" w:rsidRDefault="00E10C75" w:rsidP="00E10C75">
      <w:pPr>
        <w:pStyle w:val="Table-Code"/>
        <w:ind w:right="1382"/>
      </w:pPr>
      <w:r>
        <w:t xml:space="preserve">Observed current functionality </w:t>
      </w:r>
    </w:p>
    <w:p w14:paraId="282EEB50" w14:textId="77777777" w:rsidR="00E10C75" w:rsidRDefault="00E10C75" w:rsidP="00E10C75">
      <w:pPr>
        <w:pStyle w:val="Table-Code"/>
        <w:ind w:right="1382"/>
      </w:pPr>
      <w:r>
        <w:t xml:space="preserve">Reasonable inference </w:t>
      </w:r>
    </w:p>
    <w:p w14:paraId="2789C973" w14:textId="77777777" w:rsidR="00E10C75" w:rsidRDefault="00E10C75" w:rsidP="00E10C75">
      <w:pPr>
        <w:pStyle w:val="Table-Code"/>
        <w:ind w:right="1382"/>
      </w:pPr>
      <w:r>
        <w:t xml:space="preserve">Missing information </w:t>
      </w:r>
    </w:p>
    <w:p w14:paraId="26E24B39" w14:textId="77777777" w:rsidR="00E10C75" w:rsidRDefault="00E10C75" w:rsidP="00E10C75">
      <w:pPr>
        <w:pStyle w:val="Table-Code"/>
        <w:ind w:right="1382"/>
      </w:pPr>
      <w:r>
        <w:t xml:space="preserve">Recommended future functionality </w:t>
      </w:r>
    </w:p>
    <w:p w14:paraId="2C5808B5" w14:textId="77777777" w:rsidR="00E10C75" w:rsidRDefault="00E10C75" w:rsidP="00E10C75">
      <w:pPr>
        <w:pStyle w:val="Table-Code"/>
        <w:ind w:right="1382"/>
      </w:pPr>
      <w:r>
        <w:t xml:space="preserve">Where a specific screen flow, click-path, or step sequence is not explicitly provided in the attachments, mark that segment as "Insufficient data" rather than attempting to reconstruct the flow from context. </w:t>
      </w:r>
    </w:p>
    <w:p w14:paraId="2A89453A" w14:textId="77777777" w:rsidR="00E10C75" w:rsidRDefault="00E10C75" w:rsidP="00E10C75">
      <w:pPr>
        <w:pStyle w:val="Table-Code"/>
        <w:ind w:right="1382"/>
      </w:pPr>
    </w:p>
    <w:p w14:paraId="5937B95B" w14:textId="77777777" w:rsidR="00E10C75" w:rsidRDefault="00E10C75" w:rsidP="00E10C75">
      <w:pPr>
        <w:pStyle w:val="Table-Code"/>
        <w:ind w:right="1382"/>
      </w:pPr>
      <w:r>
        <w:t xml:space="preserve">Counterparties </w:t>
      </w:r>
    </w:p>
    <w:p w14:paraId="1AE486B6" w14:textId="77777777" w:rsidR="00E10C75" w:rsidRDefault="00E10C75" w:rsidP="00E10C75">
      <w:pPr>
        <w:pStyle w:val="Table-Code"/>
        <w:ind w:right="1382"/>
      </w:pPr>
    </w:p>
    <w:p w14:paraId="3689FD6D" w14:textId="77777777" w:rsidR="00E10C75" w:rsidRDefault="00E10C75" w:rsidP="00E10C75">
      <w:pPr>
        <w:pStyle w:val="Table-Code"/>
        <w:ind w:right="1382"/>
      </w:pPr>
      <w:r>
        <w:t xml:space="preserve">Analyse these specific counterparties: </w:t>
      </w:r>
    </w:p>
    <w:p w14:paraId="3C9EEBB5" w14:textId="77777777" w:rsidR="00E10C75" w:rsidRDefault="00E10C75" w:rsidP="00E10C75">
      <w:pPr>
        <w:pStyle w:val="Table-Code"/>
        <w:ind w:right="1382"/>
      </w:pPr>
      <w:r>
        <w:t xml:space="preserve">Producers </w:t>
      </w:r>
    </w:p>
    <w:p w14:paraId="2923CE0C" w14:textId="77777777" w:rsidR="00E10C75" w:rsidRDefault="00E10C75" w:rsidP="00E10C75">
      <w:pPr>
        <w:pStyle w:val="Table-Code"/>
        <w:ind w:right="1382"/>
      </w:pPr>
      <w:r>
        <w:t xml:space="preserve">Prosumers </w:t>
      </w:r>
    </w:p>
    <w:p w14:paraId="08159B09" w14:textId="77777777" w:rsidR="00E10C75" w:rsidRDefault="00E10C75" w:rsidP="00E10C75">
      <w:pPr>
        <w:pStyle w:val="Table-Code"/>
        <w:ind w:right="1382"/>
      </w:pPr>
      <w:r>
        <w:lastRenderedPageBreak/>
        <w:t xml:space="preserve">Offtakers </w:t>
      </w:r>
    </w:p>
    <w:p w14:paraId="50BE5B71" w14:textId="77777777" w:rsidR="00E10C75" w:rsidRDefault="00E10C75" w:rsidP="00E10C75">
      <w:pPr>
        <w:pStyle w:val="Table-Code"/>
        <w:ind w:right="1382"/>
      </w:pPr>
      <w:r>
        <w:t xml:space="preserve">Shippers and logistics providers </w:t>
      </w:r>
    </w:p>
    <w:p w14:paraId="33A89F43" w14:textId="77777777" w:rsidR="00E10C75" w:rsidRDefault="00E10C75" w:rsidP="00E10C75">
      <w:pPr>
        <w:pStyle w:val="Table-Code"/>
        <w:ind w:right="1382"/>
      </w:pPr>
      <w:r>
        <w:t xml:space="preserve">EPC contractors Engineers and independent engineers </w:t>
      </w:r>
    </w:p>
    <w:p w14:paraId="02C2C6E4" w14:textId="77777777" w:rsidR="00E10C75" w:rsidRDefault="00E10C75" w:rsidP="00E10C75">
      <w:pPr>
        <w:pStyle w:val="Table-Code"/>
        <w:ind w:right="1382"/>
      </w:pPr>
      <w:r>
        <w:t xml:space="preserve">Auditors and certifiers </w:t>
      </w:r>
    </w:p>
    <w:p w14:paraId="21FD94B3" w14:textId="77777777" w:rsidR="00E10C75" w:rsidRDefault="00E10C75" w:rsidP="00E10C75">
      <w:pPr>
        <w:pStyle w:val="Table-Code"/>
        <w:ind w:right="1382"/>
      </w:pPr>
      <w:r>
        <w:t xml:space="preserve">Government agencies </w:t>
      </w:r>
    </w:p>
    <w:p w14:paraId="2DA4D40C" w14:textId="77777777" w:rsidR="00E10C75" w:rsidRDefault="00E10C75" w:rsidP="00E10C75">
      <w:pPr>
        <w:pStyle w:val="Table-Code"/>
        <w:ind w:right="1382"/>
      </w:pPr>
      <w:r>
        <w:t xml:space="preserve">Regulators </w:t>
      </w:r>
    </w:p>
    <w:p w14:paraId="4C90A3F0" w14:textId="77777777" w:rsidR="00E10C75" w:rsidRDefault="00E10C75" w:rsidP="00E10C75">
      <w:pPr>
        <w:pStyle w:val="Table-Code"/>
        <w:ind w:right="1382"/>
      </w:pPr>
      <w:r>
        <w:t xml:space="preserve">Commercial banks Investment banks and financial advisers </w:t>
      </w:r>
    </w:p>
    <w:p w14:paraId="40C33324" w14:textId="77777777" w:rsidR="00E10C75" w:rsidRDefault="00E10C75" w:rsidP="00E10C75">
      <w:pPr>
        <w:pStyle w:val="Table-Code"/>
        <w:ind w:right="1382"/>
      </w:pPr>
      <w:r>
        <w:t xml:space="preserve">Insurers </w:t>
      </w:r>
    </w:p>
    <w:p w14:paraId="28701FBC" w14:textId="77777777" w:rsidR="00E10C75" w:rsidRDefault="00E10C75" w:rsidP="00E10C75">
      <w:pPr>
        <w:pStyle w:val="Table-Code"/>
        <w:ind w:right="1382"/>
      </w:pPr>
      <w:r>
        <w:t>You may group related counterparties into commercial, delivery, capital/risk, and assurance/authority archetypes, but identify material differences within each group.</w:t>
      </w:r>
    </w:p>
    <w:p w14:paraId="40EF6C51" w14:textId="77777777" w:rsidR="00E10C75" w:rsidRDefault="00E10C75" w:rsidP="00E10C75">
      <w:pPr>
        <w:pStyle w:val="Table-Code"/>
        <w:ind w:right="1382"/>
      </w:pPr>
    </w:p>
    <w:p w14:paraId="7D004565" w14:textId="77777777" w:rsidR="00E10C75" w:rsidRDefault="00E10C75" w:rsidP="00E10C75">
      <w:pPr>
        <w:pStyle w:val="Table-Code"/>
        <w:ind w:right="1382"/>
      </w:pPr>
      <w:r>
        <w:t xml:space="preserve">Task </w:t>
      </w:r>
    </w:p>
    <w:p w14:paraId="74EE061C" w14:textId="77777777" w:rsidR="00E10C75" w:rsidRDefault="00E10C75" w:rsidP="00E10C75">
      <w:pPr>
        <w:pStyle w:val="Table-Code"/>
        <w:ind w:right="1382"/>
      </w:pPr>
    </w:p>
    <w:p w14:paraId="005C3D1B" w14:textId="77777777" w:rsidR="00E10C75" w:rsidRDefault="00E10C75" w:rsidP="00E10C75">
      <w:pPr>
        <w:pStyle w:val="Table-Code"/>
        <w:ind w:right="1382"/>
      </w:pPr>
      <w:r>
        <w:t xml:space="preserve">Act as a Senior B2B SaaS Product and Marketplace Consultant with experience in commodity trading, project finance and regulated industrial workflows. </w:t>
      </w:r>
    </w:p>
    <w:p w14:paraId="52E79414" w14:textId="77777777" w:rsidR="00E10C75" w:rsidRDefault="00E10C75" w:rsidP="00E10C75">
      <w:pPr>
        <w:pStyle w:val="Table-Code"/>
        <w:ind w:right="1382"/>
      </w:pPr>
    </w:p>
    <w:p w14:paraId="2940C6E5" w14:textId="77777777" w:rsidR="00E10C75" w:rsidRDefault="00E10C75">
      <w:pPr>
        <w:pStyle w:val="Table-Code"/>
        <w:numPr>
          <w:ilvl w:val="1"/>
          <w:numId w:val="11"/>
        </w:numPr>
        <w:ind w:left="709" w:right="1382" w:hanging="142"/>
      </w:pPr>
      <w:r>
        <w:t xml:space="preserve">Analyse role-based menu logic and journeys </w:t>
      </w:r>
      <w:r>
        <w:br/>
        <w:t xml:space="preserve">For every counterparty, identify: </w:t>
      </w:r>
    </w:p>
    <w:p w14:paraId="541DCD1C" w14:textId="77777777" w:rsidR="00E10C75" w:rsidRDefault="00E10C75" w:rsidP="00E10C75">
      <w:pPr>
        <w:pStyle w:val="Table-Code"/>
        <w:ind w:right="1382"/>
      </w:pPr>
      <w:r>
        <w:t xml:space="preserve">Primary job to be done Most likely entry point Minimum successful journey Screens and menu areas required Decisions, evidence or approvals contributed Expected hand-off to another counterparty Friction, duplication or irrelevant navigation Information that should be hidden because it is outside the user's role </w:t>
      </w:r>
    </w:p>
    <w:p w14:paraId="6ACA4304" w14:textId="63A88C5E" w:rsidR="00E10C75" w:rsidRDefault="00E10C75" w:rsidP="00E10C75">
      <w:pPr>
        <w:pStyle w:val="Table-Code"/>
        <w:ind w:right="1382"/>
      </w:pPr>
      <w:r>
        <w:t xml:space="preserve">Map journeys around actual outcomes, such as: </w:t>
      </w:r>
    </w:p>
    <w:p w14:paraId="1C1819F5" w14:textId="77777777" w:rsidR="00E10C75" w:rsidRDefault="00E10C75" w:rsidP="00E10C75">
      <w:pPr>
        <w:pStyle w:val="Table-Code"/>
        <w:ind w:right="1382"/>
      </w:pPr>
    </w:p>
    <w:p w14:paraId="587452DC" w14:textId="77777777" w:rsidR="00166E72" w:rsidRDefault="00E10C75" w:rsidP="00E10C75">
      <w:pPr>
        <w:pStyle w:val="Table-Code"/>
        <w:ind w:right="1382"/>
      </w:pPr>
      <w:r>
        <w:t xml:space="preserve">Qualify a project or counterparty </w:t>
      </w:r>
    </w:p>
    <w:p w14:paraId="0B8FA59D" w14:textId="64A2D426" w:rsidR="00166E72" w:rsidRDefault="00E10C75" w:rsidP="00166E72">
      <w:pPr>
        <w:pStyle w:val="Table-Code"/>
        <w:ind w:right="1382"/>
      </w:pPr>
      <w:r>
        <w:t xml:space="preserve">Submit or respond to an opportunity Negotiate an offtake or supply transaction Review price history and pricing lineage Complete KYC/KYB Upload, review and verify evidence Clear a certification, technical or financing condition precedent Approve a drawdown or investment decision Monitor delivery, settlement and compliance Identify where GEX exposes its internal data model instead of guiding a non-technical user toward their next decision </w:t>
      </w:r>
    </w:p>
    <w:p w14:paraId="130EF74F" w14:textId="77777777" w:rsidR="00166E72" w:rsidRDefault="00166E72" w:rsidP="00166E72">
      <w:pPr>
        <w:pStyle w:val="Table-Code"/>
        <w:ind w:right="1382"/>
      </w:pPr>
    </w:p>
    <w:p w14:paraId="6598181A" w14:textId="649A3540" w:rsidR="00166E72" w:rsidRDefault="00166E72" w:rsidP="00166E72">
      <w:pPr>
        <w:pStyle w:val="Table-Code"/>
        <w:ind w:right="1382"/>
      </w:pPr>
      <w:r>
        <w:t xml:space="preserve">2.Benchmark GEX against three reference platforms </w:t>
      </w:r>
    </w:p>
    <w:p w14:paraId="14701A70" w14:textId="77777777" w:rsidR="00166E72" w:rsidRDefault="00166E72" w:rsidP="00E10C75">
      <w:pPr>
        <w:pStyle w:val="Table-Code"/>
        <w:ind w:right="1382"/>
      </w:pPr>
    </w:p>
    <w:p w14:paraId="1B7B351A" w14:textId="77777777" w:rsidR="00166E72" w:rsidRDefault="00E10C75" w:rsidP="00E10C75">
      <w:pPr>
        <w:pStyle w:val="Table-Code"/>
        <w:ind w:right="1382"/>
      </w:pPr>
      <w:r>
        <w:t xml:space="preserve">Use: Xpansiv — trading, market access and price discovery Komgo — counterparty onboarding, trade finance and document workflow Workiva — governed evidence, permissions, collaboration and audit readiness These are capability benchmarks, not necessarily direct full-platform competitors. </w:t>
      </w:r>
    </w:p>
    <w:p w14:paraId="7E8D82E8" w14:textId="77777777" w:rsidR="00166E72" w:rsidRDefault="00166E72" w:rsidP="00E10C75">
      <w:pPr>
        <w:pStyle w:val="Table-Code"/>
        <w:ind w:right="1382"/>
      </w:pPr>
    </w:p>
    <w:p w14:paraId="679B01B9" w14:textId="77777777" w:rsidR="00166E72" w:rsidRDefault="00E10C75" w:rsidP="00E10C75">
      <w:pPr>
        <w:pStyle w:val="Table-Code"/>
        <w:ind w:right="1382"/>
      </w:pPr>
      <w:r>
        <w:t xml:space="preserve">Critical constraint for benchmarking: You do not have internal UI or menu access to Xpansiv, Komgo, or Workiva. Therefore, do not attempt to replicate their internal menus, click-paths, or permission matrices. Instead, benchmark GEX against their known, publicly documented value propositions, published design principles (e.g., transparency, self-service, minimal friction, auditability), and the specific customer pain points those platforms are known to solve. </w:t>
      </w:r>
    </w:p>
    <w:p w14:paraId="0AFCB543" w14:textId="77777777" w:rsidR="00166E72" w:rsidRDefault="00166E72" w:rsidP="00E10C75">
      <w:pPr>
        <w:pStyle w:val="Table-Code"/>
        <w:ind w:right="1382"/>
      </w:pPr>
    </w:p>
    <w:p w14:paraId="0E8DD4DA" w14:textId="77777777" w:rsidR="00166E72" w:rsidRDefault="00E10C75" w:rsidP="00E10C75">
      <w:pPr>
        <w:pStyle w:val="Table-Code"/>
        <w:ind w:right="1382"/>
      </w:pPr>
      <w:r>
        <w:t xml:space="preserve">Compare GEX on: </w:t>
      </w:r>
    </w:p>
    <w:p w14:paraId="0760BC0C" w14:textId="77777777" w:rsidR="00166E72" w:rsidRDefault="00166E72" w:rsidP="00E10C75">
      <w:pPr>
        <w:pStyle w:val="Table-Code"/>
        <w:ind w:right="1382"/>
      </w:pPr>
    </w:p>
    <w:p w14:paraId="735ACA96" w14:textId="77777777" w:rsidR="00166E72" w:rsidRDefault="00E10C75" w:rsidP="00E10C75">
      <w:pPr>
        <w:pStyle w:val="Table-Code"/>
        <w:ind w:right="1382"/>
      </w:pPr>
      <w:r>
        <w:t xml:space="preserve">Transaction or workflow initiation Number and clarity of steps to reach a decision Pricing visibility, pricing lineage and historical context KYC/KYB and counterparty onboarding Evidence submission, review and approval Role-based permissions and confidentiality Cross-party status visibility Repeat-use incentives For every comparison row, explicitly label whether the claim is based on: </w:t>
      </w:r>
    </w:p>
    <w:p w14:paraId="0B8B7F3D" w14:textId="77777777" w:rsidR="00166E72" w:rsidRDefault="00166E72" w:rsidP="00E10C75">
      <w:pPr>
        <w:pStyle w:val="Table-Code"/>
        <w:ind w:right="1382"/>
      </w:pPr>
    </w:p>
    <w:p w14:paraId="0DDCFB82" w14:textId="7D1AE336" w:rsidR="00166E72" w:rsidRDefault="00E10C75" w:rsidP="00E10C75">
      <w:pPr>
        <w:pStyle w:val="Table-Code"/>
        <w:ind w:right="1382"/>
      </w:pPr>
      <w:r>
        <w:t>Public documentation (cite the known principle) Industry knowledge (standard SaaS best practices) Reasonable inference (based on the competitor's stated value proposition) Where a direct feature comparison is not possible due to lack of public data, state "Not applicable / Insufficient public data" rather than forcing equivalence. Do not invent onboarding times, step counts, or performance figures for these competitors.</w:t>
      </w:r>
    </w:p>
    <w:p w14:paraId="087F9F72" w14:textId="77777777" w:rsidR="00166E72" w:rsidRDefault="00166E72" w:rsidP="00E10C75">
      <w:pPr>
        <w:pStyle w:val="Table-Code"/>
        <w:ind w:right="1382"/>
      </w:pPr>
    </w:p>
    <w:p w14:paraId="7E53905E" w14:textId="6A63E59C" w:rsidR="00166E72" w:rsidRDefault="00166E72" w:rsidP="00E10C75">
      <w:pPr>
        <w:pStyle w:val="Table-Code"/>
        <w:ind w:right="1382"/>
      </w:pPr>
      <w:r>
        <w:t xml:space="preserve">3. Identify transaction-volume and virtuous-cycle gaps Assess whether GEX creates this loop: More qualified projects and counterparties </w:t>
      </w:r>
      <w:r>
        <w:rPr>
          <w:rFonts w:ascii="Courier New" w:hAnsi="Courier New"/>
        </w:rPr>
        <w:t>→</w:t>
      </w:r>
      <w:r>
        <w:t xml:space="preserve"> better matching </w:t>
      </w:r>
      <w:r>
        <w:rPr>
          <w:rFonts w:ascii="Courier New" w:hAnsi="Courier New"/>
        </w:rPr>
        <w:t>→</w:t>
      </w:r>
      <w:r>
        <w:t xml:space="preserve"> more structured transactions </w:t>
      </w:r>
      <w:r>
        <w:rPr>
          <w:rFonts w:ascii="Courier New" w:hAnsi="Courier New"/>
        </w:rPr>
        <w:t>→</w:t>
      </w:r>
      <w:r>
        <w:t xml:space="preserve"> more verified evidence and pricing observations </w:t>
      </w:r>
      <w:r>
        <w:rPr>
          <w:rFonts w:ascii="Courier New" w:hAnsi="Courier New"/>
        </w:rPr>
        <w:t>→</w:t>
      </w:r>
      <w:r>
        <w:t xml:space="preserve"> greater lender, insurer and buyer confidence </w:t>
      </w:r>
      <w:r>
        <w:rPr>
          <w:rFonts w:ascii="Courier New" w:hAnsi="Courier New"/>
        </w:rPr>
        <w:t>→</w:t>
      </w:r>
      <w:r>
        <w:t xml:space="preserve"> faster subsequent transactions </w:t>
      </w:r>
      <w:r>
        <w:rPr>
          <w:rFonts w:ascii="Courier New" w:hAnsi="Courier New"/>
        </w:rPr>
        <w:t>→</w:t>
      </w:r>
      <w:r>
        <w:t xml:space="preserve"> more participants and project volume Identify the one or two missing product workflows most responsible for breaking this cycle. Distinguish between: Features that improve convenience Features that reduce transaction failure Features that create defensible network effects</w:t>
      </w:r>
    </w:p>
    <w:p w14:paraId="02EFBA06" w14:textId="77777777" w:rsidR="00166E72" w:rsidRDefault="00166E72" w:rsidP="00E10C75">
      <w:pPr>
        <w:pStyle w:val="Table-Code"/>
        <w:ind w:right="1382"/>
      </w:pPr>
    </w:p>
    <w:p w14:paraId="5A50D1ED" w14:textId="77777777" w:rsidR="00166E72" w:rsidRDefault="00E10C75">
      <w:pPr>
        <w:pStyle w:val="Table-Code"/>
        <w:numPr>
          <w:ilvl w:val="0"/>
          <w:numId w:val="3"/>
        </w:numPr>
        <w:ind w:left="567" w:right="1382" w:firstLine="0"/>
      </w:pPr>
      <w:r>
        <w:t xml:space="preserve">Recommend improvements </w:t>
      </w:r>
    </w:p>
    <w:p w14:paraId="2D881CE5" w14:textId="77777777" w:rsidR="00166E72" w:rsidRDefault="00166E72" w:rsidP="00166E72">
      <w:pPr>
        <w:pStyle w:val="Table-Code"/>
        <w:ind w:right="1382"/>
      </w:pPr>
    </w:p>
    <w:p w14:paraId="0F34C875" w14:textId="77777777" w:rsidR="00166E72" w:rsidRDefault="00E10C75" w:rsidP="00166E72">
      <w:pPr>
        <w:pStyle w:val="Table-Code"/>
        <w:ind w:right="1382"/>
      </w:pPr>
      <w:r>
        <w:t xml:space="preserve">Provide the top three recommendations. </w:t>
      </w:r>
    </w:p>
    <w:p w14:paraId="106538BE" w14:textId="77777777" w:rsidR="00166E72" w:rsidRDefault="00166E72" w:rsidP="00166E72">
      <w:pPr>
        <w:pStyle w:val="Table-Code"/>
        <w:ind w:right="1382"/>
      </w:pPr>
    </w:p>
    <w:p w14:paraId="758B09E5" w14:textId="77777777" w:rsidR="00166E72" w:rsidRDefault="00E10C75" w:rsidP="00166E72">
      <w:pPr>
        <w:pStyle w:val="Table-Code"/>
        <w:ind w:right="1382"/>
      </w:pPr>
      <w:r>
        <w:t>For each include: Counterparties affected User problem solved Proposed workflow or UI change Expected effect on transaction volume Expected effect on time-to-</w:t>
      </w:r>
      <w:r>
        <w:lastRenderedPageBreak/>
        <w:t xml:space="preserve">decision Development effort: Low / Medium / High Dependencies and principal risks Suggested success metric </w:t>
      </w:r>
    </w:p>
    <w:p w14:paraId="2855301D" w14:textId="77777777" w:rsidR="00166E72" w:rsidRDefault="00E10C75" w:rsidP="00166E72">
      <w:pPr>
        <w:pStyle w:val="Table-Code"/>
        <w:ind w:right="1382"/>
      </w:pPr>
      <w:r>
        <w:t xml:space="preserve">Prioritise recommendations by expected business impact, with development effort shown separately. </w:t>
      </w:r>
    </w:p>
    <w:p w14:paraId="58B800FC" w14:textId="77777777" w:rsidR="00166E72" w:rsidRDefault="00166E72" w:rsidP="00166E72">
      <w:pPr>
        <w:pStyle w:val="Table-Code"/>
        <w:ind w:right="1382"/>
      </w:pPr>
    </w:p>
    <w:p w14:paraId="7F983865" w14:textId="77777777" w:rsidR="00166E72" w:rsidRDefault="00E10C75" w:rsidP="00166E72">
      <w:pPr>
        <w:pStyle w:val="Table-Code"/>
        <w:ind w:right="1382"/>
      </w:pPr>
      <w:r>
        <w:t xml:space="preserve">Output </w:t>
      </w:r>
    </w:p>
    <w:p w14:paraId="760DDA71" w14:textId="77777777" w:rsidR="00166E72" w:rsidRDefault="00166E72" w:rsidP="00166E72">
      <w:pPr>
        <w:pStyle w:val="Table-Code"/>
        <w:ind w:right="1382"/>
      </w:pPr>
    </w:p>
    <w:p w14:paraId="735D1929" w14:textId="77777777" w:rsidR="00166E72" w:rsidRDefault="00E10C75" w:rsidP="00166E72">
      <w:pPr>
        <w:pStyle w:val="Table-Code"/>
        <w:ind w:right="1382"/>
      </w:pPr>
      <w:r>
        <w:t xml:space="preserve">Start your response with a mandatory "Data Coverage &amp; Confidence" box formatted as a compact table. In this box, state your confidence level (High / Medium / Low) for each major analysis area, citing why. Example structure: </w:t>
      </w:r>
    </w:p>
    <w:p w14:paraId="3AD4F3A9" w14:textId="77777777" w:rsidR="00166E72" w:rsidRDefault="00166E72" w:rsidP="00166E72">
      <w:pPr>
        <w:pStyle w:val="Table-Code"/>
        <w:ind w:right="1382"/>
      </w:pPr>
    </w:p>
    <w:p w14:paraId="1C63F99E" w14:textId="77777777" w:rsidR="00166E72" w:rsidRDefault="00E10C75" w:rsidP="00166E72">
      <w:pPr>
        <w:pStyle w:val="Table-Code"/>
        <w:ind w:right="1382"/>
      </w:pPr>
      <w:r>
        <w:t xml:space="preserve">Analysis Area Confidence Rationale </w:t>
      </w:r>
    </w:p>
    <w:p w14:paraId="3E23E21B" w14:textId="77777777" w:rsidR="00166E72" w:rsidRDefault="00E10C75" w:rsidP="00166E72">
      <w:pPr>
        <w:pStyle w:val="Table-Code"/>
        <w:ind w:right="1382"/>
      </w:pPr>
      <w:r>
        <w:t xml:space="preserve">Menu Logic High/Medium/Low (e.g., Full hierarchy provided; screenshots cover 6 of 8 modules) Counterparty Journeys High/Medium/Low (e.g., Permission matrix complete but missing KYC click-flow) Competitor Benchmarks High/Medium/Low (e.g., Based on public documentation and industry principles only) KYC/KYB Workflows High/Medium/Low (e.g., Screenshots provided but onboarding logic inferred) </w:t>
      </w:r>
    </w:p>
    <w:p w14:paraId="575E9D6D" w14:textId="426BD700" w:rsidR="00166E72" w:rsidRDefault="00E10C75" w:rsidP="00166E72">
      <w:pPr>
        <w:pStyle w:val="Table-Code"/>
        <w:ind w:right="1382"/>
      </w:pPr>
      <w:r>
        <w:t xml:space="preserve">Then proceed with the following sections: </w:t>
      </w:r>
    </w:p>
    <w:p w14:paraId="61624128" w14:textId="77777777" w:rsidR="00166E72" w:rsidRDefault="00166E72" w:rsidP="00166E72">
      <w:pPr>
        <w:pStyle w:val="Table-Code"/>
        <w:ind w:right="1382"/>
      </w:pPr>
    </w:p>
    <w:p w14:paraId="402D80C2" w14:textId="77777777" w:rsidR="00166E72" w:rsidRDefault="00E10C75" w:rsidP="00166E72">
      <w:pPr>
        <w:pStyle w:val="Table-Code"/>
        <w:ind w:right="1382"/>
      </w:pPr>
      <w:r>
        <w:t xml:space="preserve">Section A — Role-Based Journey and Menu Analysis Use a compact table followed by critical UX bottlenecks. </w:t>
      </w:r>
    </w:p>
    <w:p w14:paraId="2A453740" w14:textId="77777777" w:rsidR="00166E72" w:rsidRDefault="00166E72" w:rsidP="00166E72">
      <w:pPr>
        <w:pStyle w:val="Table-Code"/>
        <w:ind w:right="1382"/>
      </w:pPr>
    </w:p>
    <w:p w14:paraId="1816355E" w14:textId="77777777" w:rsidR="00166E72" w:rsidRDefault="00E10C75" w:rsidP="00166E72">
      <w:pPr>
        <w:pStyle w:val="Table-Code"/>
        <w:ind w:right="1382"/>
      </w:pPr>
      <w:r>
        <w:t xml:space="preserve">Section B — Competitive Capability Gap Analysis Use a comparison table covering GEX, Xpansiv, Komgo and Workiva. Separate documented facts from inference, and flag any rows marked "Insufficient public data." </w:t>
      </w:r>
    </w:p>
    <w:p w14:paraId="4B5F9E98" w14:textId="77777777" w:rsidR="00166E72" w:rsidRDefault="00166E72" w:rsidP="00166E72">
      <w:pPr>
        <w:pStyle w:val="Table-Code"/>
        <w:ind w:right="1382"/>
      </w:pPr>
    </w:p>
    <w:p w14:paraId="675ACABC" w14:textId="77777777" w:rsidR="00166E72" w:rsidRDefault="00E10C75" w:rsidP="00166E72">
      <w:pPr>
        <w:pStyle w:val="Table-Code"/>
        <w:ind w:right="1382"/>
      </w:pPr>
      <w:r>
        <w:t xml:space="preserve">Section C — Virtuous-Cycle Gaps Explain where the GEX participation and transaction loop currently breaks. </w:t>
      </w:r>
    </w:p>
    <w:p w14:paraId="7402AFFA" w14:textId="77777777" w:rsidR="00166E72" w:rsidRDefault="00166E72" w:rsidP="00166E72">
      <w:pPr>
        <w:pStyle w:val="Table-Code"/>
        <w:ind w:right="1382"/>
      </w:pPr>
    </w:p>
    <w:p w14:paraId="5A781C04" w14:textId="77777777" w:rsidR="00166E72" w:rsidRDefault="00E10C75" w:rsidP="00166E72">
      <w:pPr>
        <w:pStyle w:val="Table-Code"/>
        <w:ind w:right="1382"/>
      </w:pPr>
      <w:r>
        <w:t xml:space="preserve">Section D — Top Three Recommendations Rank recommendations by expected transaction-volume impact. Include effort, dependencies, risks and measurable success criteria. </w:t>
      </w:r>
    </w:p>
    <w:p w14:paraId="087F6C72" w14:textId="77777777" w:rsidR="00166E72" w:rsidRDefault="00166E72" w:rsidP="00166E72">
      <w:pPr>
        <w:pStyle w:val="Table-Code"/>
        <w:ind w:right="1382"/>
      </w:pPr>
    </w:p>
    <w:p w14:paraId="31C943E6" w14:textId="77777777" w:rsidR="00166E72" w:rsidRDefault="00E10C75" w:rsidP="00166E72">
      <w:pPr>
        <w:pStyle w:val="Table-Code"/>
        <w:ind w:right="1382"/>
      </w:pPr>
      <w:r>
        <w:t xml:space="preserve">Final Product Verdict </w:t>
      </w:r>
    </w:p>
    <w:p w14:paraId="2C6475A4" w14:textId="77777777" w:rsidR="00166E72" w:rsidRDefault="00166E72" w:rsidP="00166E72">
      <w:pPr>
        <w:pStyle w:val="Table-Code"/>
        <w:ind w:right="1382"/>
      </w:pPr>
    </w:p>
    <w:p w14:paraId="52B4B81E" w14:textId="77777777" w:rsidR="00166E72" w:rsidRDefault="00E10C75" w:rsidP="00166E72">
      <w:pPr>
        <w:pStyle w:val="Table-Code"/>
        <w:ind w:right="1382"/>
      </w:pPr>
      <w:r>
        <w:t xml:space="preserve">Finish with a short "Product Verdict" answering: </w:t>
      </w:r>
    </w:p>
    <w:p w14:paraId="26739DA5" w14:textId="77777777" w:rsidR="00166E72" w:rsidRDefault="00166E72" w:rsidP="00166E72">
      <w:pPr>
        <w:pStyle w:val="Table-Code"/>
        <w:ind w:right="1382"/>
      </w:pPr>
    </w:p>
    <w:p w14:paraId="38C0086F" w14:textId="77777777" w:rsidR="00166E72" w:rsidRDefault="00E10C75" w:rsidP="00166E72">
      <w:pPr>
        <w:pStyle w:val="Table-Code"/>
        <w:ind w:right="1382"/>
      </w:pPr>
      <w:r>
        <w:t xml:space="preserve">Is GEX currently experienced as one orchestrated platform or several specialist tools sharing a menu? Which counterparty receives the clearest value today? Which counterparty is most likely to abandon onboarding? What single change would most improve repeat usage? Summary of Key Additions (for your reference) </w:t>
      </w:r>
    </w:p>
    <w:p w14:paraId="2207AF1F" w14:textId="77777777" w:rsidR="00166E72" w:rsidRDefault="00166E72" w:rsidP="00166E72">
      <w:pPr>
        <w:pStyle w:val="Table-Code"/>
        <w:ind w:right="1382"/>
      </w:pPr>
    </w:p>
    <w:p w14:paraId="3BD497EF" w14:textId="3A106537" w:rsidR="00E10C75" w:rsidRDefault="00E10C75" w:rsidP="00166E72">
      <w:pPr>
        <w:pStyle w:val="Table-Code"/>
        <w:ind w:right="1382"/>
      </w:pPr>
      <w:r>
        <w:t>Added Guardrail Where It Appears Clarifying questions must be raised upfront if attachments are unclear Context section Missing click-paths marked "Insufficient data" rather than guessed Context section Competitor UI replication banned; benchmark against public principles instead Section 2 (Benchmarking) Comparison claims must be labeled as Public/Industry/Inferred Section 2 (Benchmarking) Mandatory "Data Coverage &amp; Confidence" table at the top Output section</w:t>
      </w:r>
    </w:p>
    <w:p w14:paraId="647714C2" w14:textId="07D2C4CD" w:rsidR="00E10C75" w:rsidRDefault="00E10C75" w:rsidP="00166E72">
      <w:pPr>
        <w:pStyle w:val="Table-Code"/>
        <w:tabs>
          <w:tab w:val="clear" w:pos="8244"/>
          <w:tab w:val="left" w:pos="9072"/>
        </w:tabs>
        <w:ind w:right="815"/>
        <w:rPr>
          <w:rFonts w:ascii="Abadi MT Condensed Light" w:hAnsi="Abadi MT Condensed Light"/>
        </w:rPr>
      </w:pPr>
    </w:p>
    <w:p w14:paraId="7BC8F420" w14:textId="77777777" w:rsidR="00BA317F" w:rsidRDefault="00BA317F" w:rsidP="00BA317F"/>
    <w:p w14:paraId="2C2FBB18" w14:textId="1B2125A4" w:rsidR="00BA317F" w:rsidRDefault="00BA317F" w:rsidP="00BA317F">
      <w:r>
        <w:t xml:space="preserve">Answer from CLAUDE </w:t>
      </w:r>
    </w:p>
    <w:p w14:paraId="622CCF3A" w14:textId="77777777" w:rsidR="00BA317F" w:rsidRDefault="00BA317F" w:rsidP="00BA317F"/>
    <w:p w14:paraId="260EDADE" w14:textId="77777777" w:rsidR="00BA317F" w:rsidRDefault="00BA317F" w:rsidP="00BA317F">
      <w:pPr>
        <w:pStyle w:val="Heading1"/>
        <w:shd w:val="clear" w:color="auto" w:fill="FCFCFB"/>
        <w:spacing w:before="0" w:after="0"/>
        <w:rPr>
          <w:rFonts w:ascii="Segoe UI" w:hAnsi="Segoe UI" w:cs="Segoe UI"/>
          <w:color w:val="0B0B0B"/>
          <w:sz w:val="27"/>
          <w:szCs w:val="27"/>
        </w:rPr>
      </w:pPr>
      <w:bookmarkStart w:id="547" w:name="_Toc241592261"/>
      <w:r>
        <w:rPr>
          <w:rFonts w:ascii="Segoe UI" w:hAnsi="Segoe UI" w:cs="Segoe UI"/>
          <w:color w:val="0B0B0B"/>
          <w:sz w:val="27"/>
          <w:szCs w:val="27"/>
        </w:rPr>
        <w:t>Data Coverage &amp; Confidence</w:t>
      </w:r>
      <w:bookmarkEnd w:id="547"/>
    </w:p>
    <w:tbl>
      <w:tblPr>
        <w:tblW w:w="9493" w:type="dxa"/>
        <w:tblCellSpacing w:w="1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6" w:space="0" w:color="FFFFFF" w:themeColor="background1"/>
          <w:insideV w:val="single" w:sz="6" w:space="0" w:color="FFFFFF" w:themeColor="background1"/>
        </w:tblBorders>
        <w:shd w:val="clear" w:color="auto" w:fill="EDEDED" w:themeFill="accent3" w:themeFillTint="33"/>
        <w:tblCellMar>
          <w:left w:w="0" w:type="dxa"/>
          <w:right w:w="0" w:type="dxa"/>
        </w:tblCellMar>
        <w:tblLook w:val="04A0" w:firstRow="1" w:lastRow="0" w:firstColumn="1" w:lastColumn="0" w:noHBand="0" w:noVBand="1"/>
      </w:tblPr>
      <w:tblGrid>
        <w:gridCol w:w="1551"/>
        <w:gridCol w:w="1778"/>
        <w:gridCol w:w="124"/>
        <w:gridCol w:w="5960"/>
        <w:gridCol w:w="80"/>
      </w:tblGrid>
      <w:tr w:rsidR="00BA317F" w:rsidRPr="00BA317F" w14:paraId="7CD4C3C1" w14:textId="77777777" w:rsidTr="00BA317F">
        <w:trPr>
          <w:gridAfter w:val="1"/>
          <w:wAfter w:w="35" w:type="dxa"/>
          <w:tblHeader/>
          <w:tblCellSpacing w:w="15" w:type="dxa"/>
        </w:trPr>
        <w:tc>
          <w:tcPr>
            <w:tcW w:w="0" w:type="auto"/>
            <w:shd w:val="clear" w:color="auto" w:fill="EDEDED" w:themeFill="accent3" w:themeFillTint="33"/>
            <w:tcMar>
              <w:top w:w="90" w:type="dxa"/>
              <w:left w:w="90" w:type="dxa"/>
              <w:bottom w:w="90" w:type="dxa"/>
              <w:right w:w="90" w:type="dxa"/>
            </w:tcMar>
            <w:hideMark/>
          </w:tcPr>
          <w:p w14:paraId="22EF3DE8" w14:textId="77777777" w:rsidR="00BA317F" w:rsidRPr="00BA317F" w:rsidRDefault="00BA317F">
            <w:pPr>
              <w:rPr>
                <w:rFonts w:ascii="Helvetica Neue" w:hAnsi="Helvetica Neue" w:cs="Times New Roman"/>
                <w:b/>
                <w:bCs/>
                <w:sz w:val="18"/>
                <w:szCs w:val="18"/>
              </w:rPr>
            </w:pPr>
            <w:r>
              <w:rPr>
                <w:rFonts w:ascii="Helvetica Neue" w:hAnsi="Helvetica Neue"/>
                <w:b/>
                <w:bCs/>
                <w:sz w:val="18"/>
                <w:szCs w:val="18"/>
              </w:rPr>
              <w:t>Analysis Area</w:t>
            </w:r>
          </w:p>
        </w:tc>
        <w:tc>
          <w:tcPr>
            <w:tcW w:w="1748" w:type="dxa"/>
            <w:shd w:val="clear" w:color="auto" w:fill="EDEDED" w:themeFill="accent3" w:themeFillTint="33"/>
            <w:tcMar>
              <w:top w:w="90" w:type="dxa"/>
              <w:left w:w="90" w:type="dxa"/>
              <w:bottom w:w="90" w:type="dxa"/>
              <w:right w:w="90" w:type="dxa"/>
            </w:tcMar>
            <w:hideMark/>
          </w:tcPr>
          <w:p w14:paraId="4F26BD27" w14:textId="77777777" w:rsidR="00BA317F" w:rsidRPr="00BA317F" w:rsidRDefault="00BA317F" w:rsidP="00BA317F">
            <w:pPr>
              <w:ind w:right="241"/>
              <w:rPr>
                <w:rFonts w:ascii="Helvetica Neue" w:hAnsi="Helvetica Neue"/>
                <w:b/>
                <w:bCs/>
                <w:sz w:val="18"/>
                <w:szCs w:val="18"/>
              </w:rPr>
            </w:pPr>
            <w:r>
              <w:rPr>
                <w:rFonts w:ascii="Helvetica Neue" w:hAnsi="Helvetica Neue"/>
                <w:b/>
                <w:bCs/>
                <w:sz w:val="18"/>
                <w:szCs w:val="18"/>
              </w:rPr>
              <w:t>Confidence</w:t>
            </w:r>
          </w:p>
        </w:tc>
        <w:tc>
          <w:tcPr>
            <w:tcW w:w="6054" w:type="dxa"/>
            <w:gridSpan w:val="2"/>
            <w:shd w:val="clear" w:color="auto" w:fill="EDEDED" w:themeFill="accent3" w:themeFillTint="33"/>
            <w:tcMar>
              <w:top w:w="90" w:type="dxa"/>
              <w:left w:w="90" w:type="dxa"/>
              <w:bottom w:w="90" w:type="dxa"/>
              <w:right w:w="90" w:type="dxa"/>
            </w:tcMar>
            <w:hideMark/>
          </w:tcPr>
          <w:p w14:paraId="1C337323" w14:textId="77777777" w:rsidR="00BA317F" w:rsidRPr="00BA317F" w:rsidRDefault="00BA317F" w:rsidP="00BA317F">
            <w:pPr>
              <w:ind w:right="265"/>
              <w:rPr>
                <w:rFonts w:ascii="Helvetica Neue" w:hAnsi="Helvetica Neue"/>
                <w:b/>
                <w:bCs/>
                <w:sz w:val="18"/>
                <w:szCs w:val="18"/>
              </w:rPr>
            </w:pPr>
            <w:r>
              <w:rPr>
                <w:rFonts w:ascii="Helvetica Neue" w:hAnsi="Helvetica Neue"/>
                <w:b/>
                <w:bCs/>
                <w:sz w:val="18"/>
                <w:szCs w:val="18"/>
              </w:rPr>
              <w:t>Rationale</w:t>
            </w:r>
          </w:p>
        </w:tc>
      </w:tr>
      <w:tr w:rsidR="00BA317F" w:rsidRPr="00BA317F" w14:paraId="0BFF3FA0" w14:textId="77777777" w:rsidTr="00BA317F">
        <w:trPr>
          <w:gridAfter w:val="1"/>
          <w:wAfter w:w="35" w:type="dxa"/>
          <w:tblCellSpacing w:w="15" w:type="dxa"/>
        </w:trPr>
        <w:tc>
          <w:tcPr>
            <w:tcW w:w="0" w:type="auto"/>
            <w:shd w:val="clear" w:color="auto" w:fill="EDEDED" w:themeFill="accent3" w:themeFillTint="33"/>
            <w:tcMar>
              <w:top w:w="90" w:type="dxa"/>
              <w:left w:w="90" w:type="dxa"/>
              <w:bottom w:w="90" w:type="dxa"/>
              <w:right w:w="90" w:type="dxa"/>
            </w:tcMar>
            <w:hideMark/>
          </w:tcPr>
          <w:p w14:paraId="0966AC3E" w14:textId="77777777" w:rsidR="00BA317F" w:rsidRPr="00BA317F" w:rsidRDefault="00BA317F">
            <w:pPr>
              <w:rPr>
                <w:rFonts w:ascii="HELVETICA NEUE CONDENSED" w:hAnsi="HELVETICA NEUE CONDENSED"/>
                <w:b/>
                <w:bCs/>
                <w:sz w:val="18"/>
                <w:szCs w:val="18"/>
              </w:rPr>
            </w:pPr>
            <w:r>
              <w:rPr>
                <w:rStyle w:val="Strong"/>
                <w:rFonts w:ascii="HELVETICA NEUE CONDENSED" w:hAnsi="HELVETICA NEUE CONDENSED"/>
                <w:sz w:val="18"/>
                <w:szCs w:val="18"/>
              </w:rPr>
              <w:t>Menu logic &amp; route structure</w:t>
            </w:r>
          </w:p>
        </w:tc>
        <w:tc>
          <w:tcPr>
            <w:tcW w:w="1748" w:type="dxa"/>
            <w:shd w:val="clear" w:color="auto" w:fill="EDEDED" w:themeFill="accent3" w:themeFillTint="33"/>
            <w:tcMar>
              <w:top w:w="90" w:type="dxa"/>
              <w:left w:w="90" w:type="dxa"/>
              <w:bottom w:w="90" w:type="dxa"/>
              <w:right w:w="90" w:type="dxa"/>
            </w:tcMar>
            <w:hideMark/>
          </w:tcPr>
          <w:p w14:paraId="42EA7401" w14:textId="77777777" w:rsidR="00BA317F" w:rsidRPr="00BA317F" w:rsidRDefault="00BA317F" w:rsidP="00BA317F">
            <w:pPr>
              <w:ind w:right="241"/>
              <w:rPr>
                <w:rFonts w:ascii="HELVETICA NEUE CONDENSED" w:hAnsi="HELVETICA NEUE CONDENSED"/>
                <w:b/>
                <w:bCs/>
                <w:sz w:val="18"/>
                <w:szCs w:val="18"/>
              </w:rPr>
            </w:pPr>
            <w:r>
              <w:rPr>
                <w:rStyle w:val="Strong"/>
                <w:rFonts w:ascii="HELVETICA NEUE CONDENSED" w:hAnsi="HELVETICA NEUE CONDENSED"/>
                <w:sz w:val="18"/>
                <w:szCs w:val="18"/>
              </w:rPr>
              <w:t>High</w:t>
            </w:r>
          </w:p>
        </w:tc>
        <w:tc>
          <w:tcPr>
            <w:tcW w:w="6054" w:type="dxa"/>
            <w:gridSpan w:val="2"/>
            <w:shd w:val="clear" w:color="auto" w:fill="EDEDED" w:themeFill="accent3" w:themeFillTint="33"/>
            <w:tcMar>
              <w:top w:w="90" w:type="dxa"/>
              <w:left w:w="90" w:type="dxa"/>
              <w:bottom w:w="90" w:type="dxa"/>
              <w:right w:w="90" w:type="dxa"/>
            </w:tcMar>
            <w:hideMark/>
          </w:tcPr>
          <w:p w14:paraId="37712E05" w14:textId="77777777" w:rsidR="00BA317F" w:rsidRPr="00BA317F" w:rsidRDefault="00BA317F" w:rsidP="00BA317F">
            <w:pPr>
              <w:ind w:right="265"/>
              <w:rPr>
                <w:rFonts w:ascii="HELVETICA NEUE CONDENSED" w:hAnsi="HELVETICA NEUE CONDENSED"/>
                <w:b/>
                <w:bCs/>
                <w:sz w:val="18"/>
                <w:szCs w:val="18"/>
              </w:rPr>
            </w:pPr>
            <w:r>
              <w:rPr>
                <w:rFonts w:ascii="HELVETICA NEUE CONDENSED" w:hAnsi="HELVETICA NEUE CONDENSED"/>
                <w:b/>
                <w:bCs/>
                <w:sz w:val="18"/>
                <w:szCs w:val="18"/>
              </w:rPr>
              <w:t>Derived from </w:t>
            </w:r>
            <w:r>
              <w:rPr>
                <w:rStyle w:val="HTMLCode"/>
                <w:rFonts w:ascii="Helvetica Neue UltraLight" w:eastAsia="Arial" w:hAnsi="Helvetica Neue UltraLight"/>
                <w:color w:val="0B0B0B"/>
                <w:sz w:val="18"/>
                <w:szCs w:val="18"/>
              </w:rPr>
              <w:t>menuArchitecture.ts</w:t>
            </w:r>
            <w:r>
              <w:rPr>
                <w:rFonts w:ascii="HELVETICA NEUE CONDENSED" w:hAnsi="HELVETICA NEUE CONDENSED"/>
                <w:b/>
                <w:bCs/>
                <w:sz w:val="18"/>
                <w:szCs w:val="18"/>
              </w:rPr>
              <w:t> via the repo's own </w:t>
            </w:r>
            <w:r>
              <w:rPr>
                <w:rStyle w:val="HTMLCode"/>
                <w:rFonts w:ascii="HELVETICA NEUE CONDENSED" w:eastAsia="Arial" w:hAnsi="HELVETICA NEUE CONDENSED"/>
                <w:b/>
                <w:bCs/>
                <w:color w:val="0B0B0B"/>
                <w:sz w:val="18"/>
                <w:szCs w:val="18"/>
              </w:rPr>
              <w:t>audit-menu.mjs</w:t>
            </w:r>
            <w:r>
              <w:rPr>
                <w:rFonts w:ascii="HELVETICA NEUE CONDENSED" w:hAnsi="HELVETICA NEUE CONDENSED"/>
                <w:b/>
                <w:bCs/>
                <w:sz w:val="18"/>
                <w:szCs w:val="18"/>
              </w:rPr>
              <w:t xml:space="preserve">. Reproducible: 8 nav roles, Producer 51 routes </w:t>
            </w:r>
            <w:r>
              <w:rPr>
                <w:rFonts w:ascii="Times New Roman" w:hAnsi="Times New Roman" w:cs="Times New Roman"/>
                <w:b/>
                <w:bCs/>
                <w:sz w:val="18"/>
                <w:szCs w:val="18"/>
              </w:rPr>
              <w:t>→</w:t>
            </w:r>
            <w:r>
              <w:rPr>
                <w:rFonts w:ascii="HELVETICA NEUE CONDENSED" w:hAnsi="HELVETICA NEUE CONDENSED"/>
                <w:b/>
                <w:bCs/>
                <w:sz w:val="18"/>
                <w:szCs w:val="18"/>
              </w:rPr>
              <w:t xml:space="preserve"> Logistics 10.</w:t>
            </w:r>
          </w:p>
        </w:tc>
      </w:tr>
      <w:tr w:rsidR="00BA317F" w:rsidRPr="00BA317F" w14:paraId="235CE5E4" w14:textId="77777777" w:rsidTr="00BA317F">
        <w:trPr>
          <w:gridAfter w:val="1"/>
          <w:wAfter w:w="35" w:type="dxa"/>
          <w:tblCellSpacing w:w="15" w:type="dxa"/>
        </w:trPr>
        <w:tc>
          <w:tcPr>
            <w:tcW w:w="0" w:type="auto"/>
            <w:shd w:val="clear" w:color="auto" w:fill="EDEDED" w:themeFill="accent3" w:themeFillTint="33"/>
            <w:tcMar>
              <w:top w:w="90" w:type="dxa"/>
              <w:left w:w="90" w:type="dxa"/>
              <w:bottom w:w="90" w:type="dxa"/>
              <w:right w:w="90" w:type="dxa"/>
            </w:tcMar>
            <w:hideMark/>
          </w:tcPr>
          <w:p w14:paraId="5A388D61" w14:textId="77777777" w:rsidR="00BA317F" w:rsidRPr="00BA317F" w:rsidRDefault="00BA317F">
            <w:pPr>
              <w:rPr>
                <w:rFonts w:ascii="HELVETICA NEUE CONDENSED" w:hAnsi="HELVETICA NEUE CONDENSED"/>
                <w:b/>
                <w:bCs/>
                <w:sz w:val="18"/>
                <w:szCs w:val="18"/>
              </w:rPr>
            </w:pPr>
            <w:r>
              <w:rPr>
                <w:rStyle w:val="Strong"/>
                <w:rFonts w:ascii="HELVETICA NEUE CONDENSED" w:hAnsi="HELVETICA NEUE CONDENSED"/>
                <w:sz w:val="18"/>
                <w:szCs w:val="18"/>
              </w:rPr>
              <w:t>Role &amp; permission matrix</w:t>
            </w:r>
          </w:p>
        </w:tc>
        <w:tc>
          <w:tcPr>
            <w:tcW w:w="1748" w:type="dxa"/>
            <w:shd w:val="clear" w:color="auto" w:fill="EDEDED" w:themeFill="accent3" w:themeFillTint="33"/>
            <w:tcMar>
              <w:top w:w="90" w:type="dxa"/>
              <w:left w:w="90" w:type="dxa"/>
              <w:bottom w:w="90" w:type="dxa"/>
              <w:right w:w="90" w:type="dxa"/>
            </w:tcMar>
            <w:hideMark/>
          </w:tcPr>
          <w:p w14:paraId="46949B2E" w14:textId="77777777" w:rsidR="00BA317F" w:rsidRPr="00BA317F" w:rsidRDefault="00BA317F" w:rsidP="00BA317F">
            <w:pPr>
              <w:ind w:right="241"/>
              <w:rPr>
                <w:rFonts w:ascii="HELVETICA NEUE CONDENSED" w:hAnsi="HELVETICA NEUE CONDENSED"/>
                <w:b/>
                <w:bCs/>
                <w:sz w:val="18"/>
                <w:szCs w:val="18"/>
              </w:rPr>
            </w:pPr>
            <w:r>
              <w:rPr>
                <w:rStyle w:val="Strong"/>
                <w:rFonts w:ascii="HELVETICA NEUE CONDENSED" w:hAnsi="HELVETICA NEUE CONDENSED"/>
                <w:sz w:val="18"/>
                <w:szCs w:val="18"/>
              </w:rPr>
              <w:t>High (backend) / Medium (nav)</w:t>
            </w:r>
          </w:p>
        </w:tc>
        <w:tc>
          <w:tcPr>
            <w:tcW w:w="6054" w:type="dxa"/>
            <w:gridSpan w:val="2"/>
            <w:shd w:val="clear" w:color="auto" w:fill="EDEDED" w:themeFill="accent3" w:themeFillTint="33"/>
            <w:tcMar>
              <w:top w:w="90" w:type="dxa"/>
              <w:left w:w="90" w:type="dxa"/>
              <w:bottom w:w="90" w:type="dxa"/>
              <w:right w:w="90" w:type="dxa"/>
            </w:tcMar>
            <w:hideMark/>
          </w:tcPr>
          <w:p w14:paraId="4E11FE7D" w14:textId="77777777" w:rsidR="00BA317F" w:rsidRPr="00BA317F" w:rsidRDefault="00BA317F" w:rsidP="00BA317F">
            <w:pPr>
              <w:ind w:right="265"/>
              <w:rPr>
                <w:rFonts w:ascii="HELVETICA NEUE CONDENSED" w:hAnsi="HELVETICA NEUE CONDENSED"/>
                <w:b/>
                <w:bCs/>
                <w:sz w:val="18"/>
                <w:szCs w:val="18"/>
              </w:rPr>
            </w:pPr>
            <w:r>
              <w:rPr>
                <w:rFonts w:ascii="HELVETICA NEUE CONDENSED" w:hAnsi="HELVETICA NEUE CONDENSED"/>
                <w:b/>
                <w:bCs/>
                <w:sz w:val="18"/>
                <w:szCs w:val="18"/>
              </w:rPr>
              <w:t>ABAC 16 actor types read from </w:t>
            </w:r>
            <w:r>
              <w:rPr>
                <w:rStyle w:val="HTMLCode"/>
                <w:rFonts w:ascii="HELVETICA NEUE CONDENSED" w:eastAsia="Arial" w:hAnsi="HELVETICA NEUE CONDENSED"/>
                <w:b/>
                <w:bCs/>
                <w:color w:val="184F95"/>
                <w:sz w:val="18"/>
                <w:szCs w:val="18"/>
              </w:rPr>
              <w:t>core/abac.py</w:t>
            </w:r>
            <w:r>
              <w:rPr>
                <w:rFonts w:ascii="HELVETICA NEUE CONDENSED" w:hAnsi="HELVETICA NEUE CONDENSED"/>
                <w:b/>
                <w:bCs/>
                <w:sz w:val="18"/>
                <w:szCs w:val="18"/>
              </w:rPr>
              <w:t> as authorised. Navigation roles verified but </w:t>
            </w:r>
            <w:r>
              <w:rPr>
                <w:rStyle w:val="Strong"/>
                <w:rFonts w:ascii="HELVETICA NEUE CONDENSED" w:hAnsi="HELVETICA NEUE CONDENSED"/>
                <w:sz w:val="18"/>
                <w:szCs w:val="18"/>
              </w:rPr>
              <w:t>do not reconcile</w:t>
            </w:r>
            <w:r>
              <w:rPr>
                <w:rFonts w:ascii="HELVETICA NEUE CONDENSED" w:hAnsi="HELVETICA NEUE CONDENSED"/>
                <w:b/>
                <w:bCs/>
                <w:sz w:val="18"/>
                <w:szCs w:val="18"/>
              </w:rPr>
              <w:t> with ABAC — that mismatch is itself a finding, not an obstacle.</w:t>
            </w:r>
          </w:p>
        </w:tc>
      </w:tr>
      <w:tr w:rsidR="00BA317F" w:rsidRPr="00BA317F" w14:paraId="10918459" w14:textId="77777777" w:rsidTr="00BA317F">
        <w:trPr>
          <w:gridAfter w:val="1"/>
          <w:wAfter w:w="35" w:type="dxa"/>
          <w:tblCellSpacing w:w="15" w:type="dxa"/>
        </w:trPr>
        <w:tc>
          <w:tcPr>
            <w:tcW w:w="0" w:type="auto"/>
            <w:shd w:val="clear" w:color="auto" w:fill="EDEDED" w:themeFill="accent3" w:themeFillTint="33"/>
            <w:tcMar>
              <w:top w:w="90" w:type="dxa"/>
              <w:left w:w="90" w:type="dxa"/>
              <w:bottom w:w="90" w:type="dxa"/>
              <w:right w:w="90" w:type="dxa"/>
            </w:tcMar>
            <w:hideMark/>
          </w:tcPr>
          <w:p w14:paraId="3DEC258F" w14:textId="77777777" w:rsidR="00BA317F" w:rsidRPr="00BA317F" w:rsidRDefault="00BA317F">
            <w:pPr>
              <w:rPr>
                <w:rFonts w:ascii="HELVETICA NEUE CONDENSED" w:hAnsi="HELVETICA NEUE CONDENSED"/>
                <w:b/>
                <w:bCs/>
                <w:sz w:val="18"/>
                <w:szCs w:val="18"/>
              </w:rPr>
            </w:pPr>
            <w:r>
              <w:rPr>
                <w:rStyle w:val="Strong"/>
                <w:rFonts w:ascii="HELVETICA NEUE CONDENSED" w:hAnsi="HELVETICA NEUE CONDENSED"/>
                <w:sz w:val="18"/>
                <w:szCs w:val="18"/>
              </w:rPr>
              <w:t>Counterparty journeys</w:t>
            </w:r>
          </w:p>
        </w:tc>
        <w:tc>
          <w:tcPr>
            <w:tcW w:w="1748" w:type="dxa"/>
            <w:shd w:val="clear" w:color="auto" w:fill="EDEDED" w:themeFill="accent3" w:themeFillTint="33"/>
            <w:tcMar>
              <w:top w:w="90" w:type="dxa"/>
              <w:left w:w="90" w:type="dxa"/>
              <w:bottom w:w="90" w:type="dxa"/>
              <w:right w:w="90" w:type="dxa"/>
            </w:tcMar>
            <w:hideMark/>
          </w:tcPr>
          <w:p w14:paraId="2769AE9A" w14:textId="77777777" w:rsidR="00BA317F" w:rsidRPr="00BA317F" w:rsidRDefault="00BA317F" w:rsidP="00BA317F">
            <w:pPr>
              <w:ind w:right="241"/>
              <w:rPr>
                <w:rFonts w:ascii="HELVETICA NEUE CONDENSED" w:hAnsi="HELVETICA NEUE CONDENSED"/>
                <w:b/>
                <w:bCs/>
                <w:sz w:val="18"/>
                <w:szCs w:val="18"/>
              </w:rPr>
            </w:pPr>
            <w:r>
              <w:rPr>
                <w:rStyle w:val="Strong"/>
                <w:rFonts w:ascii="HELVETICA NEUE CONDENSED" w:hAnsi="HELVETICA NEUE CONDENSED"/>
                <w:sz w:val="18"/>
                <w:szCs w:val="18"/>
              </w:rPr>
              <w:t>Medium</w:t>
            </w:r>
          </w:p>
        </w:tc>
        <w:tc>
          <w:tcPr>
            <w:tcW w:w="6054" w:type="dxa"/>
            <w:gridSpan w:val="2"/>
            <w:shd w:val="clear" w:color="auto" w:fill="EDEDED" w:themeFill="accent3" w:themeFillTint="33"/>
            <w:tcMar>
              <w:top w:w="90" w:type="dxa"/>
              <w:left w:w="90" w:type="dxa"/>
              <w:bottom w:w="90" w:type="dxa"/>
              <w:right w:w="90" w:type="dxa"/>
            </w:tcMar>
            <w:hideMark/>
          </w:tcPr>
          <w:p w14:paraId="1C5C00A5" w14:textId="77777777" w:rsidR="00BA317F" w:rsidRPr="00BA317F" w:rsidRDefault="00BA317F" w:rsidP="00BA317F">
            <w:pPr>
              <w:ind w:right="265"/>
              <w:rPr>
                <w:rFonts w:ascii="HELVETICA NEUE CONDENSED" w:hAnsi="HELVETICA NEUE CONDENSED"/>
                <w:b/>
                <w:bCs/>
                <w:sz w:val="18"/>
                <w:szCs w:val="18"/>
              </w:rPr>
            </w:pPr>
            <w:r>
              <w:rPr>
                <w:rFonts w:ascii="HELVETICA NEUE CONDENSED" w:hAnsi="HELVETICA NEUE CONDENSED"/>
                <w:b/>
                <w:bCs/>
                <w:sz w:val="18"/>
                <w:szCs w:val="18"/>
              </w:rPr>
              <w:t>Entry points and screen sets derivable. </w:t>
            </w:r>
            <w:r>
              <w:rPr>
                <w:rStyle w:val="Strong"/>
                <w:rFonts w:ascii="HELVETICA NEUE CONDENSED" w:hAnsi="HELVETICA NEUE CONDENSED"/>
                <w:sz w:val="18"/>
                <w:szCs w:val="18"/>
              </w:rPr>
              <w:t>Click-paths and step sequences: Insufficient data</w:t>
            </w:r>
            <w:r>
              <w:rPr>
                <w:rFonts w:ascii="HELVETICA NEUE CONDENSED" w:hAnsi="HELVETICA NEUE CONDENSED"/>
                <w:b/>
                <w:bCs/>
                <w:sz w:val="18"/>
                <w:szCs w:val="18"/>
              </w:rPr>
              <w:t> — not recoverable from static config.</w:t>
            </w:r>
          </w:p>
        </w:tc>
      </w:tr>
      <w:tr w:rsidR="00BA317F" w:rsidRPr="00BA317F" w14:paraId="01361EF8" w14:textId="77777777" w:rsidTr="00BA317F">
        <w:trPr>
          <w:gridAfter w:val="1"/>
          <w:wAfter w:w="35" w:type="dxa"/>
          <w:tblCellSpacing w:w="15" w:type="dxa"/>
        </w:trPr>
        <w:tc>
          <w:tcPr>
            <w:tcW w:w="0" w:type="auto"/>
            <w:shd w:val="clear" w:color="auto" w:fill="EDEDED" w:themeFill="accent3" w:themeFillTint="33"/>
            <w:tcMar>
              <w:top w:w="90" w:type="dxa"/>
              <w:left w:w="90" w:type="dxa"/>
              <w:bottom w:w="90" w:type="dxa"/>
              <w:right w:w="90" w:type="dxa"/>
            </w:tcMar>
            <w:hideMark/>
          </w:tcPr>
          <w:p w14:paraId="398F0BF8" w14:textId="77777777" w:rsidR="00BA317F" w:rsidRPr="00BA317F" w:rsidRDefault="00BA317F">
            <w:pPr>
              <w:rPr>
                <w:rFonts w:ascii="HELVETICA NEUE CONDENSED" w:hAnsi="HELVETICA NEUE CONDENSED"/>
                <w:b/>
                <w:bCs/>
                <w:sz w:val="18"/>
                <w:szCs w:val="18"/>
              </w:rPr>
            </w:pPr>
            <w:r>
              <w:rPr>
                <w:rStyle w:val="Strong"/>
                <w:rFonts w:ascii="HELVETICA NEUE CONDENSED" w:hAnsi="HELVETICA NEUE CONDENSED"/>
                <w:sz w:val="18"/>
                <w:szCs w:val="18"/>
              </w:rPr>
              <w:t>Screen operational state</w:t>
            </w:r>
          </w:p>
        </w:tc>
        <w:tc>
          <w:tcPr>
            <w:tcW w:w="1748" w:type="dxa"/>
            <w:shd w:val="clear" w:color="auto" w:fill="EDEDED" w:themeFill="accent3" w:themeFillTint="33"/>
            <w:tcMar>
              <w:top w:w="90" w:type="dxa"/>
              <w:left w:w="90" w:type="dxa"/>
              <w:bottom w:w="90" w:type="dxa"/>
              <w:right w:w="90" w:type="dxa"/>
            </w:tcMar>
            <w:hideMark/>
          </w:tcPr>
          <w:p w14:paraId="3FCB076E" w14:textId="77777777" w:rsidR="00BA317F" w:rsidRPr="00BA317F" w:rsidRDefault="00BA317F" w:rsidP="00BA317F">
            <w:pPr>
              <w:ind w:right="241"/>
              <w:rPr>
                <w:rFonts w:ascii="HELVETICA NEUE CONDENSED" w:hAnsi="HELVETICA NEUE CONDENSED"/>
                <w:b/>
                <w:bCs/>
                <w:sz w:val="18"/>
                <w:szCs w:val="18"/>
              </w:rPr>
            </w:pPr>
            <w:r>
              <w:rPr>
                <w:rStyle w:val="Strong"/>
                <w:rFonts w:ascii="HELVETICA NEUE CONDENSED" w:hAnsi="HELVETICA NEUE CONDENSED"/>
                <w:sz w:val="18"/>
                <w:szCs w:val="18"/>
              </w:rPr>
              <w:t>Unverified throughout</w:t>
            </w:r>
          </w:p>
        </w:tc>
        <w:tc>
          <w:tcPr>
            <w:tcW w:w="6054" w:type="dxa"/>
            <w:gridSpan w:val="2"/>
            <w:shd w:val="clear" w:color="auto" w:fill="EDEDED" w:themeFill="accent3" w:themeFillTint="33"/>
            <w:tcMar>
              <w:top w:w="90" w:type="dxa"/>
              <w:left w:w="90" w:type="dxa"/>
              <w:bottom w:w="90" w:type="dxa"/>
              <w:right w:w="90" w:type="dxa"/>
            </w:tcMar>
            <w:hideMark/>
          </w:tcPr>
          <w:p w14:paraId="6AE8D4BC" w14:textId="77777777" w:rsidR="00BA317F" w:rsidRPr="00BA317F" w:rsidRDefault="00BA317F" w:rsidP="00BA317F">
            <w:pPr>
              <w:ind w:right="265"/>
              <w:rPr>
                <w:rFonts w:ascii="HELVETICA NEUE CONDENSED" w:hAnsi="HELVETICA NEUE CONDENSED"/>
                <w:b/>
                <w:bCs/>
                <w:sz w:val="18"/>
                <w:szCs w:val="18"/>
              </w:rPr>
            </w:pPr>
            <w:r>
              <w:rPr>
                <w:rFonts w:ascii="HELVETICA NEUE CONDENSED" w:hAnsi="HELVETICA NEUE CONDENSED"/>
                <w:b/>
                <w:bCs/>
                <w:sz w:val="18"/>
                <w:szCs w:val="18"/>
              </w:rPr>
              <w:t>Per your ruling. A route in config plus a </w:t>
            </w:r>
            <w:r>
              <w:rPr>
                <w:rStyle w:val="HTMLCode"/>
                <w:rFonts w:ascii="HELVETICA NEUE CONDENSED" w:eastAsia="Arial" w:hAnsi="HELVETICA NEUE CONDENSED"/>
                <w:b/>
                <w:bCs/>
                <w:color w:val="0B0B0B"/>
                <w:sz w:val="18"/>
                <w:szCs w:val="18"/>
              </w:rPr>
              <w:t>.tsx</w:t>
            </w:r>
            <w:r>
              <w:rPr>
                <w:rFonts w:ascii="HELVETICA NEUE CONDENSED" w:hAnsi="HELVETICA NEUE CONDENSED"/>
                <w:b/>
                <w:bCs/>
                <w:sz w:val="18"/>
                <w:szCs w:val="18"/>
              </w:rPr>
              <w:t> on disk is not evidence a screen functions or holds real data. Every claim below is about </w:t>
            </w:r>
            <w:r>
              <w:rPr>
                <w:rStyle w:val="Emphasis"/>
                <w:rFonts w:ascii="HELVETICA NEUE CONDENSED" w:hAnsi="HELVETICA NEUE CONDENSED"/>
                <w:b/>
                <w:bCs/>
                <w:sz w:val="18"/>
                <w:szCs w:val="18"/>
              </w:rPr>
              <w:t>navigational reachability</w:t>
            </w:r>
            <w:r>
              <w:rPr>
                <w:rFonts w:ascii="HELVETICA NEUE CONDENSED" w:hAnsi="HELVETICA NEUE CONDENSED"/>
                <w:b/>
                <w:bCs/>
                <w:sz w:val="18"/>
                <w:szCs w:val="18"/>
              </w:rPr>
              <w:t>, not working software.</w:t>
            </w:r>
          </w:p>
        </w:tc>
      </w:tr>
      <w:tr w:rsidR="00BA317F" w:rsidRPr="00BA317F" w14:paraId="31161735" w14:textId="77777777" w:rsidTr="00BA317F">
        <w:trPr>
          <w:gridAfter w:val="1"/>
          <w:wAfter w:w="35" w:type="dxa"/>
          <w:tblCellSpacing w:w="15" w:type="dxa"/>
        </w:trPr>
        <w:tc>
          <w:tcPr>
            <w:tcW w:w="0" w:type="auto"/>
            <w:shd w:val="clear" w:color="auto" w:fill="EDEDED" w:themeFill="accent3" w:themeFillTint="33"/>
            <w:tcMar>
              <w:top w:w="90" w:type="dxa"/>
              <w:left w:w="90" w:type="dxa"/>
              <w:bottom w:w="90" w:type="dxa"/>
              <w:right w:w="90" w:type="dxa"/>
            </w:tcMar>
            <w:hideMark/>
          </w:tcPr>
          <w:p w14:paraId="144ECE83" w14:textId="77777777" w:rsidR="00BA317F" w:rsidRPr="00BA317F" w:rsidRDefault="00BA317F">
            <w:pPr>
              <w:rPr>
                <w:rFonts w:ascii="HELVETICA NEUE CONDENSED" w:hAnsi="HELVETICA NEUE CONDENSED"/>
                <w:b/>
                <w:bCs/>
                <w:sz w:val="18"/>
                <w:szCs w:val="18"/>
              </w:rPr>
            </w:pPr>
            <w:r>
              <w:rPr>
                <w:rStyle w:val="Strong"/>
                <w:rFonts w:ascii="HELVETICA NEUE CONDENSED" w:hAnsi="HELVETICA NEUE CONDENSED"/>
                <w:sz w:val="18"/>
                <w:szCs w:val="18"/>
              </w:rPr>
              <w:t>Implemented vs planned</w:t>
            </w:r>
          </w:p>
        </w:tc>
        <w:tc>
          <w:tcPr>
            <w:tcW w:w="1748" w:type="dxa"/>
            <w:shd w:val="clear" w:color="auto" w:fill="EDEDED" w:themeFill="accent3" w:themeFillTint="33"/>
            <w:tcMar>
              <w:top w:w="90" w:type="dxa"/>
              <w:left w:w="90" w:type="dxa"/>
              <w:bottom w:w="90" w:type="dxa"/>
              <w:right w:w="90" w:type="dxa"/>
            </w:tcMar>
            <w:hideMark/>
          </w:tcPr>
          <w:p w14:paraId="2E5536D5" w14:textId="77777777" w:rsidR="00BA317F" w:rsidRPr="00BA317F" w:rsidRDefault="00BA317F" w:rsidP="00BA317F">
            <w:pPr>
              <w:ind w:right="241"/>
              <w:rPr>
                <w:rFonts w:ascii="HELVETICA NEUE CONDENSED" w:hAnsi="HELVETICA NEUE CONDENSED"/>
                <w:b/>
                <w:bCs/>
                <w:sz w:val="18"/>
                <w:szCs w:val="18"/>
              </w:rPr>
            </w:pPr>
            <w:r>
              <w:rPr>
                <w:rStyle w:val="Strong"/>
                <w:rFonts w:ascii="HELVETICA NEUE CONDENSED" w:hAnsi="HELVETICA NEUE CONDENSED"/>
                <w:sz w:val="18"/>
                <w:szCs w:val="18"/>
              </w:rPr>
              <w:t>Low–Medium</w:t>
            </w:r>
          </w:p>
        </w:tc>
        <w:tc>
          <w:tcPr>
            <w:tcW w:w="6054" w:type="dxa"/>
            <w:gridSpan w:val="2"/>
            <w:shd w:val="clear" w:color="auto" w:fill="EDEDED" w:themeFill="accent3" w:themeFillTint="33"/>
            <w:tcMar>
              <w:top w:w="90" w:type="dxa"/>
              <w:left w:w="90" w:type="dxa"/>
              <w:bottom w:w="90" w:type="dxa"/>
              <w:right w:w="90" w:type="dxa"/>
            </w:tcMar>
            <w:hideMark/>
          </w:tcPr>
          <w:p w14:paraId="1625540C" w14:textId="77777777" w:rsidR="00BA317F" w:rsidRPr="00BA317F" w:rsidRDefault="00BA317F" w:rsidP="00BA317F">
            <w:pPr>
              <w:ind w:right="265"/>
              <w:rPr>
                <w:rFonts w:ascii="HELVETICA NEUE CONDENSED" w:hAnsi="HELVETICA NEUE CONDENSED"/>
                <w:b/>
                <w:bCs/>
                <w:sz w:val="18"/>
                <w:szCs w:val="18"/>
              </w:rPr>
            </w:pPr>
            <w:r>
              <w:rPr>
                <w:rFonts w:ascii="HELVETICA NEUE CONDENSED" w:hAnsi="HELVETICA NEUE CONDENSED"/>
                <w:b/>
                <w:bCs/>
                <w:sz w:val="18"/>
                <w:szCs w:val="18"/>
              </w:rPr>
              <w:t>No roadmap supplied. Where the repo's own audit labels capability state ("engine-only", "absent"), I cite it as observed.</w:t>
            </w:r>
          </w:p>
        </w:tc>
      </w:tr>
      <w:tr w:rsidR="00BA317F" w:rsidRPr="00BA317F" w14:paraId="3600935C" w14:textId="77777777" w:rsidTr="00BA317F">
        <w:trPr>
          <w:gridAfter w:val="1"/>
          <w:wAfter w:w="35" w:type="dxa"/>
          <w:tblCellSpacing w:w="15" w:type="dxa"/>
        </w:trPr>
        <w:tc>
          <w:tcPr>
            <w:tcW w:w="0" w:type="auto"/>
            <w:shd w:val="clear" w:color="auto" w:fill="EDEDED" w:themeFill="accent3" w:themeFillTint="33"/>
            <w:tcMar>
              <w:top w:w="90" w:type="dxa"/>
              <w:left w:w="90" w:type="dxa"/>
              <w:bottom w:w="90" w:type="dxa"/>
              <w:right w:w="90" w:type="dxa"/>
            </w:tcMar>
            <w:hideMark/>
          </w:tcPr>
          <w:p w14:paraId="378508FC" w14:textId="77777777" w:rsidR="00BA317F" w:rsidRPr="00BA317F" w:rsidRDefault="00BA317F">
            <w:pPr>
              <w:rPr>
                <w:rFonts w:ascii="HELVETICA NEUE CONDENSED" w:hAnsi="HELVETICA NEUE CONDENSED"/>
                <w:b/>
                <w:bCs/>
                <w:sz w:val="18"/>
                <w:szCs w:val="18"/>
              </w:rPr>
            </w:pPr>
            <w:r>
              <w:rPr>
                <w:rStyle w:val="Strong"/>
                <w:rFonts w:ascii="HELVETICA NEUE CONDENSED" w:hAnsi="HELVETICA NEUE CONDENSED"/>
                <w:sz w:val="18"/>
                <w:szCs w:val="18"/>
              </w:rPr>
              <w:lastRenderedPageBreak/>
              <w:t>KYC/KYB workflow</w:t>
            </w:r>
          </w:p>
        </w:tc>
        <w:tc>
          <w:tcPr>
            <w:tcW w:w="1748" w:type="dxa"/>
            <w:shd w:val="clear" w:color="auto" w:fill="EDEDED" w:themeFill="accent3" w:themeFillTint="33"/>
            <w:tcMar>
              <w:top w:w="90" w:type="dxa"/>
              <w:left w:w="90" w:type="dxa"/>
              <w:bottom w:w="90" w:type="dxa"/>
              <w:right w:w="90" w:type="dxa"/>
            </w:tcMar>
            <w:hideMark/>
          </w:tcPr>
          <w:p w14:paraId="05B67AA3" w14:textId="77777777" w:rsidR="00BA317F" w:rsidRPr="00BA317F" w:rsidRDefault="00BA317F" w:rsidP="00BA317F">
            <w:pPr>
              <w:ind w:right="241"/>
              <w:rPr>
                <w:rFonts w:ascii="HELVETICA NEUE CONDENSED" w:hAnsi="HELVETICA NEUE CONDENSED"/>
                <w:b/>
                <w:bCs/>
                <w:sz w:val="18"/>
                <w:szCs w:val="18"/>
              </w:rPr>
            </w:pPr>
            <w:r>
              <w:rPr>
                <w:rStyle w:val="Strong"/>
                <w:rFonts w:ascii="HELVETICA NEUE CONDENSED" w:hAnsi="HELVETICA NEUE CONDENSED"/>
                <w:sz w:val="18"/>
                <w:szCs w:val="18"/>
              </w:rPr>
              <w:t>High on reachability, zero on flow</w:t>
            </w:r>
          </w:p>
        </w:tc>
        <w:tc>
          <w:tcPr>
            <w:tcW w:w="6054" w:type="dxa"/>
            <w:gridSpan w:val="2"/>
            <w:shd w:val="clear" w:color="auto" w:fill="EDEDED" w:themeFill="accent3" w:themeFillTint="33"/>
            <w:tcMar>
              <w:top w:w="90" w:type="dxa"/>
              <w:left w:w="90" w:type="dxa"/>
              <w:bottom w:w="90" w:type="dxa"/>
              <w:right w:w="90" w:type="dxa"/>
            </w:tcMar>
            <w:hideMark/>
          </w:tcPr>
          <w:p w14:paraId="448B7B28" w14:textId="77777777" w:rsidR="00BA317F" w:rsidRPr="00BA317F" w:rsidRDefault="00BA317F" w:rsidP="00BA317F">
            <w:pPr>
              <w:ind w:right="265"/>
              <w:rPr>
                <w:rFonts w:ascii="HELVETICA NEUE CONDENSED" w:hAnsi="HELVETICA NEUE CONDENSED"/>
                <w:b/>
                <w:bCs/>
                <w:sz w:val="18"/>
                <w:szCs w:val="18"/>
              </w:rPr>
            </w:pPr>
            <w:r>
              <w:rPr>
                <w:rFonts w:ascii="HELVETICA NEUE CONDENSED" w:hAnsi="HELVETICA NEUE CONDENSED"/>
                <w:b/>
                <w:bCs/>
                <w:sz w:val="18"/>
                <w:szCs w:val="18"/>
              </w:rPr>
              <w:t>Files exist; </w:t>
            </w:r>
            <w:r>
              <w:rPr>
                <w:rStyle w:val="Strong"/>
                <w:rFonts w:ascii="HELVETICA NEUE CONDENSED" w:hAnsi="HELVETICA NEUE CONDENSED"/>
                <w:sz w:val="18"/>
                <w:szCs w:val="18"/>
              </w:rPr>
              <w:t>zero navigation entries across all 8 roles</w:t>
            </w:r>
            <w:r>
              <w:rPr>
                <w:rFonts w:ascii="HELVETICA NEUE CONDENSED" w:hAnsi="HELVETICA NEUE CONDENSED"/>
                <w:b/>
                <w:bCs/>
                <w:sz w:val="18"/>
                <w:szCs w:val="18"/>
              </w:rPr>
              <w:t>. The internal flow is Insufficient data.</w:t>
            </w:r>
          </w:p>
        </w:tc>
      </w:tr>
      <w:tr w:rsidR="00BA317F" w:rsidRPr="00BA317F" w14:paraId="1520A74C" w14:textId="77777777" w:rsidTr="00BA317F">
        <w:trPr>
          <w:tblCellSpacing w:w="15" w:type="dxa"/>
        </w:trPr>
        <w:tc>
          <w:tcPr>
            <w:tcW w:w="0" w:type="auto"/>
            <w:shd w:val="clear" w:color="auto" w:fill="EDEDED" w:themeFill="accent3" w:themeFillTint="33"/>
            <w:tcMar>
              <w:top w:w="90" w:type="dxa"/>
              <w:left w:w="90" w:type="dxa"/>
              <w:bottom w:w="90" w:type="dxa"/>
              <w:right w:w="90" w:type="dxa"/>
            </w:tcMar>
            <w:hideMark/>
          </w:tcPr>
          <w:p w14:paraId="4F22047E" w14:textId="77777777" w:rsidR="00BA317F" w:rsidRPr="00BA317F" w:rsidRDefault="00BA317F">
            <w:pPr>
              <w:rPr>
                <w:rFonts w:ascii="HELVETICA NEUE CONDENSED" w:hAnsi="HELVETICA NEUE CONDENSED"/>
                <w:b/>
                <w:bCs/>
                <w:sz w:val="18"/>
                <w:szCs w:val="18"/>
              </w:rPr>
            </w:pPr>
            <w:r>
              <w:rPr>
                <w:rStyle w:val="Strong"/>
                <w:rFonts w:ascii="HELVETICA NEUE CONDENSED" w:hAnsi="HELVETICA NEUE CONDENSED"/>
                <w:sz w:val="18"/>
                <w:szCs w:val="18"/>
              </w:rPr>
              <w:t>Competitor benchmarks</w:t>
            </w:r>
          </w:p>
        </w:tc>
        <w:tc>
          <w:tcPr>
            <w:tcW w:w="1872" w:type="dxa"/>
            <w:gridSpan w:val="2"/>
            <w:shd w:val="clear" w:color="auto" w:fill="EDEDED" w:themeFill="accent3" w:themeFillTint="33"/>
            <w:tcMar>
              <w:top w:w="90" w:type="dxa"/>
              <w:left w:w="90" w:type="dxa"/>
              <w:bottom w:w="90" w:type="dxa"/>
              <w:right w:w="90" w:type="dxa"/>
            </w:tcMar>
            <w:hideMark/>
          </w:tcPr>
          <w:p w14:paraId="671327F8" w14:textId="77777777" w:rsidR="00BA317F" w:rsidRPr="00BA317F" w:rsidRDefault="00BA317F" w:rsidP="00BA317F">
            <w:pPr>
              <w:ind w:right="241"/>
              <w:rPr>
                <w:rFonts w:ascii="HELVETICA NEUE CONDENSED" w:hAnsi="HELVETICA NEUE CONDENSED"/>
                <w:b/>
                <w:bCs/>
                <w:sz w:val="18"/>
                <w:szCs w:val="18"/>
              </w:rPr>
            </w:pPr>
            <w:r>
              <w:rPr>
                <w:rStyle w:val="Strong"/>
                <w:rFonts w:ascii="HELVETICA NEUE CONDENSED" w:hAnsi="HELVETICA NEUE CONDENSED"/>
                <w:sz w:val="18"/>
                <w:szCs w:val="18"/>
              </w:rPr>
              <w:t>Medium</w:t>
            </w:r>
          </w:p>
        </w:tc>
        <w:tc>
          <w:tcPr>
            <w:tcW w:w="5995" w:type="dxa"/>
            <w:gridSpan w:val="2"/>
            <w:shd w:val="clear" w:color="auto" w:fill="EDEDED" w:themeFill="accent3" w:themeFillTint="33"/>
            <w:tcMar>
              <w:top w:w="90" w:type="dxa"/>
              <w:left w:w="90" w:type="dxa"/>
              <w:bottom w:w="90" w:type="dxa"/>
              <w:right w:w="90" w:type="dxa"/>
            </w:tcMar>
            <w:hideMark/>
          </w:tcPr>
          <w:p w14:paraId="64F138E5" w14:textId="77777777" w:rsidR="00BA317F" w:rsidRPr="00BA317F" w:rsidRDefault="00BA317F" w:rsidP="00BA317F">
            <w:pPr>
              <w:ind w:right="265"/>
              <w:rPr>
                <w:rFonts w:ascii="HELVETICA NEUE CONDENSED" w:hAnsi="HELVETICA NEUE CONDENSED"/>
                <w:b/>
                <w:bCs/>
                <w:sz w:val="18"/>
                <w:szCs w:val="18"/>
              </w:rPr>
            </w:pPr>
            <w:r>
              <w:rPr>
                <w:rFonts w:ascii="HELVETICA NEUE CONDENSED" w:hAnsi="HELVETICA NEUE CONDENSED"/>
                <w:b/>
                <w:bCs/>
                <w:sz w:val="18"/>
                <w:szCs w:val="18"/>
              </w:rPr>
              <w:t>Public value propositions and design principles only. No step counts, onboarding times, or performance figures invented.</w:t>
            </w:r>
          </w:p>
        </w:tc>
      </w:tr>
    </w:tbl>
    <w:p w14:paraId="43EA127E" w14:textId="77777777" w:rsidR="00BA317F" w:rsidRDefault="00BA317F" w:rsidP="00BA317F"/>
    <w:p w14:paraId="7E4843F8" w14:textId="77777777" w:rsidR="005543DF" w:rsidRDefault="005543DF" w:rsidP="00BA317F"/>
    <w:p w14:paraId="6D6D6A8C" w14:textId="338B1202" w:rsidR="005543DF" w:rsidRDefault="005543DF" w:rsidP="00CF0E97">
      <w:pPr>
        <w:ind w:left="-709"/>
      </w:pPr>
    </w:p>
    <w:p w14:paraId="49918375" w14:textId="0C4AB5A0" w:rsidR="005543DF" w:rsidRDefault="00DB1B59" w:rsidP="00CF0E97">
      <w:pPr>
        <w:jc w:val="both"/>
      </w:pPr>
      <w:r>
        <w:t>Temporary</w:t>
      </w:r>
    </w:p>
    <w:p w14:paraId="6CEA6A1F"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A22889"/>
          <w:sz w:val="18"/>
          <w:szCs w:val="18"/>
        </w:rPr>
        <w:t>sequenceDiagram</w:t>
      </w:r>
    </w:p>
    <w:p w14:paraId="77F623F0"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participant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as</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Producer</w:t>
      </w:r>
      <w:r w:rsidRPr="00DB1B59">
        <w:rPr>
          <w:rFonts w:ascii="Menlo" w:eastAsia="Times New Roman" w:hAnsi="Menlo" w:cs="Menlo"/>
          <w:color w:val="000000"/>
          <w:sz w:val="18"/>
          <w:szCs w:val="18"/>
        </w:rPr>
        <w:t>/</w:t>
      </w:r>
      <w:r w:rsidRPr="00DB1B59">
        <w:rPr>
          <w:rFonts w:ascii="Menlo" w:eastAsia="Times New Roman" w:hAnsi="Menlo" w:cs="Menlo"/>
          <w:color w:val="A22889"/>
          <w:sz w:val="18"/>
          <w:szCs w:val="18"/>
        </w:rPr>
        <w:t>Seller</w:t>
      </w:r>
    </w:p>
    <w:p w14:paraId="38CDB7FB"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participant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RA</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as</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Riskless</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Agent</w:t>
      </w:r>
    </w:p>
    <w:p w14:paraId="4717F385"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participant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OT1</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as</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Off-taker</w:t>
      </w:r>
      <w:r w:rsidRPr="00DB1B59">
        <w:rPr>
          <w:rFonts w:ascii="Menlo" w:eastAsia="Times New Roman" w:hAnsi="Menlo" w:cs="Menlo"/>
          <w:color w:val="000000"/>
          <w:sz w:val="18"/>
          <w:szCs w:val="18"/>
        </w:rPr>
        <w:t xml:space="preserve"> 1</w:t>
      </w:r>
    </w:p>
    <w:p w14:paraId="7CE61F43"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participant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OT2</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as</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Off-taker</w:t>
      </w:r>
      <w:r w:rsidRPr="00DB1B59">
        <w:rPr>
          <w:rFonts w:ascii="Menlo" w:eastAsia="Times New Roman" w:hAnsi="Menlo" w:cs="Menlo"/>
          <w:color w:val="000000"/>
          <w:sz w:val="18"/>
          <w:szCs w:val="18"/>
        </w:rPr>
        <w:t xml:space="preserve"> 2</w:t>
      </w:r>
    </w:p>
    <w:p w14:paraId="234A4766"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participant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OT3</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as</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Off-taker</w:t>
      </w:r>
      <w:r w:rsidRPr="00DB1B59">
        <w:rPr>
          <w:rFonts w:ascii="Menlo" w:eastAsia="Times New Roman" w:hAnsi="Menlo" w:cs="Menlo"/>
          <w:color w:val="000000"/>
          <w:sz w:val="18"/>
          <w:szCs w:val="18"/>
        </w:rPr>
        <w:t xml:space="preserve"> 3</w:t>
      </w:r>
    </w:p>
    <w:p w14:paraId="73A1E9D8"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participant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BK</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as</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Bank</w:t>
      </w:r>
    </w:p>
    <w:p w14:paraId="259502D9"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participant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IN</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as</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Insurance</w:t>
      </w:r>
    </w:p>
    <w:p w14:paraId="609B1094"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participant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CM</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as</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Compliance</w:t>
      </w:r>
    </w:p>
    <w:p w14:paraId="37D7DE20"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participant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SP</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as</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Shipping</w:t>
      </w:r>
      <w:r w:rsidRPr="00DB1B59">
        <w:rPr>
          <w:rFonts w:ascii="Menlo" w:eastAsia="Times New Roman" w:hAnsi="Menlo" w:cs="Menlo"/>
          <w:color w:val="000000"/>
          <w:sz w:val="18"/>
          <w:szCs w:val="18"/>
        </w:rPr>
        <w:t>/</w:t>
      </w:r>
      <w:r w:rsidRPr="00DB1B59">
        <w:rPr>
          <w:rFonts w:ascii="Menlo" w:eastAsia="Times New Roman" w:hAnsi="Menlo" w:cs="Menlo"/>
          <w:color w:val="A22889"/>
          <w:sz w:val="18"/>
          <w:szCs w:val="18"/>
        </w:rPr>
        <w:t>Logistics</w:t>
      </w:r>
    </w:p>
    <w:p w14:paraId="6F713BBA"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participant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SC</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as</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Smart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Contract</w:t>
      </w:r>
    </w:p>
    <w:p w14:paraId="660D410F"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participant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TK</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as</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Token</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Registry</w:t>
      </w:r>
    </w:p>
    <w:p w14:paraId="2585CB45"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p>
    <w:p w14:paraId="18D3E259"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Note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over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w:t>
      </w:r>
      <w:r w:rsidRPr="00DB1B59">
        <w:rPr>
          <w:rFonts w:ascii="Menlo" w:eastAsia="Times New Roman" w:hAnsi="Menlo" w:cs="Menlo"/>
          <w:color w:val="000000"/>
          <w:sz w:val="18"/>
          <w:szCs w:val="18"/>
        </w:rPr>
        <w:t>,</w:t>
      </w:r>
      <w:r w:rsidRPr="00DB1B59">
        <w:rPr>
          <w:rFonts w:ascii="Menlo" w:eastAsia="Times New Roman" w:hAnsi="Menlo" w:cs="Menlo"/>
          <w:color w:val="A22889"/>
          <w:sz w:val="18"/>
          <w:szCs w:val="18"/>
        </w:rPr>
        <w:t>TK</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Phase</w:t>
      </w:r>
      <w:r w:rsidRPr="00DB1B59">
        <w:rPr>
          <w:rFonts w:ascii="Menlo" w:eastAsia="Times New Roman" w:hAnsi="Menlo" w:cs="Menlo"/>
          <w:color w:val="000000"/>
          <w:sz w:val="18"/>
          <w:szCs w:val="18"/>
        </w:rPr>
        <w:t xml:space="preserve"> 1: </w:t>
      </w:r>
      <w:r w:rsidRPr="00DB1B59">
        <w:rPr>
          <w:rFonts w:ascii="Menlo" w:eastAsia="Times New Roman" w:hAnsi="Menlo" w:cs="Menlo"/>
          <w:color w:val="A22889"/>
          <w:sz w:val="18"/>
          <w:szCs w:val="18"/>
        </w:rPr>
        <w:t>Seller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Onboarding</w:t>
      </w:r>
      <w:r w:rsidRPr="00DB1B59">
        <w:rPr>
          <w:rFonts w:ascii="Menlo" w:eastAsia="Times New Roman" w:hAnsi="Menlo" w:cs="Menlo"/>
          <w:color w:val="000000"/>
          <w:sz w:val="18"/>
          <w:szCs w:val="18"/>
        </w:rPr>
        <w:t xml:space="preserve"> &amp; </w:t>
      </w:r>
      <w:r w:rsidRPr="00DB1B59">
        <w:rPr>
          <w:rFonts w:ascii="Menlo" w:eastAsia="Times New Roman" w:hAnsi="Menlo" w:cs="Menlo"/>
          <w:color w:val="A22889"/>
          <w:sz w:val="18"/>
          <w:szCs w:val="18"/>
        </w:rPr>
        <w:t>Tokenization</w:t>
      </w:r>
    </w:p>
    <w:p w14:paraId="139F205D"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CM</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Submit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Production</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Credentials</w:t>
      </w:r>
    </w:p>
    <w:p w14:paraId="5AA953D2"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CM-</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RA</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Verify</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Green</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Certification</w:t>
      </w:r>
    </w:p>
    <w:p w14:paraId="2D01766F"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TK</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Mint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Master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Token</w:t>
      </w:r>
    </w:p>
    <w:p w14:paraId="2C293D51"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RA-</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SC</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Deploy</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Smart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Contract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linked</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to</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Master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Token</w:t>
      </w:r>
    </w:p>
    <w:p w14:paraId="452220B8"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p>
    <w:p w14:paraId="494E19F2"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Note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over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OT1</w:t>
      </w:r>
      <w:r w:rsidRPr="00DB1B59">
        <w:rPr>
          <w:rFonts w:ascii="Menlo" w:eastAsia="Times New Roman" w:hAnsi="Menlo" w:cs="Menlo"/>
          <w:color w:val="000000"/>
          <w:sz w:val="18"/>
          <w:szCs w:val="18"/>
        </w:rPr>
        <w:t>,</w:t>
      </w:r>
      <w:r w:rsidRPr="00DB1B59">
        <w:rPr>
          <w:rFonts w:ascii="Menlo" w:eastAsia="Times New Roman" w:hAnsi="Menlo" w:cs="Menlo"/>
          <w:color w:val="A22889"/>
          <w:sz w:val="18"/>
          <w:szCs w:val="18"/>
        </w:rPr>
        <w:t>TK</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Phase</w:t>
      </w:r>
      <w:r w:rsidRPr="00DB1B59">
        <w:rPr>
          <w:rFonts w:ascii="Menlo" w:eastAsia="Times New Roman" w:hAnsi="Menlo" w:cs="Menlo"/>
          <w:color w:val="000000"/>
          <w:sz w:val="18"/>
          <w:szCs w:val="18"/>
        </w:rPr>
        <w:t xml:space="preserve"> 2: </w:t>
      </w:r>
      <w:r w:rsidRPr="00DB1B59">
        <w:rPr>
          <w:rFonts w:ascii="Menlo" w:eastAsia="Times New Roman" w:hAnsi="Menlo" w:cs="Menlo"/>
          <w:color w:val="A22889"/>
          <w:sz w:val="18"/>
          <w:szCs w:val="18"/>
        </w:rPr>
        <w:t>Off-taker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Mandates</w:t>
      </w:r>
      <w:r w:rsidRPr="00DB1B59">
        <w:rPr>
          <w:rFonts w:ascii="Menlo" w:eastAsia="Times New Roman" w:hAnsi="Menlo" w:cs="Menlo"/>
          <w:color w:val="000000"/>
          <w:sz w:val="18"/>
          <w:szCs w:val="18"/>
        </w:rPr>
        <w:t xml:space="preserve"> &amp; </w:t>
      </w:r>
      <w:r w:rsidRPr="00DB1B59">
        <w:rPr>
          <w:rFonts w:ascii="Menlo" w:eastAsia="Times New Roman" w:hAnsi="Menlo" w:cs="Menlo"/>
          <w:color w:val="A22889"/>
          <w:sz w:val="18"/>
          <w:szCs w:val="18"/>
        </w:rPr>
        <w:t>Credit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Checks</w:t>
      </w:r>
    </w:p>
    <w:p w14:paraId="5446305B"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Off-taker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Mandates</w:t>
      </w:r>
    </w:p>
    <w:p w14:paraId="23B9EBED"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OT1-</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RA</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Submit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Purchase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Mandate</w:t>
      </w:r>
    </w:p>
    <w:p w14:paraId="2E9CA6E9"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OT2-</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RA</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Submit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Purchase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Mandate</w:t>
      </w:r>
    </w:p>
    <w:p w14:paraId="4ABBFAE1"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OT3-</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RA</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Submit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Purchase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Mandate</w:t>
      </w:r>
    </w:p>
    <w:p w14:paraId="28947975"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end</w:t>
      </w:r>
    </w:p>
    <w:p w14:paraId="630450AC"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Credit</w:t>
      </w:r>
      <w:r w:rsidRPr="00DB1B59">
        <w:rPr>
          <w:rFonts w:ascii="Menlo" w:eastAsia="Times New Roman" w:hAnsi="Menlo" w:cs="Menlo"/>
          <w:color w:val="000000"/>
          <w:sz w:val="18"/>
          <w:szCs w:val="18"/>
        </w:rPr>
        <w:t xml:space="preserve"> &amp; </w:t>
      </w:r>
      <w:r w:rsidRPr="00DB1B59">
        <w:rPr>
          <w:rFonts w:ascii="Menlo" w:eastAsia="Times New Roman" w:hAnsi="Menlo" w:cs="Menlo"/>
          <w:color w:val="A22889"/>
          <w:sz w:val="18"/>
          <w:szCs w:val="18"/>
        </w:rPr>
        <w:t>Compliance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Checks</w:t>
      </w:r>
    </w:p>
    <w:p w14:paraId="3797C827"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RA-</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BK</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Verify</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Off-taker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Credits</w:t>
      </w:r>
    </w:p>
    <w:p w14:paraId="54E648B3"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RA-</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CM</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Verify</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Off-taker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Compliance</w:t>
      </w:r>
    </w:p>
    <w:p w14:paraId="217FCE46"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end</w:t>
      </w:r>
    </w:p>
    <w:p w14:paraId="3F1925B4"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p>
    <w:p w14:paraId="42C82ECD"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Note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over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w:t>
      </w:r>
      <w:r w:rsidRPr="00DB1B59">
        <w:rPr>
          <w:rFonts w:ascii="Menlo" w:eastAsia="Times New Roman" w:hAnsi="Menlo" w:cs="Menlo"/>
          <w:color w:val="000000"/>
          <w:sz w:val="18"/>
          <w:szCs w:val="18"/>
        </w:rPr>
        <w:t>,</w:t>
      </w:r>
      <w:r w:rsidRPr="00DB1B59">
        <w:rPr>
          <w:rFonts w:ascii="Menlo" w:eastAsia="Times New Roman" w:hAnsi="Menlo" w:cs="Menlo"/>
          <w:color w:val="A22889"/>
          <w:sz w:val="18"/>
          <w:szCs w:val="18"/>
        </w:rPr>
        <w:t>TK</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Phase</w:t>
      </w:r>
      <w:r w:rsidRPr="00DB1B59">
        <w:rPr>
          <w:rFonts w:ascii="Menlo" w:eastAsia="Times New Roman" w:hAnsi="Menlo" w:cs="Menlo"/>
          <w:color w:val="000000"/>
          <w:sz w:val="18"/>
          <w:szCs w:val="18"/>
        </w:rPr>
        <w:t xml:space="preserve"> 3: </w:t>
      </w:r>
      <w:r w:rsidRPr="00DB1B59">
        <w:rPr>
          <w:rFonts w:ascii="Menlo" w:eastAsia="Times New Roman" w:hAnsi="Menlo" w:cs="Menlo"/>
          <w:color w:val="A22889"/>
          <w:sz w:val="18"/>
          <w:szCs w:val="18"/>
        </w:rPr>
        <w:t>Aggregated</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Offer</w:t>
      </w:r>
      <w:r w:rsidRPr="00DB1B59">
        <w:rPr>
          <w:rFonts w:ascii="Menlo" w:eastAsia="Times New Roman" w:hAnsi="Menlo" w:cs="Menlo"/>
          <w:color w:val="000000"/>
          <w:sz w:val="18"/>
          <w:szCs w:val="18"/>
        </w:rPr>
        <w:t xml:space="preserve"> &amp; </w:t>
      </w:r>
      <w:r w:rsidRPr="00DB1B59">
        <w:rPr>
          <w:rFonts w:ascii="Menlo" w:eastAsia="Times New Roman" w:hAnsi="Menlo" w:cs="Menlo"/>
          <w:color w:val="A22889"/>
          <w:sz w:val="18"/>
          <w:szCs w:val="18"/>
        </w:rPr>
        <w:t>Acceptance</w:t>
      </w:r>
    </w:p>
    <w:p w14:paraId="14B84218"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RA-</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S</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Present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Aggregated</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Demand</w:t>
      </w:r>
      <w:r w:rsidRPr="00DB1B59">
        <w:rPr>
          <w:rFonts w:ascii="Menlo" w:eastAsia="Times New Roman" w:hAnsi="Menlo" w:cs="Menlo"/>
          <w:color w:val="000000"/>
          <w:sz w:val="18"/>
          <w:szCs w:val="18"/>
        </w:rPr>
        <w:t xml:space="preserve"> &amp; </w:t>
      </w:r>
      <w:r w:rsidRPr="00DB1B59">
        <w:rPr>
          <w:rFonts w:ascii="Menlo" w:eastAsia="Times New Roman" w:hAnsi="Menlo" w:cs="Menlo"/>
          <w:color w:val="A22889"/>
          <w:sz w:val="18"/>
          <w:szCs w:val="18"/>
        </w:rPr>
        <w:t>Offer</w:t>
      </w:r>
    </w:p>
    <w:p w14:paraId="7BCC6177"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RA</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Confirm</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Supply</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Terms</w:t>
      </w:r>
      <w:r w:rsidRPr="00DB1B59">
        <w:rPr>
          <w:rFonts w:ascii="Menlo" w:eastAsia="Times New Roman" w:hAnsi="Menlo" w:cs="Menlo"/>
          <w:color w:val="000000"/>
          <w:sz w:val="18"/>
          <w:szCs w:val="18"/>
        </w:rPr>
        <w:t xml:space="preserve"> &amp; </w:t>
      </w:r>
      <w:r w:rsidRPr="00DB1B59">
        <w:rPr>
          <w:rFonts w:ascii="Menlo" w:eastAsia="Times New Roman" w:hAnsi="Menlo" w:cs="Menlo"/>
          <w:color w:val="A22889"/>
          <w:sz w:val="18"/>
          <w:szCs w:val="18"/>
        </w:rPr>
        <w:t>Accept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Offer</w:t>
      </w:r>
    </w:p>
    <w:p w14:paraId="6AC40EC2"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RA-</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SC</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Update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Smart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Contract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with</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Agreed</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Terms</w:t>
      </w:r>
    </w:p>
    <w:p w14:paraId="7E77247B"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p>
    <w:p w14:paraId="3BBF7420"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Note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over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OT1</w:t>
      </w:r>
      <w:r w:rsidRPr="00DB1B59">
        <w:rPr>
          <w:rFonts w:ascii="Menlo" w:eastAsia="Times New Roman" w:hAnsi="Menlo" w:cs="Menlo"/>
          <w:color w:val="000000"/>
          <w:sz w:val="18"/>
          <w:szCs w:val="18"/>
        </w:rPr>
        <w:t>,</w:t>
      </w:r>
      <w:r w:rsidRPr="00DB1B59">
        <w:rPr>
          <w:rFonts w:ascii="Menlo" w:eastAsia="Times New Roman" w:hAnsi="Menlo" w:cs="Menlo"/>
          <w:color w:val="A22889"/>
          <w:sz w:val="18"/>
          <w:szCs w:val="18"/>
        </w:rPr>
        <w:t>TK</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Phase</w:t>
      </w:r>
      <w:r w:rsidRPr="00DB1B59">
        <w:rPr>
          <w:rFonts w:ascii="Menlo" w:eastAsia="Times New Roman" w:hAnsi="Menlo" w:cs="Menlo"/>
          <w:color w:val="000000"/>
          <w:sz w:val="18"/>
          <w:szCs w:val="18"/>
        </w:rPr>
        <w:t xml:space="preserve"> 4: </w:t>
      </w:r>
      <w:r w:rsidRPr="00DB1B59">
        <w:rPr>
          <w:rFonts w:ascii="Menlo" w:eastAsia="Times New Roman" w:hAnsi="Menlo" w:cs="Menlo"/>
          <w:color w:val="A22889"/>
          <w:sz w:val="18"/>
          <w:szCs w:val="18"/>
        </w:rPr>
        <w:t>Back-to-Back</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Contracts</w:t>
      </w:r>
      <w:r w:rsidRPr="00DB1B59">
        <w:rPr>
          <w:rFonts w:ascii="Menlo" w:eastAsia="Times New Roman" w:hAnsi="Menlo" w:cs="Menlo"/>
          <w:color w:val="000000"/>
          <w:sz w:val="18"/>
          <w:szCs w:val="18"/>
        </w:rPr>
        <w:t xml:space="preserve"> &amp; </w:t>
      </w:r>
      <w:r w:rsidRPr="00DB1B59">
        <w:rPr>
          <w:rFonts w:ascii="Menlo" w:eastAsia="Times New Roman" w:hAnsi="Menlo" w:cs="Menlo"/>
          <w:color w:val="A22889"/>
          <w:sz w:val="18"/>
          <w:szCs w:val="18"/>
        </w:rPr>
        <w:t>Risk</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Mitigation</w:t>
      </w:r>
    </w:p>
    <w:p w14:paraId="3AD6C9C4"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Contract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Formation</w:t>
      </w:r>
    </w:p>
    <w:p w14:paraId="5D072B62"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RA-</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OT1</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Issue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Purchase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Contract</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Mirrored from Master Contract</w:t>
      </w:r>
      <w:r w:rsidRPr="00DB1B59">
        <w:rPr>
          <w:rFonts w:ascii="Menlo" w:eastAsia="Times New Roman" w:hAnsi="Menlo" w:cs="Menlo"/>
          <w:b/>
          <w:bCs/>
          <w:color w:val="000000"/>
          <w:sz w:val="18"/>
          <w:szCs w:val="18"/>
        </w:rPr>
        <w:t>)</w:t>
      </w:r>
    </w:p>
    <w:p w14:paraId="77183DDE"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RA-</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OT2</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Issue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Purchase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Contract</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Mirrored from Master Contract</w:t>
      </w:r>
      <w:r w:rsidRPr="00DB1B59">
        <w:rPr>
          <w:rFonts w:ascii="Menlo" w:eastAsia="Times New Roman" w:hAnsi="Menlo" w:cs="Menlo"/>
          <w:b/>
          <w:bCs/>
          <w:color w:val="000000"/>
          <w:sz w:val="18"/>
          <w:szCs w:val="18"/>
        </w:rPr>
        <w:t>)</w:t>
      </w:r>
    </w:p>
    <w:p w14:paraId="780A63BB"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RA-</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OT3</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Issue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Purchase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Contract</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Mirrored from Master Contract</w:t>
      </w:r>
      <w:r w:rsidRPr="00DB1B59">
        <w:rPr>
          <w:rFonts w:ascii="Menlo" w:eastAsia="Times New Roman" w:hAnsi="Menlo" w:cs="Menlo"/>
          <w:b/>
          <w:bCs/>
          <w:color w:val="000000"/>
          <w:sz w:val="18"/>
          <w:szCs w:val="18"/>
        </w:rPr>
        <w:t>)</w:t>
      </w:r>
    </w:p>
    <w:p w14:paraId="41A10754"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RA-</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S</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Issue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Sale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Contract</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Master Contract</w:t>
      </w:r>
      <w:r w:rsidRPr="00DB1B59">
        <w:rPr>
          <w:rFonts w:ascii="Menlo" w:eastAsia="Times New Roman" w:hAnsi="Menlo" w:cs="Menlo"/>
          <w:b/>
          <w:bCs/>
          <w:color w:val="000000"/>
          <w:sz w:val="18"/>
          <w:szCs w:val="18"/>
        </w:rPr>
        <w:t>)</w:t>
      </w:r>
    </w:p>
    <w:p w14:paraId="59A2E7DF"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end</w:t>
      </w:r>
    </w:p>
    <w:p w14:paraId="59A6455B"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lastRenderedPageBreak/>
        <w:t xml:space="preserve">    </w:t>
      </w:r>
      <w:r w:rsidRPr="00DB1B59">
        <w:rPr>
          <w:rFonts w:ascii="Menlo" w:eastAsia="Times New Roman" w:hAnsi="Menlo" w:cs="Menlo"/>
          <w:color w:val="A22889"/>
          <w:sz w:val="18"/>
          <w:szCs w:val="18"/>
        </w:rPr>
        <w:t>par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Credit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Support</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LC Issuance</w:t>
      </w:r>
      <w:r w:rsidRPr="00DB1B59">
        <w:rPr>
          <w:rFonts w:ascii="Menlo" w:eastAsia="Times New Roman" w:hAnsi="Menlo" w:cs="Menlo"/>
          <w:b/>
          <w:bCs/>
          <w:color w:val="000000"/>
          <w:sz w:val="18"/>
          <w:szCs w:val="18"/>
        </w:rPr>
        <w:t>)</w:t>
      </w:r>
    </w:p>
    <w:p w14:paraId="5ABF8AC0"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OT1-</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BK</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Provide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LC</w:t>
      </w:r>
    </w:p>
    <w:p w14:paraId="013AC7AA"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OT2-</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BK</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Provide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LC</w:t>
      </w:r>
    </w:p>
    <w:p w14:paraId="470A650D"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OT3-</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BK</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Provide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LC</w:t>
      </w:r>
    </w:p>
    <w:p w14:paraId="74D38893"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end</w:t>
      </w:r>
    </w:p>
    <w:p w14:paraId="722B676F"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RA-</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IN</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Secure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Transaction</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Insurance</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Linked to Master Contract</w:t>
      </w:r>
      <w:r w:rsidRPr="00DB1B59">
        <w:rPr>
          <w:rFonts w:ascii="Menlo" w:eastAsia="Times New Roman" w:hAnsi="Menlo" w:cs="Menlo"/>
          <w:b/>
          <w:bCs/>
          <w:color w:val="000000"/>
          <w:sz w:val="18"/>
          <w:szCs w:val="18"/>
        </w:rPr>
        <w:t>)</w:t>
      </w:r>
    </w:p>
    <w:p w14:paraId="062C0D3B"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p>
    <w:p w14:paraId="6304464E"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Note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over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w:t>
      </w:r>
      <w:r w:rsidRPr="00DB1B59">
        <w:rPr>
          <w:rFonts w:ascii="Menlo" w:eastAsia="Times New Roman" w:hAnsi="Menlo" w:cs="Menlo"/>
          <w:color w:val="000000"/>
          <w:sz w:val="18"/>
          <w:szCs w:val="18"/>
        </w:rPr>
        <w:t>,</w:t>
      </w:r>
      <w:r w:rsidRPr="00DB1B59">
        <w:rPr>
          <w:rFonts w:ascii="Menlo" w:eastAsia="Times New Roman" w:hAnsi="Menlo" w:cs="Menlo"/>
          <w:color w:val="A22889"/>
          <w:sz w:val="18"/>
          <w:szCs w:val="18"/>
        </w:rPr>
        <w:t>TK</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Phase</w:t>
      </w:r>
      <w:r w:rsidRPr="00DB1B59">
        <w:rPr>
          <w:rFonts w:ascii="Menlo" w:eastAsia="Times New Roman" w:hAnsi="Menlo" w:cs="Menlo"/>
          <w:color w:val="000000"/>
          <w:sz w:val="18"/>
          <w:szCs w:val="18"/>
        </w:rPr>
        <w:t xml:space="preserve"> 5: </w:t>
      </w:r>
      <w:r w:rsidRPr="00DB1B59">
        <w:rPr>
          <w:rFonts w:ascii="Menlo" w:eastAsia="Times New Roman" w:hAnsi="Menlo" w:cs="Menlo"/>
          <w:color w:val="A22889"/>
          <w:sz w:val="18"/>
          <w:szCs w:val="18"/>
        </w:rPr>
        <w:t>Token</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Distribution</w:t>
      </w:r>
      <w:r w:rsidRPr="00DB1B59">
        <w:rPr>
          <w:rFonts w:ascii="Menlo" w:eastAsia="Times New Roman" w:hAnsi="Menlo" w:cs="Menlo"/>
          <w:color w:val="000000"/>
          <w:sz w:val="18"/>
          <w:szCs w:val="18"/>
        </w:rPr>
        <w:t xml:space="preserve"> &amp; </w:t>
      </w:r>
      <w:r w:rsidRPr="00DB1B59">
        <w:rPr>
          <w:rFonts w:ascii="Menlo" w:eastAsia="Times New Roman" w:hAnsi="Menlo" w:cs="Menlo"/>
          <w:color w:val="A22889"/>
          <w:sz w:val="18"/>
          <w:szCs w:val="18"/>
        </w:rPr>
        <w:t>Logistics</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Planning</w:t>
      </w:r>
    </w:p>
    <w:p w14:paraId="360A0F2E"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TK-</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SC</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Create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Sub-Tokens</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Based on Agreed Allocations</w:t>
      </w:r>
      <w:r w:rsidRPr="00DB1B59">
        <w:rPr>
          <w:rFonts w:ascii="Menlo" w:eastAsia="Times New Roman" w:hAnsi="Menlo" w:cs="Menlo"/>
          <w:b/>
          <w:bCs/>
          <w:color w:val="000000"/>
          <w:sz w:val="18"/>
          <w:szCs w:val="18"/>
        </w:rPr>
        <w:t>)</w:t>
      </w:r>
    </w:p>
    <w:p w14:paraId="3AF52051"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SC-</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RA</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Confirm</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Sub-Token</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Distribution</w:t>
      </w:r>
    </w:p>
    <w:p w14:paraId="68E59DA3"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Individual</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Transport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Arrangements</w:t>
      </w:r>
    </w:p>
    <w:p w14:paraId="4BDD6ABA"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OT1-</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SP</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Arrange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Transportation</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Information shared with SC</w:t>
      </w:r>
      <w:r w:rsidRPr="00DB1B59">
        <w:rPr>
          <w:rFonts w:ascii="Menlo" w:eastAsia="Times New Roman" w:hAnsi="Menlo" w:cs="Menlo"/>
          <w:b/>
          <w:bCs/>
          <w:color w:val="000000"/>
          <w:sz w:val="18"/>
          <w:szCs w:val="18"/>
        </w:rPr>
        <w:t>)</w:t>
      </w:r>
    </w:p>
    <w:p w14:paraId="08544CB9"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OT2-</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SP</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Arrange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Transportation</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Information shared with SC</w:t>
      </w:r>
      <w:r w:rsidRPr="00DB1B59">
        <w:rPr>
          <w:rFonts w:ascii="Menlo" w:eastAsia="Times New Roman" w:hAnsi="Menlo" w:cs="Menlo"/>
          <w:b/>
          <w:bCs/>
          <w:color w:val="000000"/>
          <w:sz w:val="18"/>
          <w:szCs w:val="18"/>
        </w:rPr>
        <w:t>)</w:t>
      </w:r>
    </w:p>
    <w:p w14:paraId="250FFEF2"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OT3-</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SP</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Arrange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Transportation</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Information shared with SC</w:t>
      </w:r>
      <w:r w:rsidRPr="00DB1B59">
        <w:rPr>
          <w:rFonts w:ascii="Menlo" w:eastAsia="Times New Roman" w:hAnsi="Menlo" w:cs="Menlo"/>
          <w:b/>
          <w:bCs/>
          <w:color w:val="000000"/>
          <w:sz w:val="18"/>
          <w:szCs w:val="18"/>
        </w:rPr>
        <w:t>)</w:t>
      </w:r>
    </w:p>
    <w:p w14:paraId="71B4440E"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end</w:t>
      </w:r>
    </w:p>
    <w:p w14:paraId="2BA3CB7E"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SP-</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SC</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Confirm</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Logistics</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Plan</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to</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Smart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Contract</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aggregated</w:t>
      </w:r>
      <w:r w:rsidRPr="00DB1B59">
        <w:rPr>
          <w:rFonts w:ascii="Menlo" w:eastAsia="Times New Roman" w:hAnsi="Menlo" w:cs="Menlo"/>
          <w:b/>
          <w:bCs/>
          <w:color w:val="000000"/>
          <w:sz w:val="18"/>
          <w:szCs w:val="18"/>
        </w:rPr>
        <w:t>)</w:t>
      </w:r>
    </w:p>
    <w:p w14:paraId="45C264BC"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p>
    <w:p w14:paraId="4D9F5078"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Note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over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w:t>
      </w:r>
      <w:r w:rsidRPr="00DB1B59">
        <w:rPr>
          <w:rFonts w:ascii="Menlo" w:eastAsia="Times New Roman" w:hAnsi="Menlo" w:cs="Menlo"/>
          <w:color w:val="000000"/>
          <w:sz w:val="18"/>
          <w:szCs w:val="18"/>
        </w:rPr>
        <w:t>,</w:t>
      </w:r>
      <w:r w:rsidRPr="00DB1B59">
        <w:rPr>
          <w:rFonts w:ascii="Menlo" w:eastAsia="Times New Roman" w:hAnsi="Menlo" w:cs="Menlo"/>
          <w:color w:val="A22889"/>
          <w:sz w:val="18"/>
          <w:szCs w:val="18"/>
        </w:rPr>
        <w:t>TK</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Phase</w:t>
      </w:r>
      <w:r w:rsidRPr="00DB1B59">
        <w:rPr>
          <w:rFonts w:ascii="Menlo" w:eastAsia="Times New Roman" w:hAnsi="Menlo" w:cs="Menlo"/>
          <w:color w:val="000000"/>
          <w:sz w:val="18"/>
          <w:szCs w:val="18"/>
        </w:rPr>
        <w:t xml:space="preserve"> 6: </w:t>
      </w:r>
      <w:r w:rsidRPr="00DB1B59">
        <w:rPr>
          <w:rFonts w:ascii="Menlo" w:eastAsia="Times New Roman" w:hAnsi="Menlo" w:cs="Menlo"/>
          <w:color w:val="A22889"/>
          <w:sz w:val="18"/>
          <w:szCs w:val="18"/>
        </w:rPr>
        <w:t>Documentation</w:t>
      </w:r>
      <w:r w:rsidRPr="00DB1B59">
        <w:rPr>
          <w:rFonts w:ascii="Menlo" w:eastAsia="Times New Roman" w:hAnsi="Menlo" w:cs="Menlo"/>
          <w:color w:val="000000"/>
          <w:sz w:val="18"/>
          <w:szCs w:val="18"/>
        </w:rPr>
        <w:t xml:space="preserve"> &amp; </w:t>
      </w:r>
      <w:r w:rsidRPr="00DB1B59">
        <w:rPr>
          <w:rFonts w:ascii="Menlo" w:eastAsia="Times New Roman" w:hAnsi="Menlo" w:cs="Menlo"/>
          <w:color w:val="A22889"/>
          <w:sz w:val="18"/>
          <w:szCs w:val="18"/>
        </w:rPr>
        <w:t>Verification</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Pre-Shipment</w:t>
      </w:r>
      <w:r w:rsidRPr="00DB1B59">
        <w:rPr>
          <w:rFonts w:ascii="Menlo" w:eastAsia="Times New Roman" w:hAnsi="Menlo" w:cs="Menlo"/>
          <w:b/>
          <w:bCs/>
          <w:color w:val="000000"/>
          <w:sz w:val="18"/>
          <w:szCs w:val="18"/>
        </w:rPr>
        <w:t>)</w:t>
      </w:r>
    </w:p>
    <w:p w14:paraId="73DEF311"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SC</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Submit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Source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Documents</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e.g. Quality Certificates</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 xml:space="preserve"> Origin Certificates</w:t>
      </w:r>
      <w:r w:rsidRPr="00DB1B59">
        <w:rPr>
          <w:rFonts w:ascii="Menlo" w:eastAsia="Times New Roman" w:hAnsi="Menlo" w:cs="Menlo"/>
          <w:b/>
          <w:bCs/>
          <w:color w:val="000000"/>
          <w:sz w:val="18"/>
          <w:szCs w:val="18"/>
        </w:rPr>
        <w:t>)</w:t>
      </w:r>
    </w:p>
    <w:p w14:paraId="4B1FCD75"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SC-</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CM</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Verify</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All</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Documentation</w:t>
      </w:r>
    </w:p>
    <w:p w14:paraId="1E19EC21"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CM--</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SC</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Confirm</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Document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Verification</w:t>
      </w:r>
    </w:p>
    <w:p w14:paraId="638473AB"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p>
    <w:p w14:paraId="6B566479"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Note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over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w:t>
      </w:r>
      <w:r w:rsidRPr="00DB1B59">
        <w:rPr>
          <w:rFonts w:ascii="Menlo" w:eastAsia="Times New Roman" w:hAnsi="Menlo" w:cs="Menlo"/>
          <w:color w:val="000000"/>
          <w:sz w:val="18"/>
          <w:szCs w:val="18"/>
        </w:rPr>
        <w:t>,</w:t>
      </w:r>
      <w:r w:rsidRPr="00DB1B59">
        <w:rPr>
          <w:rFonts w:ascii="Menlo" w:eastAsia="Times New Roman" w:hAnsi="Menlo" w:cs="Menlo"/>
          <w:color w:val="A22889"/>
          <w:sz w:val="18"/>
          <w:szCs w:val="18"/>
        </w:rPr>
        <w:t>TK</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Phase</w:t>
      </w:r>
      <w:r w:rsidRPr="00DB1B59">
        <w:rPr>
          <w:rFonts w:ascii="Menlo" w:eastAsia="Times New Roman" w:hAnsi="Menlo" w:cs="Menlo"/>
          <w:color w:val="000000"/>
          <w:sz w:val="18"/>
          <w:szCs w:val="18"/>
        </w:rPr>
        <w:t xml:space="preserve"> 7: </w:t>
      </w:r>
      <w:r w:rsidRPr="00DB1B59">
        <w:rPr>
          <w:rFonts w:ascii="Menlo" w:eastAsia="Times New Roman" w:hAnsi="Menlo" w:cs="Menlo"/>
          <w:color w:val="A22889"/>
          <w:sz w:val="18"/>
          <w:szCs w:val="18"/>
        </w:rPr>
        <w:t>Shipment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Execution</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and</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Tracking</w:t>
      </w:r>
    </w:p>
    <w:p w14:paraId="6C5971BC"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SP</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Initiate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Shipment</w:t>
      </w:r>
    </w:p>
    <w:p w14:paraId="3E6D3C32"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SP-</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SC</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Update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Shipment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Status</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Tracking Information</w:t>
      </w:r>
      <w:r w:rsidRPr="00DB1B59">
        <w:rPr>
          <w:rFonts w:ascii="Menlo" w:eastAsia="Times New Roman" w:hAnsi="Menlo" w:cs="Menlo"/>
          <w:b/>
          <w:bCs/>
          <w:color w:val="000000"/>
          <w:sz w:val="18"/>
          <w:szCs w:val="18"/>
        </w:rPr>
        <w:t>)</w:t>
      </w:r>
    </w:p>
    <w:p w14:paraId="7FAB3096"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p>
    <w:p w14:paraId="6573F64E"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Note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over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OT1</w:t>
      </w:r>
      <w:r w:rsidRPr="00DB1B59">
        <w:rPr>
          <w:rFonts w:ascii="Menlo" w:eastAsia="Times New Roman" w:hAnsi="Menlo" w:cs="Menlo"/>
          <w:color w:val="000000"/>
          <w:sz w:val="18"/>
          <w:szCs w:val="18"/>
        </w:rPr>
        <w:t>,</w:t>
      </w:r>
      <w:r w:rsidRPr="00DB1B59">
        <w:rPr>
          <w:rFonts w:ascii="Menlo" w:eastAsia="Times New Roman" w:hAnsi="Menlo" w:cs="Menlo"/>
          <w:color w:val="A22889"/>
          <w:sz w:val="18"/>
          <w:szCs w:val="18"/>
        </w:rPr>
        <w:t>TK</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Phase</w:t>
      </w:r>
      <w:r w:rsidRPr="00DB1B59">
        <w:rPr>
          <w:rFonts w:ascii="Menlo" w:eastAsia="Times New Roman" w:hAnsi="Menlo" w:cs="Menlo"/>
          <w:color w:val="000000"/>
          <w:sz w:val="18"/>
          <w:szCs w:val="18"/>
        </w:rPr>
        <w:t xml:space="preserve"> 8: </w:t>
      </w:r>
      <w:r w:rsidRPr="00DB1B59">
        <w:rPr>
          <w:rFonts w:ascii="Menlo" w:eastAsia="Times New Roman" w:hAnsi="Menlo" w:cs="Menlo"/>
          <w:color w:val="A22889"/>
          <w:sz w:val="18"/>
          <w:szCs w:val="18"/>
        </w:rPr>
        <w:t>Delivery</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Confirmation</w:t>
      </w:r>
      <w:r w:rsidRPr="00DB1B59">
        <w:rPr>
          <w:rFonts w:ascii="Menlo" w:eastAsia="Times New Roman" w:hAnsi="Menlo" w:cs="Menlo"/>
          <w:color w:val="000000"/>
          <w:sz w:val="18"/>
          <w:szCs w:val="18"/>
        </w:rPr>
        <w:t xml:space="preserve"> &amp; </w:t>
      </w:r>
      <w:r w:rsidRPr="00DB1B59">
        <w:rPr>
          <w:rFonts w:ascii="Menlo" w:eastAsia="Times New Roman" w:hAnsi="Menlo" w:cs="Menlo"/>
          <w:color w:val="A22889"/>
          <w:sz w:val="18"/>
          <w:szCs w:val="18"/>
        </w:rPr>
        <w:t>Token</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Transfer</w:t>
      </w:r>
    </w:p>
    <w:p w14:paraId="2CBD0C71"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SP-</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SC</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Confirm</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Delivery</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to</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Smart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Contract</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Per Offtaker</w:t>
      </w:r>
      <w:r w:rsidRPr="00DB1B59">
        <w:rPr>
          <w:rFonts w:ascii="Menlo" w:eastAsia="Times New Roman" w:hAnsi="Menlo" w:cs="Menlo"/>
          <w:b/>
          <w:bCs/>
          <w:color w:val="000000"/>
          <w:sz w:val="18"/>
          <w:szCs w:val="18"/>
        </w:rPr>
        <w:t>)</w:t>
      </w:r>
    </w:p>
    <w:p w14:paraId="6B93196C"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Token</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Transfer</w:t>
      </w:r>
    </w:p>
    <w:p w14:paraId="0543444A"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SC-</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OT1</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Transfer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OT1</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Sub-Token</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Upon Delivery Confirmation</w:t>
      </w:r>
      <w:r w:rsidRPr="00DB1B59">
        <w:rPr>
          <w:rFonts w:ascii="Menlo" w:eastAsia="Times New Roman" w:hAnsi="Menlo" w:cs="Menlo"/>
          <w:b/>
          <w:bCs/>
          <w:color w:val="000000"/>
          <w:sz w:val="18"/>
          <w:szCs w:val="18"/>
        </w:rPr>
        <w:t>)</w:t>
      </w:r>
    </w:p>
    <w:p w14:paraId="009F8EB2"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SC-</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OT2</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Transfer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OT2</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Sub-Token</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Upon Delivery Confirmation</w:t>
      </w:r>
      <w:r w:rsidRPr="00DB1B59">
        <w:rPr>
          <w:rFonts w:ascii="Menlo" w:eastAsia="Times New Roman" w:hAnsi="Menlo" w:cs="Menlo"/>
          <w:b/>
          <w:bCs/>
          <w:color w:val="000000"/>
          <w:sz w:val="18"/>
          <w:szCs w:val="18"/>
        </w:rPr>
        <w:t>)</w:t>
      </w:r>
    </w:p>
    <w:p w14:paraId="043204E8"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SC-</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OT3</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Transfer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OT3</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Sub-Token</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Upon Delivery Confirmation</w:t>
      </w:r>
      <w:r w:rsidRPr="00DB1B59">
        <w:rPr>
          <w:rFonts w:ascii="Menlo" w:eastAsia="Times New Roman" w:hAnsi="Menlo" w:cs="Menlo"/>
          <w:b/>
          <w:bCs/>
          <w:color w:val="000000"/>
          <w:sz w:val="18"/>
          <w:szCs w:val="18"/>
        </w:rPr>
        <w:t>)</w:t>
      </w:r>
    </w:p>
    <w:p w14:paraId="0DF2DB47"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end</w:t>
      </w:r>
    </w:p>
    <w:p w14:paraId="38D2EB19"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TK-</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SC</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Update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Ownership</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Records</w:t>
      </w:r>
    </w:p>
    <w:p w14:paraId="0E91F06A"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p>
    <w:p w14:paraId="0FC0BF65"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Note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over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OT1</w:t>
      </w:r>
      <w:r w:rsidRPr="00DB1B59">
        <w:rPr>
          <w:rFonts w:ascii="Menlo" w:eastAsia="Times New Roman" w:hAnsi="Menlo" w:cs="Menlo"/>
          <w:color w:val="000000"/>
          <w:sz w:val="18"/>
          <w:szCs w:val="18"/>
        </w:rPr>
        <w:t>,</w:t>
      </w:r>
      <w:r w:rsidRPr="00DB1B59">
        <w:rPr>
          <w:rFonts w:ascii="Menlo" w:eastAsia="Times New Roman" w:hAnsi="Menlo" w:cs="Menlo"/>
          <w:color w:val="A22889"/>
          <w:sz w:val="18"/>
          <w:szCs w:val="18"/>
        </w:rPr>
        <w:t>TK</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Phase</w:t>
      </w:r>
      <w:r w:rsidRPr="00DB1B59">
        <w:rPr>
          <w:rFonts w:ascii="Menlo" w:eastAsia="Times New Roman" w:hAnsi="Menlo" w:cs="Menlo"/>
          <w:color w:val="000000"/>
          <w:sz w:val="18"/>
          <w:szCs w:val="18"/>
        </w:rPr>
        <w:t xml:space="preserve"> 9: </w:t>
      </w:r>
      <w:r w:rsidRPr="00DB1B59">
        <w:rPr>
          <w:rFonts w:ascii="Menlo" w:eastAsia="Times New Roman" w:hAnsi="Menlo" w:cs="Menlo"/>
          <w:color w:val="A22889"/>
          <w:sz w:val="18"/>
          <w:szCs w:val="18"/>
        </w:rPr>
        <w:t>Payment</w:t>
      </w:r>
      <w:r w:rsidRPr="00DB1B59">
        <w:rPr>
          <w:rFonts w:ascii="Menlo" w:eastAsia="Times New Roman" w:hAnsi="Menlo" w:cs="Menlo"/>
          <w:color w:val="000000"/>
          <w:sz w:val="18"/>
          <w:szCs w:val="18"/>
        </w:rPr>
        <w:t xml:space="preserve"> &amp; </w:t>
      </w:r>
      <w:r w:rsidRPr="00DB1B59">
        <w:rPr>
          <w:rFonts w:ascii="Menlo" w:eastAsia="Times New Roman" w:hAnsi="Menlo" w:cs="Menlo"/>
          <w:color w:val="A22889"/>
          <w:sz w:val="18"/>
          <w:szCs w:val="18"/>
        </w:rPr>
        <w:t>Settlement</w:t>
      </w:r>
    </w:p>
    <w:p w14:paraId="707B3199"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Payment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Settlement</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Triggered by Delivery Confirmation in SC</w:t>
      </w:r>
      <w:r w:rsidRPr="00DB1B59">
        <w:rPr>
          <w:rFonts w:ascii="Menlo" w:eastAsia="Times New Roman" w:hAnsi="Menlo" w:cs="Menlo"/>
          <w:b/>
          <w:bCs/>
          <w:color w:val="000000"/>
          <w:sz w:val="18"/>
          <w:szCs w:val="18"/>
        </w:rPr>
        <w:t>)</w:t>
      </w:r>
    </w:p>
    <w:p w14:paraId="412AA55B"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OT1-</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BK</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Process</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Payment</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Triggered by SC</w:t>
      </w:r>
      <w:r w:rsidRPr="00DB1B59">
        <w:rPr>
          <w:rFonts w:ascii="Menlo" w:eastAsia="Times New Roman" w:hAnsi="Menlo" w:cs="Menlo"/>
          <w:b/>
          <w:bCs/>
          <w:color w:val="000000"/>
          <w:sz w:val="18"/>
          <w:szCs w:val="18"/>
        </w:rPr>
        <w:t>)</w:t>
      </w:r>
    </w:p>
    <w:p w14:paraId="1C1667C2"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OT2-</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BK</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Process</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Payment</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Triggered by SC</w:t>
      </w:r>
      <w:r w:rsidRPr="00DB1B59">
        <w:rPr>
          <w:rFonts w:ascii="Menlo" w:eastAsia="Times New Roman" w:hAnsi="Menlo" w:cs="Menlo"/>
          <w:b/>
          <w:bCs/>
          <w:color w:val="000000"/>
          <w:sz w:val="18"/>
          <w:szCs w:val="18"/>
        </w:rPr>
        <w:t>)</w:t>
      </w:r>
    </w:p>
    <w:p w14:paraId="22972CD5"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OT3-</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BK</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Process</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Payment</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Triggered by SC</w:t>
      </w:r>
      <w:r w:rsidRPr="00DB1B59">
        <w:rPr>
          <w:rFonts w:ascii="Menlo" w:eastAsia="Times New Roman" w:hAnsi="Menlo" w:cs="Menlo"/>
          <w:b/>
          <w:bCs/>
          <w:color w:val="000000"/>
          <w:sz w:val="18"/>
          <w:szCs w:val="18"/>
        </w:rPr>
        <w:t>)</w:t>
      </w:r>
    </w:p>
    <w:p w14:paraId="1C9FB96E"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end</w:t>
      </w:r>
    </w:p>
    <w:p w14:paraId="36996077"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BK-</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SC</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Confirm</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Payment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to</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Smart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Contract</w:t>
      </w:r>
    </w:p>
    <w:p w14:paraId="35169537"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SC-</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RA</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Notify</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Payment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Confirmation</w:t>
      </w:r>
    </w:p>
    <w:p w14:paraId="3E672C9B"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RA-</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S</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Aggregate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Payment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Transfer</w:t>
      </w:r>
    </w:p>
    <w:p w14:paraId="1727170B"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p>
    <w:p w14:paraId="51ABC794"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Note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over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OT1</w:t>
      </w:r>
      <w:r w:rsidRPr="00DB1B59">
        <w:rPr>
          <w:rFonts w:ascii="Menlo" w:eastAsia="Times New Roman" w:hAnsi="Menlo" w:cs="Menlo"/>
          <w:color w:val="000000"/>
          <w:sz w:val="18"/>
          <w:szCs w:val="18"/>
        </w:rPr>
        <w:t>,</w:t>
      </w:r>
      <w:r w:rsidRPr="00DB1B59">
        <w:rPr>
          <w:rFonts w:ascii="Menlo" w:eastAsia="Times New Roman" w:hAnsi="Menlo" w:cs="Menlo"/>
          <w:color w:val="A22889"/>
          <w:sz w:val="18"/>
          <w:szCs w:val="18"/>
        </w:rPr>
        <w:t>TK</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Default</w:t>
      </w:r>
      <w:r w:rsidRPr="00DB1B59">
        <w:rPr>
          <w:rFonts w:ascii="Menlo" w:eastAsia="Times New Roman" w:hAnsi="Menlo" w:cs="Menlo"/>
          <w:color w:val="000000"/>
          <w:sz w:val="18"/>
          <w:szCs w:val="18"/>
        </w:rPr>
        <w:t xml:space="preserve"> &amp; </w:t>
      </w:r>
      <w:r w:rsidRPr="00DB1B59">
        <w:rPr>
          <w:rFonts w:ascii="Menlo" w:eastAsia="Times New Roman" w:hAnsi="Menlo" w:cs="Menlo"/>
          <w:color w:val="A22889"/>
          <w:sz w:val="18"/>
          <w:szCs w:val="18"/>
        </w:rPr>
        <w:t>Exception</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Handling</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Simplified</w:t>
      </w:r>
      <w:r w:rsidRPr="00DB1B59">
        <w:rPr>
          <w:rFonts w:ascii="Menlo" w:eastAsia="Times New Roman" w:hAnsi="Menlo" w:cs="Menlo"/>
          <w:b/>
          <w:bCs/>
          <w:color w:val="000000"/>
          <w:sz w:val="18"/>
          <w:szCs w:val="18"/>
        </w:rPr>
        <w:t>)</w:t>
      </w:r>
    </w:p>
    <w:p w14:paraId="461456A7"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alt</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Off-taker</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Default</w:t>
      </w:r>
      <w:r w:rsidRPr="00DB1B59">
        <w:rPr>
          <w:rFonts w:ascii="Menlo" w:eastAsia="Times New Roman" w:hAnsi="Menlo" w:cs="Menlo"/>
          <w:color w:val="000000"/>
          <w:sz w:val="18"/>
          <w:szCs w:val="18"/>
        </w:rPr>
        <w:t xml:space="preserve"> </w:t>
      </w:r>
      <w:r w:rsidRPr="00DB1B59">
        <w:rPr>
          <w:rFonts w:ascii="Menlo" w:eastAsia="Times New Roman" w:hAnsi="Menlo" w:cs="Menlo"/>
          <w:b/>
          <w:bCs/>
          <w:color w:val="000000"/>
          <w:sz w:val="18"/>
          <w:szCs w:val="18"/>
        </w:rPr>
        <w:t>(</w:t>
      </w:r>
      <w:r w:rsidRPr="00DB1B59">
        <w:rPr>
          <w:rFonts w:ascii="Menlo" w:eastAsia="Times New Roman" w:hAnsi="Menlo" w:cs="Menlo"/>
          <w:color w:val="AA8500"/>
          <w:sz w:val="18"/>
          <w:szCs w:val="18"/>
        </w:rPr>
        <w:t>Non-Payment after Delivery</w:t>
      </w:r>
      <w:r w:rsidRPr="00DB1B59">
        <w:rPr>
          <w:rFonts w:ascii="Menlo" w:eastAsia="Times New Roman" w:hAnsi="Menlo" w:cs="Menlo"/>
          <w:b/>
          <w:bCs/>
          <w:color w:val="000000"/>
          <w:sz w:val="18"/>
          <w:szCs w:val="18"/>
        </w:rPr>
        <w:t>)</w:t>
      </w:r>
    </w:p>
    <w:p w14:paraId="154D0F00"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SC-</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RA</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Notify</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Default</w:t>
      </w:r>
    </w:p>
    <w:p w14:paraId="48452DAB"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RA-</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BK</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Call</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LC</w:t>
      </w:r>
    </w:p>
    <w:p w14:paraId="20F5DB94"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RA-</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OT1</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Initiate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Dispute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Resolution</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Process</w:t>
      </w:r>
    </w:p>
    <w:p w14:paraId="12F58A2B"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RA-</w:t>
      </w:r>
      <w:r w:rsidRPr="00DB1B59">
        <w:rPr>
          <w:rFonts w:ascii="Menlo" w:eastAsia="Times New Roman" w:hAnsi="Menlo" w:cs="Menlo"/>
          <w:color w:val="000000"/>
          <w:sz w:val="18"/>
          <w:szCs w:val="18"/>
        </w:rPr>
        <w:t>&gt;&gt;</w:t>
      </w:r>
      <w:r w:rsidRPr="00DB1B59">
        <w:rPr>
          <w:rFonts w:ascii="Menlo" w:eastAsia="Times New Roman" w:hAnsi="Menlo" w:cs="Menlo"/>
          <w:color w:val="A22889"/>
          <w:sz w:val="18"/>
          <w:szCs w:val="18"/>
        </w:rPr>
        <w:t>OT2</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Initiate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Dispute</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Resolution</w:t>
      </w: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Process</w:t>
      </w:r>
    </w:p>
    <w:p w14:paraId="70C25F72"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r w:rsidRPr="00DB1B59">
        <w:rPr>
          <w:rFonts w:ascii="Menlo" w:eastAsia="Times New Roman" w:hAnsi="Menlo" w:cs="Menlo"/>
          <w:color w:val="000000"/>
          <w:sz w:val="18"/>
          <w:szCs w:val="18"/>
        </w:rPr>
        <w:t xml:space="preserve">    </w:t>
      </w:r>
      <w:r w:rsidRPr="00DB1B59">
        <w:rPr>
          <w:rFonts w:ascii="Menlo" w:eastAsia="Times New Roman" w:hAnsi="Menlo" w:cs="Menlo"/>
          <w:color w:val="A22889"/>
          <w:sz w:val="18"/>
          <w:szCs w:val="18"/>
        </w:rPr>
        <w:t>end</w:t>
      </w:r>
    </w:p>
    <w:p w14:paraId="6BD491B8" w14:textId="77777777" w:rsidR="00DB1B59" w:rsidRPr="00DB1B59" w:rsidRDefault="00DB1B59" w:rsidP="00DB1B59">
      <w:pPr>
        <w:shd w:val="clear" w:color="auto" w:fill="FFFFFE"/>
        <w:spacing w:line="270" w:lineRule="atLeast"/>
        <w:rPr>
          <w:rFonts w:ascii="Menlo" w:eastAsia="Times New Roman" w:hAnsi="Menlo" w:cs="Menlo"/>
          <w:color w:val="000000"/>
          <w:sz w:val="18"/>
          <w:szCs w:val="18"/>
        </w:rPr>
      </w:pPr>
    </w:p>
    <w:p w14:paraId="54E7430B" w14:textId="77777777" w:rsidR="00DB1B59" w:rsidRPr="00DB1B59" w:rsidRDefault="00DB1B59" w:rsidP="00DB1B59">
      <w:pPr>
        <w:rPr>
          <w:rFonts w:ascii="Times New Roman" w:eastAsia="Times New Roman" w:hAnsi="Times New Roman" w:cs="Times New Roman"/>
          <w:sz w:val="24"/>
          <w:szCs w:val="24"/>
        </w:rPr>
      </w:pPr>
    </w:p>
    <w:p w14:paraId="6E2402CF" w14:textId="77777777" w:rsidR="00DB1B59" w:rsidRDefault="00DB1B59" w:rsidP="00DB1B59">
      <w:pPr>
        <w:pStyle w:val="Table-Code"/>
      </w:pPr>
    </w:p>
    <w:p w14:paraId="735DF2C0" w14:textId="377E91F2" w:rsidR="0098478B" w:rsidRDefault="0098478B" w:rsidP="00BA317F"/>
    <w:p w14:paraId="1D66CBA2" w14:textId="77777777" w:rsidR="00EE3AF5" w:rsidRDefault="00EE3AF5" w:rsidP="00BA317F"/>
    <w:p w14:paraId="66BF4014" w14:textId="77777777" w:rsidR="00EE3AF5" w:rsidRDefault="00EE3AF5" w:rsidP="00BA317F"/>
    <w:p w14:paraId="52D43D13" w14:textId="2C8CFACF" w:rsidR="00001C67" w:rsidRDefault="00001C67" w:rsidP="00BA317F"/>
    <w:p w14:paraId="457CBF50" w14:textId="64970AE4" w:rsidR="00EE3AF5" w:rsidRDefault="00EE3AF5" w:rsidP="00BA317F"/>
    <w:p w14:paraId="66C33961" w14:textId="4383994C" w:rsidR="00EE3AF5" w:rsidRDefault="00EE3AF5" w:rsidP="00BA317F"/>
    <w:p w14:paraId="054A4BC4" w14:textId="30AE9DE2" w:rsidR="00EE3AF5" w:rsidRDefault="00EE3AF5" w:rsidP="00BA317F"/>
    <w:p w14:paraId="08BCAFCC" w14:textId="6A2D4FE2" w:rsidR="00EE3AF5" w:rsidRDefault="00EE3AF5" w:rsidP="00BA317F"/>
    <w:p w14:paraId="344E7988" w14:textId="77777777" w:rsidR="00BD487F" w:rsidRDefault="00BD487F" w:rsidP="00BA317F"/>
    <w:p w14:paraId="2A75E2AB" w14:textId="77777777" w:rsidR="00BD487F" w:rsidRDefault="00BD487F" w:rsidP="00BA317F"/>
    <w:p w14:paraId="6E424BDD" w14:textId="1189AFE3" w:rsidR="00EE3AF5" w:rsidRDefault="00EE3AF5" w:rsidP="00BA317F"/>
    <w:p w14:paraId="61835485" w14:textId="675E88AF" w:rsidR="00EE3AF5" w:rsidRDefault="00EE3AF5" w:rsidP="00BA317F"/>
    <w:p w14:paraId="12903C32" w14:textId="35EBA7B1" w:rsidR="00EE3AF5" w:rsidRDefault="00EE3AF5" w:rsidP="00BA317F"/>
    <w:p w14:paraId="018DC9AD" w14:textId="77777777" w:rsidR="00EE3AF5" w:rsidRPr="00BA317F" w:rsidRDefault="00EE3AF5" w:rsidP="00BA317F"/>
    <w:sectPr w:rsidR="00EE3AF5" w:rsidRPr="00BA317F" w:rsidSect="004412BF">
      <w:type w:val="continuous"/>
      <w:pgSz w:w="11906" w:h="16838"/>
      <w:pgMar w:top="1080" w:right="1080" w:bottom="1080" w:left="1080" w:header="708" w:footer="708" w:gutter="0"/>
      <w:pgNumType w:chapStyle="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Claude" w:date="2026-09-30T13:00:00Z" w:initials="C">
    <w:p w14:paraId="4CA3BDF9" w14:textId="77777777" w:rsidR="00D97002" w:rsidRDefault="00000000">
      <w:r>
        <w:annotationRef/>
      </w:r>
      <w:r>
        <w:rPr>
          <w:color w:val="000000"/>
          <w:sz w:val="20"/>
          <w:szCs w:val="20"/>
        </w:rPr>
        <w:t>D9 (accepted 29 Sep): vocabulary aligned with rules 4.1.0, pointers to the client master, illustrations labelled, build status moved to the handoff, one version in the trail (the note said v4.4, the Bottom Line v4.2). The June 2026 insertions already pending in this document are left untouched; where one is wrong, a dated correction follows it.</w:t>
      </w:r>
    </w:p>
  </w:comment>
  <w:comment w:id="49" w:author="Claude" w:date="2026-09-30T13:00:00Z" w:initials="C">
    <w:p w14:paraId="3ED036A8" w14:textId="77777777" w:rsidR="00D97002" w:rsidRDefault="00000000">
      <w:r>
        <w:annotationRef/>
      </w:r>
      <w:r>
        <w:rPr>
          <w:color w:val="000000"/>
          <w:sz w:val="20"/>
          <w:szCs w:val="20"/>
        </w:rPr>
        <w:t>C3/C4/C8: DFI at G6 (not G10), senior debt credit approval at G8 (conditional), drawdown at G10; technology examined from G1, independent technical review in G5; no Trust Score (D4).</w:t>
      </w:r>
    </w:p>
  </w:comment>
  <w:comment w:id="74" w:author="Claude" w:date="2026-09-30T13:00:00Z" w:initials="C">
    <w:p w14:paraId="0F1F2C56" w14:textId="77777777" w:rsidR="00D97002" w:rsidRDefault="00000000">
      <w:r>
        <w:annotationRef/>
      </w:r>
      <w:r>
        <w:rPr>
          <w:color w:val="000000"/>
          <w:sz w:val="20"/>
          <w:szCs w:val="20"/>
        </w:rPr>
        <w:t>C1/D12: HoT at G4 would let a project reach Buildable on paper no lender in the deal sample accepted. Evidence: 00_market_evidence_gate_timing.md.</w:t>
      </w:r>
    </w:p>
  </w:comment>
  <w:comment w:id="77" w:author="Claude" w:date="2026-09-30T13:00:00Z" w:initials="C">
    <w:p w14:paraId="271311C7" w14:textId="77777777" w:rsidR="00D97002" w:rsidRDefault="00000000">
      <w:r>
        <w:annotationRef/>
      </w:r>
      <w:r>
        <w:rPr>
          <w:color w:val="000000"/>
          <w:sz w:val="20"/>
          <w:szCs w:val="20"/>
        </w:rPr>
        <w:t>C2: the engine asks for quoted terms at G7 and bound insurance with certificates at G10; lenders place insurance as a condition to financial close.</w:t>
      </w:r>
    </w:p>
  </w:comment>
  <w:comment w:id="129" w:author="Claude" w:date="2026-09-30T13:00:00Z" w:initials="C">
    <w:p w14:paraId="5AA9DCE1" w14:textId="77777777" w:rsidR="00D97002" w:rsidRDefault="00000000">
      <w:r>
        <w:annotationRef/>
      </w:r>
      <w:r>
        <w:rPr>
          <w:color w:val="000000"/>
          <w:sz w:val="20"/>
          <w:szCs w:val="20"/>
        </w:rPr>
        <w:t>C15: the June insertion above calls actor types “personas”; this separates the three axes.</w:t>
      </w:r>
    </w:p>
  </w:comment>
  <w:comment w:id="133" w:author="Claude" w:date="2026-09-30T13:00:00Z" w:initials="C">
    <w:p w14:paraId="2AC31713" w14:textId="77777777" w:rsidR="00D97002" w:rsidRDefault="00000000">
      <w:r>
        <w:annotationRef/>
      </w:r>
      <w:r>
        <w:rPr>
          <w:color w:val="000000"/>
          <w:sz w:val="20"/>
          <w:szCs w:val="20"/>
        </w:rPr>
        <w:t>C7: one mapping between this taxonomy and the gates’ status, maturity and coherence.</w:t>
      </w:r>
    </w:p>
  </w:comment>
  <w:comment w:id="143" w:author="Claude" w:date="2026-09-30T13:00:00Z" w:initials="C">
    <w:p w14:paraId="258EDDEF" w14:textId="77777777" w:rsidR="00D97002" w:rsidRDefault="00000000">
      <w:r>
        <w:annotationRef/>
      </w:r>
      <w:r>
        <w:rPr>
          <w:color w:val="000000"/>
          <w:sz w:val="20"/>
          <w:szCs w:val="20"/>
        </w:rPr>
        <w:t>C5: the June insertion’s mapping (Gate 3 → G5–G6, Gate 4 → G10–G11) omits four gates.</w:t>
      </w:r>
    </w:p>
  </w:comment>
  <w:comment w:id="155" w:author="Claude" w:date="2026-09-30T13:00:00Z" w:initials="C">
    <w:p w14:paraId="17659A79" w14:textId="77777777" w:rsidR="00D97002" w:rsidRDefault="00000000">
      <w:r>
        <w:annotationRef/>
      </w:r>
      <w:r>
        <w:rPr>
          <w:color w:val="000000"/>
          <w:sz w:val="20"/>
          <w:szCs w:val="20"/>
        </w:rPr>
        <w:t>C1/C12/D11/D12: G4 moves from FID readiness to FEED (binding with conditions); heads of terms for 60% of output come at pre-FEED; metric thresholds flagged as non-canonical.</w:t>
      </w:r>
    </w:p>
  </w:comment>
  <w:comment w:id="185" w:author="Claude" w:date="2026-09-30T13:00:00Z" w:initials="C">
    <w:p w14:paraId="7D403179" w14:textId="77777777" w:rsidR="00D97002" w:rsidRDefault="00000000">
      <w:r>
        <w:annotationRef/>
      </w:r>
      <w:r>
        <w:rPr>
          <w:color w:val="000000"/>
          <w:sz w:val="20"/>
          <w:szCs w:val="20"/>
        </w:rPr>
        <w:t>C6: each internal ladder gets a mapping to the engine’s states, or it goes (D5, D9).</w:t>
      </w:r>
    </w:p>
  </w:comment>
  <w:comment w:id="194" w:author="Claude" w:date="2026-09-30T13:00:00Z" w:initials="C">
    <w:p w14:paraId="26666E82" w14:textId="77777777" w:rsidR="00D97002" w:rsidRDefault="00000000">
      <w:r>
        <w:annotationRef/>
      </w:r>
      <w:r>
        <w:rPr>
          <w:color w:val="000000"/>
          <w:sz w:val="20"/>
          <w:szCs w:val="20"/>
        </w:rPr>
        <w:t>C14: unsourced constants read as data; labelled rather than removed, since this is an internal spec.</w:t>
      </w:r>
    </w:p>
  </w:comment>
  <w:comment w:id="234" w:author="Claude" w:date="2026-09-30T13:00:00Z" w:initials="C">
    <w:p w14:paraId="753D7A58" w14:textId="77777777" w:rsidR="00D97002" w:rsidRDefault="00000000">
      <w:r>
        <w:annotationRef/>
      </w:r>
      <w:r>
        <w:rPr>
          <w:color w:val="000000"/>
          <w:sz w:val="20"/>
          <w:szCs w:val="20"/>
        </w:rPr>
        <w:t>The June insertion above says these modules are not present; they are, in the sibling repo.</w:t>
      </w:r>
    </w:p>
  </w:comment>
  <w:comment w:id="268" w:author="Claude" w:date="2026-09-30T13:00:00Z" w:initials="C">
    <w:p w14:paraId="16A26C51" w14:textId="77777777" w:rsidR="00D97002" w:rsidRDefault="00000000">
      <w:r>
        <w:annotationRef/>
      </w:r>
      <w:r>
        <w:rPr>
          <w:color w:val="000000"/>
          <w:sz w:val="20"/>
          <w:szCs w:val="20"/>
        </w:rPr>
        <w:t>C13/D9: build status moved to the handoff after re-verification; the Bottom Line (v4.2) goes with it, which also ends the three-version trail.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CA3BDF9" w15:done="0"/>
  <w15:commentEx w15:paraId="3ED036A8" w15:done="0"/>
  <w15:commentEx w15:paraId="0F1F2C56" w15:done="0"/>
  <w15:commentEx w15:paraId="271311C7" w15:done="0"/>
  <w15:commentEx w15:paraId="5AA9DCE1" w15:done="0"/>
  <w15:commentEx w15:paraId="2AC31713" w15:done="0"/>
  <w15:commentEx w15:paraId="258EDDEF" w15:done="0"/>
  <w15:commentEx w15:paraId="17659A79" w15:done="0"/>
  <w15:commentEx w15:paraId="7D403179" w15:done="0"/>
  <w15:commentEx w15:paraId="26666E82" w15:done="0"/>
  <w15:commentEx w15:paraId="753D7A58" w15:done="0"/>
  <w15:commentEx w15:paraId="16A26C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0414658" w16cex:dateUtc="2026-09-30T13:00:00Z"/>
  <w16cex:commentExtensible w16cex:durableId="2E273917" w16cex:dateUtc="2026-09-30T13:00:00Z"/>
  <w16cex:commentExtensible w16cex:durableId="754564D0" w16cex:dateUtc="2026-09-30T13:00:00Z"/>
  <w16cex:commentExtensible w16cex:durableId="3CCB0181" w16cex:dateUtc="2026-09-30T13:00:00Z"/>
  <w16cex:commentExtensible w16cex:durableId="67BB8288" w16cex:dateUtc="2026-09-30T13:00:00Z"/>
  <w16cex:commentExtensible w16cex:durableId="01385330" w16cex:dateUtc="2026-09-30T13:00:00Z"/>
  <w16cex:commentExtensible w16cex:durableId="16629740" w16cex:dateUtc="2026-09-30T13:00:00Z"/>
  <w16cex:commentExtensible w16cex:durableId="4F398AC4" w16cex:dateUtc="2026-09-30T13:00:00Z"/>
  <w16cex:commentExtensible w16cex:durableId="2A814821" w16cex:dateUtc="2026-09-30T13:00:00Z"/>
  <w16cex:commentExtensible w16cex:durableId="6CFD2F04" w16cex:dateUtc="2026-09-30T13:00:00Z"/>
  <w16cex:commentExtensible w16cex:durableId="6AAE3B92" w16cex:dateUtc="2026-09-30T13:00:00Z"/>
  <w16cex:commentExtensible w16cex:durableId="0ED15DA6" w16cex:dateUtc="2026-09-30T1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CA3BDF9" w16cid:durableId="20414658"/>
  <w16cid:commentId w16cid:paraId="3ED036A8" w16cid:durableId="2E273917"/>
  <w16cid:commentId w16cid:paraId="0F1F2C56" w16cid:durableId="754564D0"/>
  <w16cid:commentId w16cid:paraId="271311C7" w16cid:durableId="3CCB0181"/>
  <w16cid:commentId w16cid:paraId="5AA9DCE1" w16cid:durableId="67BB8288"/>
  <w16cid:commentId w16cid:paraId="2AC31713" w16cid:durableId="01385330"/>
  <w16cid:commentId w16cid:paraId="258EDDEF" w16cid:durableId="16629740"/>
  <w16cid:commentId w16cid:paraId="17659A79" w16cid:durableId="4F398AC4"/>
  <w16cid:commentId w16cid:paraId="7D403179" w16cid:durableId="2A814821"/>
  <w16cid:commentId w16cid:paraId="26666E82" w16cid:durableId="6CFD2F04"/>
  <w16cid:commentId w16cid:paraId="753D7A58" w16cid:durableId="6AAE3B92"/>
  <w16cid:commentId w16cid:paraId="16A26C51" w16cid:durableId="0ED15D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ADBB71" w14:textId="77777777" w:rsidR="002F222C" w:rsidRDefault="002F222C">
      <w:r>
        <w:separator/>
      </w:r>
    </w:p>
  </w:endnote>
  <w:endnote w:type="continuationSeparator" w:id="0">
    <w:p w14:paraId="18562379" w14:textId="77777777" w:rsidR="002F222C" w:rsidRDefault="002F2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Helvetica Neue Bold Condensed">
    <w:panose1 w:val="02000806000000020004"/>
    <w:charset w:val="00"/>
    <w:family w:val="auto"/>
    <w:pitch w:val="variable"/>
    <w:sig w:usb0="A00002FF" w:usb1="5000205A" w:usb2="00000000" w:usb3="00000000" w:csb0="00000001" w:csb1="00000000"/>
  </w:font>
  <w:font w:name="Anonymice Powerline">
    <w:panose1 w:val="02060609030202000504"/>
    <w:charset w:val="00"/>
    <w:family w:val="modern"/>
    <w:pitch w:val="fixed"/>
    <w:sig w:usb0="A00002AF" w:usb1="7000A9CA" w:usb2="00000000" w:usb3="00000000" w:csb0="0000009F" w:csb1="00000000"/>
  </w:font>
  <w:font w:name="HELVETICA NEUE CONDENSED">
    <w:panose1 w:val="02000806000000020004"/>
    <w:charset w:val="00"/>
    <w:family w:val="auto"/>
    <w:pitch w:val="variable"/>
    <w:sig w:usb0="A00002FF" w:usb1="5000205A" w:usb2="00000000" w:usb3="00000000" w:csb0="00000001" w:csb1="00000000"/>
  </w:font>
  <w:font w:name="Helvetica Neue Light">
    <w:panose1 w:val="02000403000000020004"/>
    <w:charset w:val="00"/>
    <w:family w:val="auto"/>
    <w:pitch w:val="variable"/>
    <w:sig w:usb0="A00002FF" w:usb1="5000205B" w:usb2="00000002" w:usb3="00000000" w:csb0="00000007" w:csb1="00000000"/>
  </w:font>
  <w:font w:name="Helvetica Neue UltraLight">
    <w:panose1 w:val="02000206000000020004"/>
    <w:charset w:val="00"/>
    <w:family w:val="auto"/>
    <w:pitch w:val="variable"/>
    <w:sig w:usb0="A00002FF" w:usb1="5000205B" w:usb2="00000002"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venir Next Condensed Medium">
    <w:panose1 w:val="020B0606020202020204"/>
    <w:charset w:val="00"/>
    <w:family w:val="swiss"/>
    <w:pitch w:val="variable"/>
    <w:sig w:usb0="8000002F" w:usb1="5000204A" w:usb2="00000000" w:usb3="00000000" w:csb0="0000009B" w:csb1="00000000"/>
  </w:font>
  <w:font w:name="Inter">
    <w:panose1 w:val="02000503000000020004"/>
    <w:charset w:val="00"/>
    <w:family w:val="auto"/>
    <w:pitch w:val="variable"/>
    <w:sig w:usb0="E00002FF" w:usb1="1200A1FF" w:usb2="00000000" w:usb3="00000000" w:csb0="0000019F" w:csb1="00000000"/>
  </w:font>
  <w:font w:name="Avenir Next Condensed">
    <w:panose1 w:val="020B0506020202020204"/>
    <w:charset w:val="00"/>
    <w:family w:val="swiss"/>
    <w:pitch w:val="variable"/>
    <w:sig w:usb0="8000002F" w:usb1="5000204A" w:usb2="00000000" w:usb3="00000000" w:csb0="0000009B" w:csb1="00000000"/>
  </w:font>
  <w:font w:name="Helvetica Neue Thin">
    <w:panose1 w:val="020B0403020202020204"/>
    <w:charset w:val="00"/>
    <w:family w:val="swiss"/>
    <w:pitch w:val="variable"/>
    <w:sig w:usb0="E00002EF" w:usb1="5000205B" w:usb2="00000002" w:usb3="00000000" w:csb0="0000009F" w:csb1="00000000"/>
  </w:font>
  <w:font w:name="Helvetica Neue Medium">
    <w:panose1 w:val="020B0604020202020204"/>
    <w:charset w:val="4D"/>
    <w:family w:val="swiss"/>
    <w:pitch w:val="variable"/>
    <w:sig w:usb0="A00002FF" w:usb1="5000205B" w:usb2="00000002" w:usb3="00000000" w:csb0="0000009B" w:csb1="00000000"/>
  </w:font>
  <w:font w:name="Cambria Math">
    <w:panose1 w:val="02040503050406030204"/>
    <w:charset w:val="00"/>
    <w:family w:val="roman"/>
    <w:pitch w:val="variable"/>
    <w:sig w:usb0="E00002FF" w:usb1="420024FF" w:usb2="00000000" w:usb3="00000000" w:csb0="0000019F" w:csb1="00000000"/>
  </w:font>
  <w:font w:name="Avenir Next Condensed Ultra Lig">
    <w:panose1 w:val="020B0206020202020204"/>
    <w:charset w:val="4D"/>
    <w:family w:val="swiss"/>
    <w:pitch w:val="variable"/>
    <w:sig w:usb0="800000AF" w:usb1="5000204A" w:usb2="00000000" w:usb3="00000000" w:csb0="0000009B" w:csb1="00000000"/>
  </w:font>
  <w:font w:name="Consolas">
    <w:panose1 w:val="020B0609020204030204"/>
    <w:charset w:val="00"/>
    <w:family w:val="modern"/>
    <w:pitch w:val="fixed"/>
    <w:sig w:usb0="E10002FF" w:usb1="4000FCFF" w:usb2="00000009" w:usb3="00000000" w:csb0="0000019F" w:csb1="00000000"/>
  </w:font>
  <w:font w:name="Abadi MT Condensed Light">
    <w:panose1 w:val="020B0306030101010103"/>
    <w:charset w:val="4D"/>
    <w:family w:val="swiss"/>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0154E8" w14:textId="6351EB3C" w:rsidR="0070014C" w:rsidRDefault="003B6AA0">
    <w:pPr>
      <w:pBdr>
        <w:top w:val="single" w:sz="4" w:space="1" w:color="0EA5A0"/>
      </w:pBdr>
      <w:spacing w:before="80"/>
    </w:pPr>
    <w:r>
      <w:rPr>
        <w:color w:val="64748B"/>
        <w:sz w:val="16"/>
        <w:szCs w:val="16"/>
      </w:rPr>
      <w:t xml:space="preserve">GEX </w:t>
    </w:r>
    <w:r w:rsidR="003A7D98">
      <w:rPr>
        <w:color w:val="64748B"/>
        <w:sz w:val="16"/>
        <w:szCs w:val="16"/>
      </w:rPr>
      <w:t xml:space="preserve">Reference Document for </w:t>
    </w:r>
    <w:r>
      <w:rPr>
        <w:color w:val="64748B"/>
        <w:sz w:val="16"/>
        <w:szCs w:val="16"/>
      </w:rPr>
      <w:t>Operating Architecture v4.</w:t>
    </w:r>
    <w:r w:rsidR="005D55F7">
      <w:rPr>
        <w:color w:val="64748B"/>
        <w:sz w:val="16"/>
        <w:szCs w:val="16"/>
      </w:rPr>
      <w:t>3</w:t>
    </w:r>
    <w:r>
      <w:rPr>
        <w:color w:val="64748B"/>
        <w:sz w:val="16"/>
        <w:szCs w:val="16"/>
      </w:rPr>
      <w:t xml:space="preserve"> · </w:t>
    </w:r>
    <w:r w:rsidR="00DE384A">
      <w:rPr>
        <w:color w:val="64748B"/>
        <w:sz w:val="16"/>
        <w:szCs w:val="16"/>
      </w:rPr>
      <w:t>May</w:t>
    </w:r>
    <w:r>
      <w:rPr>
        <w:color w:val="64748B"/>
        <w:sz w:val="16"/>
        <w:szCs w:val="16"/>
      </w:rPr>
      <w:t xml:space="preserve"> 2026 · Internal — Product, Finance, Engineering        </w:t>
    </w:r>
    <w:r>
      <w:rPr>
        <w:color w:val="64748B"/>
        <w:sz w:val="16"/>
        <w:szCs w:val="16"/>
      </w:rPr>
      <w:fldChar w:fldCharType="begin"/>
    </w:r>
    <w:r>
      <w:rPr>
        <w:color w:val="64748B"/>
        <w:sz w:val="16"/>
        <w:szCs w:val="16"/>
      </w:rPr>
      <w:instrText>PAGE</w:instrText>
    </w:r>
    <w:r>
      <w:rPr>
        <w:color w:val="64748B"/>
        <w:sz w:val="16"/>
        <w:szCs w:val="16"/>
      </w:rPr>
      <w:fldChar w:fldCharType="separate"/>
    </w:r>
    <w:r w:rsidR="00900422">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8DDFD4" w14:textId="77777777" w:rsidR="002F222C" w:rsidRDefault="002F222C">
      <w:r>
        <w:separator/>
      </w:r>
    </w:p>
  </w:footnote>
  <w:footnote w:type="continuationSeparator" w:id="0">
    <w:p w14:paraId="445D7417" w14:textId="77777777" w:rsidR="002F222C" w:rsidRDefault="002F222C">
      <w:r>
        <w:continuationSeparator/>
      </w:r>
    </w:p>
  </w:footnote>
  <w:footnote w:id="1">
    <w:p w14:paraId="149EA6E8" w14:textId="77777777" w:rsidR="00DE1C2B" w:rsidRPr="00911593" w:rsidRDefault="00DE1C2B" w:rsidP="00DE1C2B">
      <w:pPr>
        <w:pStyle w:val="FootnoteText"/>
      </w:pPr>
      <w:r>
        <w:rPr>
          <w:rStyle w:val="FootnoteReference"/>
        </w:rPr>
        <w:footnoteRef/>
      </w:r>
      <w:r w:rsidRPr="00911593">
        <w:rPr>
          <w:rFonts w:ascii="Helvetica Neue UltraLight" w:hAnsi="Helvetica Neue UltraLight"/>
          <w:i/>
          <w:iCs/>
          <w:sz w:val="14"/>
          <w:szCs w:val="14"/>
        </w:rPr>
        <w:t xml:space="preserve"> </w:t>
      </w:r>
      <w:hyperlink r:id="rId1" w:history="1">
        <w:r w:rsidRPr="00911593">
          <w:rPr>
            <w:rStyle w:val="Hyperlink"/>
            <w:rFonts w:ascii="Helvetica Neue UltraLight" w:hAnsi="Helvetica Neue UltraLight"/>
            <w:i/>
            <w:iCs/>
            <w:sz w:val="14"/>
            <w:szCs w:val="14"/>
          </w:rPr>
          <w:t>../../../GreenEarthX-Files/A Business Plan - Strategy - Q&amp;A - Rule Book/A Vision and Strategy- IMPORTANT BASIC REFERENCE/AFID Finance Vision.docx</w:t>
        </w:r>
      </w:hyperlink>
    </w:p>
  </w:footnote>
  <w:footnote w:id="2">
    <w:p w14:paraId="11FD2BC7" w14:textId="77777777" w:rsidR="002C1BD8" w:rsidRPr="00C06EAE" w:rsidRDefault="002C1BD8" w:rsidP="002C1BD8">
      <w:pPr>
        <w:pStyle w:val="FootnoteText"/>
        <w:rPr>
          <w:rFonts w:ascii="Helvetica Neue UltraLight" w:hAnsi="Helvetica Neue UltraLight"/>
          <w:i/>
          <w:iCs/>
        </w:rPr>
      </w:pPr>
      <w:r w:rsidRPr="00C06EAE">
        <w:rPr>
          <w:rStyle w:val="FootnoteReference"/>
          <w:rFonts w:ascii="Helvetica Neue UltraLight" w:hAnsi="Helvetica Neue UltraLight"/>
          <w:i/>
          <w:iCs/>
          <w:sz w:val="15"/>
          <w:szCs w:val="15"/>
        </w:rPr>
        <w:footnoteRef/>
      </w:r>
      <w:r w:rsidRPr="00C06EAE">
        <w:rPr>
          <w:rFonts w:ascii="Helvetica Neue UltraLight" w:hAnsi="Helvetica Neue UltraLight"/>
          <w:i/>
          <w:iCs/>
          <w:sz w:val="15"/>
          <w:szCs w:val="15"/>
        </w:rPr>
        <w:t xml:space="preserve"> </w:t>
      </w:r>
      <w:hyperlink r:id="rId2" w:history="1">
        <w:r>
          <w:rPr>
            <w:rStyle w:val="Hyperlink"/>
            <w:rFonts w:ascii="Helvetica Neue UltraLight" w:hAnsi="Helvetica Neue UltraLight"/>
            <w:i/>
            <w:iCs/>
            <w:sz w:val="15"/>
            <w:szCs w:val="15"/>
          </w:rPr>
          <w:t>../../../GreenEarthX-Files/AA Working documents/words-docs/Vision-Document-copy.docx</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B295E"/>
    <w:multiLevelType w:val="multilevel"/>
    <w:tmpl w:val="86B2EA0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F6A27"/>
    <w:multiLevelType w:val="hybridMultilevel"/>
    <w:tmpl w:val="640CBCDE"/>
    <w:lvl w:ilvl="0" w:tplc="BEF6869E">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8253A4"/>
    <w:multiLevelType w:val="hybridMultilevel"/>
    <w:tmpl w:val="E048B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A4244"/>
    <w:multiLevelType w:val="multilevel"/>
    <w:tmpl w:val="F580C75E"/>
    <w:styleLink w:val="Numbered"/>
    <w:lvl w:ilvl="0">
      <w:start w:val="1"/>
      <w:numFmt w:val="decimal"/>
      <w:lvlText w:val="%1."/>
      <w:lvlJc w:val="left"/>
      <w:pPr>
        <w:ind w:left="567" w:hanging="369"/>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879" w:hanging="510"/>
      </w:pPr>
      <w:rPr>
        <w:rFonts w:ascii="Helvetica" w:eastAsia="Helvetica" w:hAnsi="Helvetica" w:cs="Helvetica"/>
        <w:b/>
        <w:bCs/>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nothing"/>
      <w:lvlText w:val="%1.%2.%3."/>
      <w:lvlJc w:val="left"/>
      <w:pPr>
        <w:ind w:left="793" w:hanging="133"/>
      </w:pPr>
      <w:rPr>
        <w:rFonts w:ascii="Helvetica" w:eastAsia="Helvetica" w:hAnsi="Helvetica" w:cs="Helvetica"/>
        <w:b/>
        <w:bCs/>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nothing"/>
      <w:lvlText w:val="%1.%2.%3.%4."/>
      <w:lvlJc w:val="left"/>
      <w:pPr>
        <w:ind w:left="1013" w:hanging="133"/>
      </w:pPr>
      <w:rPr>
        <w:rFonts w:ascii="Helvetica" w:eastAsia="Helvetica" w:hAnsi="Helvetica" w:cs="Helvetica"/>
        <w:b/>
        <w:bCs/>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nothing"/>
      <w:lvlText w:val="%1.%2.%3.%4.%5."/>
      <w:lvlJc w:val="left"/>
      <w:pPr>
        <w:ind w:left="1233" w:hanging="133"/>
      </w:pPr>
      <w:rPr>
        <w:rFonts w:ascii="Helvetica" w:eastAsia="Helvetica" w:hAnsi="Helvetica" w:cs="Helvetica"/>
        <w:b/>
        <w:bCs/>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nothing"/>
      <w:lvlText w:val="%1.%2.%3.%4.%5.%6."/>
      <w:lvlJc w:val="left"/>
      <w:pPr>
        <w:ind w:left="1453" w:hanging="133"/>
      </w:pPr>
      <w:rPr>
        <w:rFonts w:ascii="Helvetica" w:eastAsia="Helvetica" w:hAnsi="Helvetica" w:cs="Helvetica"/>
        <w:b/>
        <w:bCs/>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nothing"/>
      <w:lvlText w:val="%1.%2.%3.%4.%5.%6.%7."/>
      <w:lvlJc w:val="left"/>
      <w:pPr>
        <w:ind w:left="1673" w:hanging="133"/>
      </w:pPr>
      <w:rPr>
        <w:rFonts w:ascii="Helvetica" w:eastAsia="Helvetica" w:hAnsi="Helvetica" w:cs="Helvetica"/>
        <w:b/>
        <w:bCs/>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nothing"/>
      <w:lvlText w:val="%1.%2.%3.%4.%5.%6.%7.%8."/>
      <w:lvlJc w:val="left"/>
      <w:pPr>
        <w:ind w:left="1893" w:hanging="133"/>
      </w:pPr>
      <w:rPr>
        <w:rFonts w:ascii="Helvetica" w:eastAsia="Helvetica" w:hAnsi="Helvetica" w:cs="Helvetica"/>
        <w:b/>
        <w:bCs/>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nothing"/>
      <w:lvlText w:val="%1.%2.%3.%4.%5.%6.%7.%8.%9."/>
      <w:lvlJc w:val="left"/>
      <w:pPr>
        <w:ind w:left="2113" w:hanging="133"/>
      </w:pPr>
      <w:rPr>
        <w:rFonts w:ascii="Helvetica" w:eastAsia="Helvetica" w:hAnsi="Helvetica" w:cs="Helvetica"/>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 w15:restartNumberingAfterBreak="0">
    <w:nsid w:val="121D0B26"/>
    <w:multiLevelType w:val="hybridMultilevel"/>
    <w:tmpl w:val="E63E604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6BE26F4"/>
    <w:multiLevelType w:val="hybridMultilevel"/>
    <w:tmpl w:val="A112AF52"/>
    <w:lvl w:ilvl="0" w:tplc="06B23170">
      <w:start w:val="1"/>
      <w:numFmt w:val="bullet"/>
      <w:lvlText w:val=""/>
      <w:lvlJc w:val="left"/>
      <w:pPr>
        <w:ind w:left="644" w:hanging="360"/>
      </w:pPr>
      <w:rPr>
        <w:rFonts w:ascii="Symbol" w:hAnsi="Symbol" w:hint="default"/>
        <w:b w:val="0"/>
        <w:i w:val="0"/>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27054BD"/>
    <w:multiLevelType w:val="multilevel"/>
    <w:tmpl w:val="877AB908"/>
    <w:styleLink w:val="CurrentList1"/>
    <w:lvl w:ilvl="0">
      <w:start w:val="1"/>
      <w:numFmt w:val="lowerLetter"/>
      <w:lvlText w:val="%1."/>
      <w:lvlJc w:val="left"/>
      <w:pPr>
        <w:ind w:left="926" w:hanging="360"/>
      </w:pPr>
      <w:rPr>
        <w:rFonts w:hint="default"/>
      </w:rPr>
    </w:lvl>
    <w:lvl w:ilvl="1">
      <w:start w:val="1"/>
      <w:numFmt w:val="lowerLetter"/>
      <w:lvlText w:val="%2."/>
      <w:lvlJc w:val="left"/>
      <w:pPr>
        <w:ind w:left="1646" w:hanging="360"/>
      </w:pPr>
    </w:lvl>
    <w:lvl w:ilvl="2">
      <w:start w:val="1"/>
      <w:numFmt w:val="lowerRoman"/>
      <w:lvlText w:val="%3."/>
      <w:lvlJc w:val="right"/>
      <w:pPr>
        <w:ind w:left="2366" w:hanging="180"/>
      </w:pPr>
    </w:lvl>
    <w:lvl w:ilvl="3">
      <w:start w:val="1"/>
      <w:numFmt w:val="decimal"/>
      <w:lvlText w:val="%4."/>
      <w:lvlJc w:val="left"/>
      <w:pPr>
        <w:ind w:left="3086" w:hanging="360"/>
      </w:pPr>
    </w:lvl>
    <w:lvl w:ilvl="4">
      <w:start w:val="1"/>
      <w:numFmt w:val="lowerLetter"/>
      <w:lvlText w:val="%5."/>
      <w:lvlJc w:val="left"/>
      <w:pPr>
        <w:ind w:left="3806" w:hanging="360"/>
      </w:pPr>
    </w:lvl>
    <w:lvl w:ilvl="5">
      <w:start w:val="1"/>
      <w:numFmt w:val="lowerRoman"/>
      <w:lvlText w:val="%6."/>
      <w:lvlJc w:val="right"/>
      <w:pPr>
        <w:ind w:left="4526" w:hanging="180"/>
      </w:pPr>
    </w:lvl>
    <w:lvl w:ilvl="6">
      <w:start w:val="1"/>
      <w:numFmt w:val="decimal"/>
      <w:lvlText w:val="%7."/>
      <w:lvlJc w:val="left"/>
      <w:pPr>
        <w:ind w:left="5246" w:hanging="360"/>
      </w:pPr>
    </w:lvl>
    <w:lvl w:ilvl="7">
      <w:start w:val="1"/>
      <w:numFmt w:val="lowerLetter"/>
      <w:lvlText w:val="%8."/>
      <w:lvlJc w:val="left"/>
      <w:pPr>
        <w:ind w:left="5966" w:hanging="360"/>
      </w:pPr>
    </w:lvl>
    <w:lvl w:ilvl="8">
      <w:start w:val="1"/>
      <w:numFmt w:val="lowerRoman"/>
      <w:lvlText w:val="%9."/>
      <w:lvlJc w:val="right"/>
      <w:pPr>
        <w:ind w:left="6686" w:hanging="180"/>
      </w:pPr>
    </w:lvl>
  </w:abstractNum>
  <w:abstractNum w:abstractNumId="7" w15:restartNumberingAfterBreak="0">
    <w:nsid w:val="25FC5F8A"/>
    <w:multiLevelType w:val="multilevel"/>
    <w:tmpl w:val="6B06335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B14A6"/>
    <w:multiLevelType w:val="hybridMultilevel"/>
    <w:tmpl w:val="A970A1B0"/>
    <w:numStyleLink w:val="Dash"/>
  </w:abstractNum>
  <w:abstractNum w:abstractNumId="9" w15:restartNumberingAfterBreak="0">
    <w:nsid w:val="2B4A69BC"/>
    <w:multiLevelType w:val="multilevel"/>
    <w:tmpl w:val="4574C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A17B3B"/>
    <w:multiLevelType w:val="multilevel"/>
    <w:tmpl w:val="96AE334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B25B2"/>
    <w:multiLevelType w:val="hybridMultilevel"/>
    <w:tmpl w:val="FE22E458"/>
    <w:lvl w:ilvl="0" w:tplc="AA6C6A9A">
      <w:start w:val="1"/>
      <w:numFmt w:val="lowerLetter"/>
      <w:lvlText w:val="%1."/>
      <w:lvlJc w:val="left"/>
      <w:pPr>
        <w:ind w:left="926" w:hanging="360"/>
      </w:pPr>
      <w:rPr>
        <w:rFonts w:hint="default"/>
      </w:rPr>
    </w:lvl>
    <w:lvl w:ilvl="1" w:tplc="08090019" w:tentative="1">
      <w:start w:val="1"/>
      <w:numFmt w:val="lowerLetter"/>
      <w:lvlText w:val="%2."/>
      <w:lvlJc w:val="left"/>
      <w:pPr>
        <w:ind w:left="1646" w:hanging="360"/>
      </w:pPr>
    </w:lvl>
    <w:lvl w:ilvl="2" w:tplc="0809001B" w:tentative="1">
      <w:start w:val="1"/>
      <w:numFmt w:val="lowerRoman"/>
      <w:lvlText w:val="%3."/>
      <w:lvlJc w:val="right"/>
      <w:pPr>
        <w:ind w:left="2366" w:hanging="180"/>
      </w:pPr>
    </w:lvl>
    <w:lvl w:ilvl="3" w:tplc="0809000F" w:tentative="1">
      <w:start w:val="1"/>
      <w:numFmt w:val="decimal"/>
      <w:lvlText w:val="%4."/>
      <w:lvlJc w:val="left"/>
      <w:pPr>
        <w:ind w:left="3086" w:hanging="360"/>
      </w:pPr>
    </w:lvl>
    <w:lvl w:ilvl="4" w:tplc="08090019" w:tentative="1">
      <w:start w:val="1"/>
      <w:numFmt w:val="lowerLetter"/>
      <w:lvlText w:val="%5."/>
      <w:lvlJc w:val="left"/>
      <w:pPr>
        <w:ind w:left="3806" w:hanging="360"/>
      </w:pPr>
    </w:lvl>
    <w:lvl w:ilvl="5" w:tplc="0809001B" w:tentative="1">
      <w:start w:val="1"/>
      <w:numFmt w:val="lowerRoman"/>
      <w:lvlText w:val="%6."/>
      <w:lvlJc w:val="right"/>
      <w:pPr>
        <w:ind w:left="4526" w:hanging="180"/>
      </w:pPr>
    </w:lvl>
    <w:lvl w:ilvl="6" w:tplc="0809000F" w:tentative="1">
      <w:start w:val="1"/>
      <w:numFmt w:val="decimal"/>
      <w:lvlText w:val="%7."/>
      <w:lvlJc w:val="left"/>
      <w:pPr>
        <w:ind w:left="5246" w:hanging="360"/>
      </w:pPr>
    </w:lvl>
    <w:lvl w:ilvl="7" w:tplc="08090019" w:tentative="1">
      <w:start w:val="1"/>
      <w:numFmt w:val="lowerLetter"/>
      <w:lvlText w:val="%8."/>
      <w:lvlJc w:val="left"/>
      <w:pPr>
        <w:ind w:left="5966" w:hanging="360"/>
      </w:pPr>
    </w:lvl>
    <w:lvl w:ilvl="8" w:tplc="0809001B" w:tentative="1">
      <w:start w:val="1"/>
      <w:numFmt w:val="lowerRoman"/>
      <w:lvlText w:val="%9."/>
      <w:lvlJc w:val="right"/>
      <w:pPr>
        <w:ind w:left="6686" w:hanging="180"/>
      </w:pPr>
    </w:lvl>
  </w:abstractNum>
  <w:abstractNum w:abstractNumId="12" w15:restartNumberingAfterBreak="0">
    <w:nsid w:val="470A18F2"/>
    <w:multiLevelType w:val="multilevel"/>
    <w:tmpl w:val="2236FA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BF03F0"/>
    <w:multiLevelType w:val="multilevel"/>
    <w:tmpl w:val="952A13A8"/>
    <w:lvl w:ilvl="0">
      <w:start w:val="4"/>
      <w:numFmt w:val="decimal"/>
      <w:lvlText w:val="%1"/>
      <w:lvlJc w:val="left"/>
      <w:pPr>
        <w:ind w:left="500" w:hanging="500"/>
      </w:pPr>
      <w:rPr>
        <w:rFonts w:hint="default"/>
      </w:rPr>
    </w:lvl>
    <w:lvl w:ilvl="1">
      <w:start w:val="1"/>
      <w:numFmt w:val="decimal"/>
      <w:lvlText w:val="%1.%2"/>
      <w:lvlJc w:val="left"/>
      <w:pPr>
        <w:ind w:left="783" w:hanging="50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4" w15:restartNumberingAfterBreak="0">
    <w:nsid w:val="4DFC7B65"/>
    <w:multiLevelType w:val="hybridMultilevel"/>
    <w:tmpl w:val="3B3CE762"/>
    <w:lvl w:ilvl="0" w:tplc="B5C4BFCC">
      <w:numFmt w:val="bullet"/>
      <w:lvlText w:val="—"/>
      <w:lvlJc w:val="left"/>
      <w:pPr>
        <w:ind w:left="720" w:hanging="360"/>
      </w:pPr>
      <w:rPr>
        <w:rFonts w:ascii="Arial" w:eastAsia="Arial" w:hAnsi="Arial" w:cs="Arial" w:hint="default"/>
        <w:color w:val="5A5A5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0BC7EA9"/>
    <w:multiLevelType w:val="multilevel"/>
    <w:tmpl w:val="5230867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00202"/>
    <w:multiLevelType w:val="hybridMultilevel"/>
    <w:tmpl w:val="752EEEF8"/>
    <w:lvl w:ilvl="0" w:tplc="B5C4BFCC">
      <w:numFmt w:val="bullet"/>
      <w:lvlText w:val="—"/>
      <w:lvlJc w:val="left"/>
      <w:pPr>
        <w:ind w:left="720" w:hanging="360"/>
      </w:pPr>
      <w:rPr>
        <w:rFonts w:ascii="Arial" w:eastAsia="Arial" w:hAnsi="Arial" w:cs="Arial" w:hint="default"/>
        <w:color w:val="5A5A5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D1252B5"/>
    <w:multiLevelType w:val="hybridMultilevel"/>
    <w:tmpl w:val="5A1EB278"/>
    <w:lvl w:ilvl="0" w:tplc="BEF6869E">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EA05CE4"/>
    <w:multiLevelType w:val="hybridMultilevel"/>
    <w:tmpl w:val="C974243A"/>
    <w:styleLink w:val="Bullet"/>
    <w:lvl w:ilvl="0" w:tplc="1B6A0590">
      <w:start w:val="1"/>
      <w:numFmt w:val="bullet"/>
      <w:lvlText w:val="•"/>
      <w:lvlJc w:val="left"/>
      <w:pPr>
        <w:ind w:left="425" w:hanging="283"/>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BD8A4AE">
      <w:start w:val="1"/>
      <w:numFmt w:val="bullet"/>
      <w:lvlText w:val="•"/>
      <w:lvlJc w:val="left"/>
      <w:pPr>
        <w:ind w:left="84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lvl w:ilvl="2" w:tplc="27984E8C">
      <w:start w:val="1"/>
      <w:numFmt w:val="bullet"/>
      <w:lvlText w:val="•"/>
      <w:lvlJc w:val="left"/>
      <w:pPr>
        <w:ind w:left="106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lvl w:ilvl="3" w:tplc="D2DCD6CA">
      <w:start w:val="1"/>
      <w:numFmt w:val="bullet"/>
      <w:lvlText w:val="•"/>
      <w:lvlJc w:val="left"/>
      <w:pPr>
        <w:ind w:left="128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lvl w:ilvl="4" w:tplc="9482A4A8">
      <w:start w:val="1"/>
      <w:numFmt w:val="bullet"/>
      <w:lvlText w:val="•"/>
      <w:lvlJc w:val="left"/>
      <w:pPr>
        <w:ind w:left="150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lvl w:ilvl="5" w:tplc="6870124E">
      <w:start w:val="1"/>
      <w:numFmt w:val="bullet"/>
      <w:lvlText w:val="•"/>
      <w:lvlJc w:val="left"/>
      <w:pPr>
        <w:ind w:left="172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lvl w:ilvl="6" w:tplc="91586B6E">
      <w:start w:val="1"/>
      <w:numFmt w:val="bullet"/>
      <w:lvlText w:val="•"/>
      <w:lvlJc w:val="left"/>
      <w:pPr>
        <w:ind w:left="194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lvl w:ilvl="7" w:tplc="E60CEC0E">
      <w:start w:val="1"/>
      <w:numFmt w:val="bullet"/>
      <w:lvlText w:val="•"/>
      <w:lvlJc w:val="left"/>
      <w:pPr>
        <w:ind w:left="216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lvl w:ilvl="8" w:tplc="6EF073D8">
      <w:start w:val="1"/>
      <w:numFmt w:val="bullet"/>
      <w:lvlText w:val="•"/>
      <w:lvlJc w:val="left"/>
      <w:pPr>
        <w:ind w:left="238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abstractNum>
  <w:abstractNum w:abstractNumId="19" w15:restartNumberingAfterBreak="0">
    <w:nsid w:val="625F2A06"/>
    <w:multiLevelType w:val="hybridMultilevel"/>
    <w:tmpl w:val="A5F680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6DF3E1B"/>
    <w:multiLevelType w:val="hybridMultilevel"/>
    <w:tmpl w:val="A970A1B0"/>
    <w:styleLink w:val="Dash"/>
    <w:lvl w:ilvl="0" w:tplc="6C58FBAA">
      <w:start w:val="1"/>
      <w:numFmt w:val="bullet"/>
      <w:lvlText w:val="‣"/>
      <w:lvlJc w:val="left"/>
      <w:pPr>
        <w:ind w:left="567" w:hanging="283"/>
      </w:pPr>
      <w:rPr>
        <w:rFonts w:ascii="Helvetica Neue" w:eastAsia="Helvetica Neue" w:hAnsi="Helvetica Neue" w:cs="Helvetica Neue"/>
        <w:b w:val="0"/>
        <w:bCs w:val="0"/>
        <w:i w:val="0"/>
        <w:iCs w:val="0"/>
        <w:caps w:val="0"/>
        <w:smallCaps w:val="0"/>
        <w:strike w:val="0"/>
        <w:dstrike w:val="0"/>
        <w:outline w:val="0"/>
        <w:emboss w:val="0"/>
        <w:imprint w:val="0"/>
        <w:color w:val="006B65"/>
        <w:spacing w:val="0"/>
        <w:w w:val="100"/>
        <w:kern w:val="0"/>
        <w:position w:val="4"/>
        <w:sz w:val="29"/>
        <w:szCs w:val="29"/>
        <w:highlight w:val="none"/>
        <w:vertAlign w:val="baseline"/>
      </w:rPr>
    </w:lvl>
    <w:lvl w:ilvl="1" w:tplc="518A8674">
      <w:start w:val="1"/>
      <w:numFmt w:val="bullet"/>
      <w:lvlText w:val="◦"/>
      <w:lvlJc w:val="left"/>
      <w:pPr>
        <w:ind w:left="849" w:hanging="409"/>
      </w:pPr>
      <w:rPr>
        <w:rFonts w:ascii="Arial Unicode MS" w:eastAsia="Arial Unicode MS" w:hAnsi="Arial Unicode MS" w:cs="Arial Unicode MS"/>
        <w:b w:val="0"/>
        <w:bCs w:val="0"/>
        <w:i w:val="0"/>
        <w:iCs w:val="0"/>
        <w:caps w:val="0"/>
        <w:smallCaps w:val="0"/>
        <w:strike w:val="0"/>
        <w:dstrike w:val="0"/>
        <w:outline w:val="0"/>
        <w:emboss w:val="0"/>
        <w:imprint w:val="0"/>
        <w:color w:val="006B65"/>
        <w:spacing w:val="0"/>
        <w:w w:val="100"/>
        <w:kern w:val="0"/>
        <w:position w:val="4"/>
        <w:sz w:val="29"/>
        <w:szCs w:val="29"/>
        <w:highlight w:val="none"/>
        <w:vertAlign w:val="baseline"/>
      </w:rPr>
    </w:lvl>
    <w:lvl w:ilvl="2" w:tplc="954E6F52">
      <w:start w:val="1"/>
      <w:numFmt w:val="bullet"/>
      <w:lvlText w:val="◦"/>
      <w:lvlJc w:val="left"/>
      <w:pPr>
        <w:ind w:left="1069" w:hanging="409"/>
      </w:pPr>
      <w:rPr>
        <w:rFonts w:ascii="Arial Unicode MS" w:eastAsia="Arial Unicode MS" w:hAnsi="Arial Unicode MS" w:cs="Arial Unicode MS"/>
        <w:b w:val="0"/>
        <w:bCs w:val="0"/>
        <w:i w:val="0"/>
        <w:iCs w:val="0"/>
        <w:caps w:val="0"/>
        <w:smallCaps w:val="0"/>
        <w:strike w:val="0"/>
        <w:dstrike w:val="0"/>
        <w:outline w:val="0"/>
        <w:emboss w:val="0"/>
        <w:imprint w:val="0"/>
        <w:color w:val="006B65"/>
        <w:spacing w:val="0"/>
        <w:w w:val="100"/>
        <w:kern w:val="0"/>
        <w:position w:val="4"/>
        <w:sz w:val="29"/>
        <w:szCs w:val="29"/>
        <w:highlight w:val="none"/>
        <w:vertAlign w:val="baseline"/>
      </w:rPr>
    </w:lvl>
    <w:lvl w:ilvl="3" w:tplc="1270A572">
      <w:start w:val="1"/>
      <w:numFmt w:val="bullet"/>
      <w:lvlText w:val="◦"/>
      <w:lvlJc w:val="left"/>
      <w:pPr>
        <w:ind w:left="1289" w:hanging="409"/>
      </w:pPr>
      <w:rPr>
        <w:rFonts w:ascii="Arial Unicode MS" w:eastAsia="Arial Unicode MS" w:hAnsi="Arial Unicode MS" w:cs="Arial Unicode MS"/>
        <w:b w:val="0"/>
        <w:bCs w:val="0"/>
        <w:i w:val="0"/>
        <w:iCs w:val="0"/>
        <w:caps w:val="0"/>
        <w:smallCaps w:val="0"/>
        <w:strike w:val="0"/>
        <w:dstrike w:val="0"/>
        <w:outline w:val="0"/>
        <w:emboss w:val="0"/>
        <w:imprint w:val="0"/>
        <w:color w:val="006B65"/>
        <w:spacing w:val="0"/>
        <w:w w:val="100"/>
        <w:kern w:val="0"/>
        <w:position w:val="4"/>
        <w:sz w:val="29"/>
        <w:szCs w:val="29"/>
        <w:highlight w:val="none"/>
        <w:vertAlign w:val="baseline"/>
      </w:rPr>
    </w:lvl>
    <w:lvl w:ilvl="4" w:tplc="90B0475A">
      <w:start w:val="1"/>
      <w:numFmt w:val="bullet"/>
      <w:lvlText w:val="◦"/>
      <w:lvlJc w:val="left"/>
      <w:pPr>
        <w:ind w:left="1509" w:hanging="409"/>
      </w:pPr>
      <w:rPr>
        <w:rFonts w:ascii="Arial Unicode MS" w:eastAsia="Arial Unicode MS" w:hAnsi="Arial Unicode MS" w:cs="Arial Unicode MS"/>
        <w:b w:val="0"/>
        <w:bCs w:val="0"/>
        <w:i w:val="0"/>
        <w:iCs w:val="0"/>
        <w:caps w:val="0"/>
        <w:smallCaps w:val="0"/>
        <w:strike w:val="0"/>
        <w:dstrike w:val="0"/>
        <w:outline w:val="0"/>
        <w:emboss w:val="0"/>
        <w:imprint w:val="0"/>
        <w:color w:val="006B65"/>
        <w:spacing w:val="0"/>
        <w:w w:val="100"/>
        <w:kern w:val="0"/>
        <w:position w:val="4"/>
        <w:sz w:val="29"/>
        <w:szCs w:val="29"/>
        <w:highlight w:val="none"/>
        <w:vertAlign w:val="baseline"/>
      </w:rPr>
    </w:lvl>
    <w:lvl w:ilvl="5" w:tplc="B1988004">
      <w:start w:val="1"/>
      <w:numFmt w:val="bullet"/>
      <w:lvlText w:val="◦"/>
      <w:lvlJc w:val="left"/>
      <w:pPr>
        <w:ind w:left="1729" w:hanging="409"/>
      </w:pPr>
      <w:rPr>
        <w:rFonts w:ascii="Arial Unicode MS" w:eastAsia="Arial Unicode MS" w:hAnsi="Arial Unicode MS" w:cs="Arial Unicode MS"/>
        <w:b w:val="0"/>
        <w:bCs w:val="0"/>
        <w:i w:val="0"/>
        <w:iCs w:val="0"/>
        <w:caps w:val="0"/>
        <w:smallCaps w:val="0"/>
        <w:strike w:val="0"/>
        <w:dstrike w:val="0"/>
        <w:outline w:val="0"/>
        <w:emboss w:val="0"/>
        <w:imprint w:val="0"/>
        <w:color w:val="006B65"/>
        <w:spacing w:val="0"/>
        <w:w w:val="100"/>
        <w:kern w:val="0"/>
        <w:position w:val="4"/>
        <w:sz w:val="29"/>
        <w:szCs w:val="29"/>
        <w:highlight w:val="none"/>
        <w:vertAlign w:val="baseline"/>
      </w:rPr>
    </w:lvl>
    <w:lvl w:ilvl="6" w:tplc="96F83D5C">
      <w:start w:val="1"/>
      <w:numFmt w:val="bullet"/>
      <w:lvlText w:val="◦"/>
      <w:lvlJc w:val="left"/>
      <w:pPr>
        <w:ind w:left="1949" w:hanging="409"/>
      </w:pPr>
      <w:rPr>
        <w:rFonts w:ascii="Arial Unicode MS" w:eastAsia="Arial Unicode MS" w:hAnsi="Arial Unicode MS" w:cs="Arial Unicode MS"/>
        <w:b w:val="0"/>
        <w:bCs w:val="0"/>
        <w:i w:val="0"/>
        <w:iCs w:val="0"/>
        <w:caps w:val="0"/>
        <w:smallCaps w:val="0"/>
        <w:strike w:val="0"/>
        <w:dstrike w:val="0"/>
        <w:outline w:val="0"/>
        <w:emboss w:val="0"/>
        <w:imprint w:val="0"/>
        <w:color w:val="006B65"/>
        <w:spacing w:val="0"/>
        <w:w w:val="100"/>
        <w:kern w:val="0"/>
        <w:position w:val="4"/>
        <w:sz w:val="29"/>
        <w:szCs w:val="29"/>
        <w:highlight w:val="none"/>
        <w:vertAlign w:val="baseline"/>
      </w:rPr>
    </w:lvl>
    <w:lvl w:ilvl="7" w:tplc="63E48BF8">
      <w:start w:val="1"/>
      <w:numFmt w:val="bullet"/>
      <w:lvlText w:val="◦"/>
      <w:lvlJc w:val="left"/>
      <w:pPr>
        <w:ind w:left="2169" w:hanging="409"/>
      </w:pPr>
      <w:rPr>
        <w:rFonts w:ascii="Arial Unicode MS" w:eastAsia="Arial Unicode MS" w:hAnsi="Arial Unicode MS" w:cs="Arial Unicode MS"/>
        <w:b w:val="0"/>
        <w:bCs w:val="0"/>
        <w:i w:val="0"/>
        <w:iCs w:val="0"/>
        <w:caps w:val="0"/>
        <w:smallCaps w:val="0"/>
        <w:strike w:val="0"/>
        <w:dstrike w:val="0"/>
        <w:outline w:val="0"/>
        <w:emboss w:val="0"/>
        <w:imprint w:val="0"/>
        <w:color w:val="006B65"/>
        <w:spacing w:val="0"/>
        <w:w w:val="100"/>
        <w:kern w:val="0"/>
        <w:position w:val="4"/>
        <w:sz w:val="29"/>
        <w:szCs w:val="29"/>
        <w:highlight w:val="none"/>
        <w:vertAlign w:val="baseline"/>
      </w:rPr>
    </w:lvl>
    <w:lvl w:ilvl="8" w:tplc="2A486DE6">
      <w:start w:val="1"/>
      <w:numFmt w:val="bullet"/>
      <w:lvlText w:val="◦"/>
      <w:lvlJc w:val="left"/>
      <w:pPr>
        <w:ind w:left="2389" w:hanging="409"/>
      </w:pPr>
      <w:rPr>
        <w:rFonts w:ascii="Arial Unicode MS" w:eastAsia="Arial Unicode MS" w:hAnsi="Arial Unicode MS" w:cs="Arial Unicode MS"/>
        <w:b w:val="0"/>
        <w:bCs w:val="0"/>
        <w:i w:val="0"/>
        <w:iCs w:val="0"/>
        <w:caps w:val="0"/>
        <w:smallCaps w:val="0"/>
        <w:strike w:val="0"/>
        <w:dstrike w:val="0"/>
        <w:outline w:val="0"/>
        <w:emboss w:val="0"/>
        <w:imprint w:val="0"/>
        <w:color w:val="006B65"/>
        <w:spacing w:val="0"/>
        <w:w w:val="100"/>
        <w:kern w:val="0"/>
        <w:position w:val="4"/>
        <w:sz w:val="29"/>
        <w:szCs w:val="29"/>
        <w:highlight w:val="none"/>
        <w:vertAlign w:val="baseline"/>
      </w:rPr>
    </w:lvl>
  </w:abstractNum>
  <w:abstractNum w:abstractNumId="21" w15:restartNumberingAfterBreak="0">
    <w:nsid w:val="7311341D"/>
    <w:multiLevelType w:val="multilevel"/>
    <w:tmpl w:val="F580C75E"/>
    <w:numStyleLink w:val="Numbered"/>
  </w:abstractNum>
  <w:abstractNum w:abstractNumId="22" w15:restartNumberingAfterBreak="0">
    <w:nsid w:val="77D044C0"/>
    <w:multiLevelType w:val="hybridMultilevel"/>
    <w:tmpl w:val="A9989ED0"/>
    <w:lvl w:ilvl="0" w:tplc="BEF6869E">
      <w:start w:val="1"/>
      <w:numFmt w:val="bullet"/>
      <w:lvlText w:val="–"/>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A210430"/>
    <w:multiLevelType w:val="hybridMultilevel"/>
    <w:tmpl w:val="DA5C76CA"/>
    <w:lvl w:ilvl="0" w:tplc="08090001">
      <w:start w:val="1"/>
      <w:numFmt w:val="bullet"/>
      <w:lvlText w:val=""/>
      <w:lvlJc w:val="left"/>
      <w:pPr>
        <w:ind w:left="720" w:hanging="360"/>
      </w:pPr>
      <w:rPr>
        <w:rFonts w:ascii="Symbol" w:hAnsi="Symbol" w:hint="default"/>
        <w:color w:val="5A5A5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FEE235D"/>
    <w:multiLevelType w:val="hybridMultilevel"/>
    <w:tmpl w:val="C974243A"/>
    <w:numStyleLink w:val="Bullet"/>
  </w:abstractNum>
  <w:num w:numId="1" w16cid:durableId="817186655">
    <w:abstractNumId w:val="16"/>
  </w:num>
  <w:num w:numId="2" w16cid:durableId="623117629">
    <w:abstractNumId w:val="3"/>
  </w:num>
  <w:num w:numId="3" w16cid:durableId="1934052997">
    <w:abstractNumId w:val="21"/>
    <w:lvlOverride w:ilvl="0">
      <w:startOverride w:val="1"/>
      <w:lvl w:ilvl="0">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lowerLetter"/>
        <w:suff w:val="nothing"/>
        <w:lvlText w:val="%1.%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suff w:val="nothing"/>
        <w:lvlText w:val="%1.%2.%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16cid:durableId="349382943">
    <w:abstractNumId w:val="18"/>
  </w:num>
  <w:num w:numId="5" w16cid:durableId="1806897632">
    <w:abstractNumId w:val="24"/>
  </w:num>
  <w:num w:numId="6" w16cid:durableId="9072480">
    <w:abstractNumId w:val="20"/>
  </w:num>
  <w:num w:numId="7" w16cid:durableId="944768082">
    <w:abstractNumId w:val="8"/>
  </w:num>
  <w:num w:numId="8" w16cid:durableId="375203355">
    <w:abstractNumId w:val="24"/>
    <w:lvlOverride w:ilvl="0">
      <w:lvl w:ilvl="0" w:tplc="CBD652E8">
        <w:start w:val="1"/>
        <w:numFmt w:val="bullet"/>
        <w:lvlText w:val="•"/>
        <w:lvlJc w:val="left"/>
        <w:pPr>
          <w:ind w:left="567" w:hanging="283"/>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E53E17E8">
        <w:start w:val="1"/>
        <w:numFmt w:val="bullet"/>
        <w:lvlText w:val="•"/>
        <w:lvlJc w:val="left"/>
        <w:pPr>
          <w:ind w:left="84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2">
      <w:lvl w:ilvl="2" w:tplc="60F06366">
        <w:start w:val="1"/>
        <w:numFmt w:val="bullet"/>
        <w:lvlText w:val="•"/>
        <w:lvlJc w:val="left"/>
        <w:pPr>
          <w:ind w:left="106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3">
      <w:lvl w:ilvl="3" w:tplc="BD645EFE">
        <w:start w:val="1"/>
        <w:numFmt w:val="bullet"/>
        <w:lvlText w:val="•"/>
        <w:lvlJc w:val="left"/>
        <w:pPr>
          <w:ind w:left="128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4">
      <w:lvl w:ilvl="4" w:tplc="A80E9B04">
        <w:start w:val="1"/>
        <w:numFmt w:val="bullet"/>
        <w:lvlText w:val="•"/>
        <w:lvlJc w:val="left"/>
        <w:pPr>
          <w:ind w:left="150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5">
      <w:lvl w:ilvl="5" w:tplc="54EE8508">
        <w:start w:val="1"/>
        <w:numFmt w:val="bullet"/>
        <w:lvlText w:val="•"/>
        <w:lvlJc w:val="left"/>
        <w:pPr>
          <w:ind w:left="172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6">
      <w:lvl w:ilvl="6" w:tplc="1674A368">
        <w:start w:val="1"/>
        <w:numFmt w:val="bullet"/>
        <w:lvlText w:val="•"/>
        <w:lvlJc w:val="left"/>
        <w:pPr>
          <w:ind w:left="194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7">
      <w:lvl w:ilvl="7" w:tplc="7EB44DBC">
        <w:start w:val="1"/>
        <w:numFmt w:val="bullet"/>
        <w:lvlText w:val="•"/>
        <w:lvlJc w:val="left"/>
        <w:pPr>
          <w:ind w:left="216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8">
      <w:lvl w:ilvl="8" w:tplc="AE185256">
        <w:start w:val="1"/>
        <w:numFmt w:val="bullet"/>
        <w:lvlText w:val="•"/>
        <w:lvlJc w:val="left"/>
        <w:pPr>
          <w:ind w:left="238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num>
  <w:num w:numId="9" w16cid:durableId="627009583">
    <w:abstractNumId w:val="24"/>
    <w:lvlOverride w:ilvl="0">
      <w:lvl w:ilvl="0" w:tplc="CBD652E8">
        <w:start w:val="1"/>
        <w:numFmt w:val="bullet"/>
        <w:lvlText w:val="•"/>
        <w:lvlJc w:val="left"/>
        <w:pPr>
          <w:ind w:left="720" w:hanging="500"/>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E53E17E8">
        <w:start w:val="1"/>
        <w:numFmt w:val="bullet"/>
        <w:lvlText w:val="•"/>
        <w:lvlJc w:val="left"/>
        <w:pPr>
          <w:ind w:left="84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2">
      <w:lvl w:ilvl="2" w:tplc="60F06366">
        <w:start w:val="1"/>
        <w:numFmt w:val="bullet"/>
        <w:lvlText w:val="•"/>
        <w:lvlJc w:val="left"/>
        <w:pPr>
          <w:ind w:left="106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3">
      <w:lvl w:ilvl="3" w:tplc="BD645EFE">
        <w:start w:val="1"/>
        <w:numFmt w:val="bullet"/>
        <w:lvlText w:val="•"/>
        <w:lvlJc w:val="left"/>
        <w:pPr>
          <w:ind w:left="128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4">
      <w:lvl w:ilvl="4" w:tplc="A80E9B04">
        <w:start w:val="1"/>
        <w:numFmt w:val="bullet"/>
        <w:lvlText w:val="•"/>
        <w:lvlJc w:val="left"/>
        <w:pPr>
          <w:ind w:left="150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5">
      <w:lvl w:ilvl="5" w:tplc="54EE8508">
        <w:start w:val="1"/>
        <w:numFmt w:val="bullet"/>
        <w:lvlText w:val="•"/>
        <w:lvlJc w:val="left"/>
        <w:pPr>
          <w:ind w:left="172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6">
      <w:lvl w:ilvl="6" w:tplc="1674A368">
        <w:start w:val="1"/>
        <w:numFmt w:val="bullet"/>
        <w:lvlText w:val="•"/>
        <w:lvlJc w:val="left"/>
        <w:pPr>
          <w:ind w:left="194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7">
      <w:lvl w:ilvl="7" w:tplc="7EB44DBC">
        <w:start w:val="1"/>
        <w:numFmt w:val="bullet"/>
        <w:lvlText w:val="•"/>
        <w:lvlJc w:val="left"/>
        <w:pPr>
          <w:ind w:left="216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8">
      <w:lvl w:ilvl="8" w:tplc="AE185256">
        <w:start w:val="1"/>
        <w:numFmt w:val="bullet"/>
        <w:lvlText w:val="•"/>
        <w:lvlJc w:val="left"/>
        <w:pPr>
          <w:ind w:left="2389" w:hanging="409"/>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num>
  <w:num w:numId="10" w16cid:durableId="1653753137">
    <w:abstractNumId w:val="9"/>
  </w:num>
  <w:num w:numId="11" w16cid:durableId="1663657747">
    <w:abstractNumId w:val="12"/>
  </w:num>
  <w:num w:numId="12" w16cid:durableId="1901865092">
    <w:abstractNumId w:val="4"/>
  </w:num>
  <w:num w:numId="13" w16cid:durableId="408776734">
    <w:abstractNumId w:val="2"/>
  </w:num>
  <w:num w:numId="14" w16cid:durableId="681853651">
    <w:abstractNumId w:val="13"/>
  </w:num>
  <w:num w:numId="15" w16cid:durableId="1506089263">
    <w:abstractNumId w:val="11"/>
  </w:num>
  <w:num w:numId="16" w16cid:durableId="339280558">
    <w:abstractNumId w:val="6"/>
  </w:num>
  <w:num w:numId="17" w16cid:durableId="1181894646">
    <w:abstractNumId w:val="19"/>
  </w:num>
  <w:num w:numId="18" w16cid:durableId="1361663907">
    <w:abstractNumId w:val="10"/>
  </w:num>
  <w:num w:numId="19" w16cid:durableId="1795708347">
    <w:abstractNumId w:val="7"/>
  </w:num>
  <w:num w:numId="20" w16cid:durableId="866219934">
    <w:abstractNumId w:val="0"/>
  </w:num>
  <w:num w:numId="21" w16cid:durableId="1823545456">
    <w:abstractNumId w:val="15"/>
  </w:num>
  <w:num w:numId="22" w16cid:durableId="526263066">
    <w:abstractNumId w:val="5"/>
  </w:num>
  <w:num w:numId="23" w16cid:durableId="1770618076">
    <w:abstractNumId w:val="14"/>
  </w:num>
  <w:num w:numId="24" w16cid:durableId="2002275582">
    <w:abstractNumId w:val="23"/>
  </w:num>
  <w:num w:numId="25" w16cid:durableId="1118917782">
    <w:abstractNumId w:val="22"/>
  </w:num>
  <w:num w:numId="26" w16cid:durableId="379944216">
    <w:abstractNumId w:val="17"/>
  </w:num>
  <w:num w:numId="27" w16cid:durableId="1079672213">
    <w:abstractNumId w:val="1"/>
  </w:num>
  <w:numIdMacAtCleanup w:val="2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14C"/>
    <w:rsid w:val="0000085A"/>
    <w:rsid w:val="00001C67"/>
    <w:rsid w:val="00016C67"/>
    <w:rsid w:val="00017E52"/>
    <w:rsid w:val="00040EA1"/>
    <w:rsid w:val="000451AD"/>
    <w:rsid w:val="00057F96"/>
    <w:rsid w:val="000674E7"/>
    <w:rsid w:val="000B049D"/>
    <w:rsid w:val="000B2FF5"/>
    <w:rsid w:val="00136819"/>
    <w:rsid w:val="001551B4"/>
    <w:rsid w:val="001660EC"/>
    <w:rsid w:val="00166E72"/>
    <w:rsid w:val="001D7835"/>
    <w:rsid w:val="001E1C99"/>
    <w:rsid w:val="00216D5D"/>
    <w:rsid w:val="0027084C"/>
    <w:rsid w:val="00273386"/>
    <w:rsid w:val="002A7162"/>
    <w:rsid w:val="002B0CDA"/>
    <w:rsid w:val="002C1BD8"/>
    <w:rsid w:val="002C6F4C"/>
    <w:rsid w:val="002E6D29"/>
    <w:rsid w:val="002F222C"/>
    <w:rsid w:val="002F699F"/>
    <w:rsid w:val="003219B2"/>
    <w:rsid w:val="003224A7"/>
    <w:rsid w:val="00350F54"/>
    <w:rsid w:val="00387363"/>
    <w:rsid w:val="0039495F"/>
    <w:rsid w:val="003A1C54"/>
    <w:rsid w:val="003A7D98"/>
    <w:rsid w:val="003B6AA0"/>
    <w:rsid w:val="003E4416"/>
    <w:rsid w:val="003E5F2B"/>
    <w:rsid w:val="00402F5E"/>
    <w:rsid w:val="00414E0E"/>
    <w:rsid w:val="00440474"/>
    <w:rsid w:val="004412BF"/>
    <w:rsid w:val="00455E0E"/>
    <w:rsid w:val="00460AB7"/>
    <w:rsid w:val="004C4E59"/>
    <w:rsid w:val="004F2591"/>
    <w:rsid w:val="00512DD5"/>
    <w:rsid w:val="00517A61"/>
    <w:rsid w:val="00523F4E"/>
    <w:rsid w:val="005543DF"/>
    <w:rsid w:val="00565259"/>
    <w:rsid w:val="00565861"/>
    <w:rsid w:val="00577B0D"/>
    <w:rsid w:val="0058678F"/>
    <w:rsid w:val="005C6636"/>
    <w:rsid w:val="005D55F7"/>
    <w:rsid w:val="005E16E3"/>
    <w:rsid w:val="005E4819"/>
    <w:rsid w:val="00622574"/>
    <w:rsid w:val="006347A7"/>
    <w:rsid w:val="0063744F"/>
    <w:rsid w:val="0064132A"/>
    <w:rsid w:val="00676BD0"/>
    <w:rsid w:val="006E7BDE"/>
    <w:rsid w:val="0070014C"/>
    <w:rsid w:val="0070377C"/>
    <w:rsid w:val="007219BC"/>
    <w:rsid w:val="00733992"/>
    <w:rsid w:val="00742476"/>
    <w:rsid w:val="00795F10"/>
    <w:rsid w:val="007A78E9"/>
    <w:rsid w:val="007B5901"/>
    <w:rsid w:val="007E189A"/>
    <w:rsid w:val="00826581"/>
    <w:rsid w:val="00867452"/>
    <w:rsid w:val="008C3DF9"/>
    <w:rsid w:val="008C5080"/>
    <w:rsid w:val="008E397B"/>
    <w:rsid w:val="008E5126"/>
    <w:rsid w:val="00900422"/>
    <w:rsid w:val="0090128C"/>
    <w:rsid w:val="00911593"/>
    <w:rsid w:val="00912A7B"/>
    <w:rsid w:val="00912B51"/>
    <w:rsid w:val="009345BF"/>
    <w:rsid w:val="0094071E"/>
    <w:rsid w:val="0098478B"/>
    <w:rsid w:val="0099467F"/>
    <w:rsid w:val="009C5F07"/>
    <w:rsid w:val="009F70D8"/>
    <w:rsid w:val="00A000FE"/>
    <w:rsid w:val="00A24029"/>
    <w:rsid w:val="00A242E9"/>
    <w:rsid w:val="00A42E0B"/>
    <w:rsid w:val="00A511FD"/>
    <w:rsid w:val="00AC387F"/>
    <w:rsid w:val="00AC7B43"/>
    <w:rsid w:val="00B05156"/>
    <w:rsid w:val="00B26248"/>
    <w:rsid w:val="00B66631"/>
    <w:rsid w:val="00BA1D14"/>
    <w:rsid w:val="00BA317F"/>
    <w:rsid w:val="00BD487F"/>
    <w:rsid w:val="00BD64C2"/>
    <w:rsid w:val="00C06EAE"/>
    <w:rsid w:val="00C133EB"/>
    <w:rsid w:val="00C32753"/>
    <w:rsid w:val="00C369E3"/>
    <w:rsid w:val="00C57E54"/>
    <w:rsid w:val="00C66166"/>
    <w:rsid w:val="00C95733"/>
    <w:rsid w:val="00CC7401"/>
    <w:rsid w:val="00CE71D3"/>
    <w:rsid w:val="00CF00F0"/>
    <w:rsid w:val="00CF0E97"/>
    <w:rsid w:val="00CF16DF"/>
    <w:rsid w:val="00D40BDA"/>
    <w:rsid w:val="00D658F2"/>
    <w:rsid w:val="00D74C74"/>
    <w:rsid w:val="00D97002"/>
    <w:rsid w:val="00DB1B59"/>
    <w:rsid w:val="00DC725F"/>
    <w:rsid w:val="00DE1C2B"/>
    <w:rsid w:val="00DE384A"/>
    <w:rsid w:val="00DF6F81"/>
    <w:rsid w:val="00E03A5F"/>
    <w:rsid w:val="00E10C75"/>
    <w:rsid w:val="00E32B2D"/>
    <w:rsid w:val="00ED0A2E"/>
    <w:rsid w:val="00ED1669"/>
    <w:rsid w:val="00ED56E7"/>
    <w:rsid w:val="00EE3AF5"/>
    <w:rsid w:val="00EF6807"/>
    <w:rsid w:val="00F03A8D"/>
    <w:rsid w:val="00F0516E"/>
    <w:rsid w:val="00F5371F"/>
    <w:rsid w:val="00F6054B"/>
    <w:rsid w:val="00F71A6C"/>
    <w:rsid w:val="00FC55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D01D7"/>
  <w15:docId w15:val="{19BFA6E5-EB4E-4F46-A291-03757C3A8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00085A"/>
    <w:pPr>
      <w:spacing w:before="360" w:after="160"/>
      <w:outlineLvl w:val="0"/>
    </w:pPr>
    <w:rPr>
      <w:b/>
      <w:bCs/>
      <w:color w:val="1A2332"/>
      <w:sz w:val="28"/>
      <w:szCs w:val="28"/>
    </w:rPr>
  </w:style>
  <w:style w:type="paragraph" w:styleId="Heading2">
    <w:name w:val="heading 2"/>
    <w:uiPriority w:val="9"/>
    <w:unhideWhenUsed/>
    <w:qFormat/>
    <w:rsid w:val="00F6054B"/>
    <w:pPr>
      <w:spacing w:before="280" w:after="120"/>
      <w:outlineLvl w:val="1"/>
    </w:pPr>
    <w:rPr>
      <w:rFonts w:ascii="Calibri" w:eastAsia="Calibri" w:hAnsi="Calibri" w:cs="Calibri"/>
      <w:b/>
      <w:bCs/>
      <w:color w:val="4F4F00"/>
      <w:sz w:val="24"/>
      <w:szCs w:val="24"/>
    </w:rPr>
  </w:style>
  <w:style w:type="paragraph" w:styleId="Heading3">
    <w:name w:val="heading 3"/>
    <w:uiPriority w:val="9"/>
    <w:unhideWhenUsed/>
    <w:qFormat/>
    <w:rsid w:val="0000085A"/>
    <w:pPr>
      <w:spacing w:before="200" w:after="80"/>
      <w:outlineLvl w:val="2"/>
    </w:pPr>
    <w:rPr>
      <w:b/>
      <w:bCs/>
      <w:color w:val="2D3F55"/>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384A"/>
    <w:pPr>
      <w:tabs>
        <w:tab w:val="center" w:pos="4513"/>
        <w:tab w:val="right" w:pos="9026"/>
      </w:tabs>
    </w:pPr>
  </w:style>
  <w:style w:type="character" w:customStyle="1" w:styleId="HeaderChar">
    <w:name w:val="Header Char"/>
    <w:basedOn w:val="DefaultParagraphFont"/>
    <w:link w:val="Header"/>
    <w:uiPriority w:val="99"/>
    <w:rsid w:val="00DE384A"/>
  </w:style>
  <w:style w:type="paragraph" w:styleId="Footer">
    <w:name w:val="footer"/>
    <w:basedOn w:val="Normal"/>
    <w:link w:val="FooterChar"/>
    <w:uiPriority w:val="99"/>
    <w:unhideWhenUsed/>
    <w:rsid w:val="00DE384A"/>
    <w:pPr>
      <w:tabs>
        <w:tab w:val="center" w:pos="4513"/>
        <w:tab w:val="right" w:pos="9026"/>
      </w:tabs>
    </w:pPr>
  </w:style>
  <w:style w:type="character" w:customStyle="1" w:styleId="FooterChar">
    <w:name w:val="Footer Char"/>
    <w:basedOn w:val="DefaultParagraphFont"/>
    <w:link w:val="Footer"/>
    <w:uiPriority w:val="99"/>
    <w:rsid w:val="00DE384A"/>
  </w:style>
  <w:style w:type="character" w:styleId="UnresolvedMention">
    <w:name w:val="Unresolved Mention"/>
    <w:basedOn w:val="DefaultParagraphFont"/>
    <w:uiPriority w:val="99"/>
    <w:semiHidden/>
    <w:unhideWhenUsed/>
    <w:rsid w:val="00A24029"/>
    <w:rPr>
      <w:color w:val="605E5C"/>
      <w:shd w:val="clear" w:color="auto" w:fill="E1DFDD"/>
    </w:rPr>
  </w:style>
  <w:style w:type="character" w:styleId="FollowedHyperlink">
    <w:name w:val="FollowedHyperlink"/>
    <w:basedOn w:val="DefaultParagraphFont"/>
    <w:uiPriority w:val="99"/>
    <w:semiHidden/>
    <w:unhideWhenUsed/>
    <w:rsid w:val="00A24029"/>
    <w:rPr>
      <w:color w:val="954F72" w:themeColor="followedHyperlink"/>
      <w:u w:val="single"/>
    </w:rPr>
  </w:style>
  <w:style w:type="paragraph" w:styleId="TOC1">
    <w:name w:val="toc 1"/>
    <w:basedOn w:val="Normal"/>
    <w:next w:val="Normal"/>
    <w:autoRedefine/>
    <w:uiPriority w:val="39"/>
    <w:unhideWhenUsed/>
    <w:rsid w:val="00523F4E"/>
    <w:pPr>
      <w:spacing w:after="100"/>
    </w:pPr>
    <w:rPr>
      <w:rFonts w:ascii="Helvetica Neue" w:hAnsi="Helvetica Neue"/>
      <w:sz w:val="20"/>
    </w:rPr>
  </w:style>
  <w:style w:type="paragraph" w:styleId="TOC2">
    <w:name w:val="toc 2"/>
    <w:basedOn w:val="Normal"/>
    <w:next w:val="Normal"/>
    <w:autoRedefine/>
    <w:uiPriority w:val="39"/>
    <w:unhideWhenUsed/>
    <w:rsid w:val="00523F4E"/>
    <w:pPr>
      <w:spacing w:after="100"/>
      <w:ind w:left="220"/>
    </w:pPr>
  </w:style>
  <w:style w:type="paragraph" w:styleId="TOC3">
    <w:name w:val="toc 3"/>
    <w:basedOn w:val="Normal"/>
    <w:next w:val="Normal"/>
    <w:autoRedefine/>
    <w:uiPriority w:val="39"/>
    <w:unhideWhenUsed/>
    <w:rsid w:val="00523F4E"/>
    <w:pPr>
      <w:spacing w:after="100"/>
      <w:ind w:left="440"/>
    </w:pPr>
  </w:style>
  <w:style w:type="paragraph" w:customStyle="1" w:styleId="Default">
    <w:name w:val="Default"/>
    <w:rsid w:val="00EF6807"/>
    <w:pPr>
      <w:pBdr>
        <w:top w:val="nil"/>
        <w:left w:val="nil"/>
        <w:bottom w:val="nil"/>
        <w:right w:val="nil"/>
        <w:between w:val="nil"/>
        <w:bar w:val="nil"/>
      </w:pBdr>
      <w:spacing w:after="120" w:line="264" w:lineRule="auto"/>
    </w:pPr>
    <w:rPr>
      <w:rFonts w:ascii="Helvetica Neue" w:eastAsia="Arial Unicode MS" w:hAnsi="Helvetica Neue" w:cs="Arial Unicode MS"/>
      <w:color w:val="000000"/>
      <w:sz w:val="24"/>
      <w:szCs w:val="24"/>
      <w:u w:color="000000"/>
      <w:bdr w:val="nil"/>
      <w:lang w:val="fr-FR"/>
      <w14:textOutline w14:w="12700" w14:cap="flat" w14:cmpd="sng" w14:algn="ctr">
        <w14:noFill/>
        <w14:prstDash w14:val="solid"/>
        <w14:miter w14:lim="400000"/>
      </w14:textOutline>
    </w:rPr>
  </w:style>
  <w:style w:type="numbering" w:customStyle="1" w:styleId="Numbered">
    <w:name w:val="Numbered"/>
    <w:rsid w:val="00EF6807"/>
    <w:pPr>
      <w:numPr>
        <w:numId w:val="2"/>
      </w:numPr>
    </w:pPr>
  </w:style>
  <w:style w:type="paragraph" w:customStyle="1" w:styleId="HeadingRed">
    <w:name w:val="Heading Red"/>
    <w:next w:val="Normal"/>
    <w:rsid w:val="007A78E9"/>
    <w:pPr>
      <w:keepNext/>
      <w:pBdr>
        <w:top w:val="nil"/>
        <w:left w:val="nil"/>
        <w:bottom w:val="nil"/>
        <w:right w:val="nil"/>
        <w:between w:val="nil"/>
        <w:bar w:val="nil"/>
      </w:pBdr>
      <w:spacing w:before="100"/>
      <w:outlineLvl w:val="1"/>
    </w:pPr>
    <w:rPr>
      <w:rFonts w:ascii="Helvetica Neue Bold Condensed" w:eastAsia="Arial Unicode MS" w:hAnsi="Helvetica Neue Bold Condensed" w:cs="Arial Unicode MS"/>
      <w:color w:val="004D80"/>
      <w:sz w:val="24"/>
      <w:szCs w:val="24"/>
      <w:bdr w:val="nil"/>
      <w:lang w:val="fr-FR"/>
      <w14:textOutline w14:w="0" w14:cap="flat" w14:cmpd="sng" w14:algn="ctr">
        <w14:noFill/>
        <w14:prstDash w14:val="solid"/>
        <w14:bevel/>
      </w14:textOutline>
    </w:rPr>
  </w:style>
  <w:style w:type="numbering" w:customStyle="1" w:styleId="Bullet">
    <w:name w:val="Bullet"/>
    <w:rsid w:val="007A78E9"/>
    <w:pPr>
      <w:numPr>
        <w:numId w:val="4"/>
      </w:numPr>
    </w:pPr>
  </w:style>
  <w:style w:type="numbering" w:customStyle="1" w:styleId="Dash">
    <w:name w:val="Dash"/>
    <w:rsid w:val="007A78E9"/>
    <w:pPr>
      <w:numPr>
        <w:numId w:val="6"/>
      </w:numPr>
    </w:pPr>
  </w:style>
  <w:style w:type="paragraph" w:styleId="NormalWeb">
    <w:name w:val="Normal (Web)"/>
    <w:basedOn w:val="Normal"/>
    <w:uiPriority w:val="99"/>
    <w:unhideWhenUsed/>
    <w:rsid w:val="00D658F2"/>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658F2"/>
    <w:rPr>
      <w:rFonts w:ascii="Courier New" w:eastAsia="Times New Roman" w:hAnsi="Courier New" w:cs="Courier New"/>
      <w:sz w:val="20"/>
      <w:szCs w:val="20"/>
    </w:rPr>
  </w:style>
  <w:style w:type="character" w:styleId="Strong">
    <w:name w:val="Strong"/>
    <w:basedOn w:val="DefaultParagraphFont"/>
    <w:uiPriority w:val="22"/>
    <w:qFormat/>
    <w:rsid w:val="00D658F2"/>
    <w:rPr>
      <w:b/>
      <w:bCs/>
    </w:rPr>
  </w:style>
  <w:style w:type="character" w:customStyle="1" w:styleId="apple-converted-space">
    <w:name w:val="apple-converted-space"/>
    <w:basedOn w:val="DefaultParagraphFont"/>
    <w:rsid w:val="00216D5D"/>
  </w:style>
  <w:style w:type="paragraph" w:styleId="HTMLPreformatted">
    <w:name w:val="HTML Preformatted"/>
    <w:basedOn w:val="Normal"/>
    <w:link w:val="HTMLPreformattedChar"/>
    <w:uiPriority w:val="99"/>
    <w:semiHidden/>
    <w:unhideWhenUsed/>
    <w:rsid w:val="00321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219B2"/>
    <w:rPr>
      <w:rFonts w:ascii="Courier New" w:eastAsia="Times New Roman" w:hAnsi="Courier New" w:cs="Courier New"/>
      <w:sz w:val="20"/>
      <w:szCs w:val="20"/>
    </w:rPr>
  </w:style>
  <w:style w:type="paragraph" w:customStyle="1" w:styleId="Table-Code">
    <w:name w:val="Table-Code"/>
    <w:basedOn w:val="HTMLPreformatted"/>
    <w:next w:val="Normal"/>
    <w:qFormat/>
    <w:rsid w:val="00387363"/>
    <w:pPr>
      <w:shd w:val="pct5" w:color="auto" w:fill="auto"/>
      <w:ind w:left="567" w:right="4643"/>
    </w:pPr>
    <w:rPr>
      <w:rFonts w:ascii="Anonymice Powerline" w:hAnsi="Anonymice Powerline"/>
      <w:color w:val="000000"/>
      <w:sz w:val="18"/>
    </w:rPr>
  </w:style>
  <w:style w:type="paragraph" w:styleId="TOC4">
    <w:name w:val="toc 4"/>
    <w:basedOn w:val="Normal"/>
    <w:next w:val="Normal"/>
    <w:autoRedefine/>
    <w:uiPriority w:val="39"/>
    <w:unhideWhenUsed/>
    <w:rsid w:val="0000085A"/>
    <w:pPr>
      <w:spacing w:after="100"/>
      <w:ind w:left="660"/>
    </w:pPr>
  </w:style>
  <w:style w:type="numbering" w:customStyle="1" w:styleId="CurrentList1">
    <w:name w:val="Current List1"/>
    <w:uiPriority w:val="99"/>
    <w:rsid w:val="00517A61"/>
    <w:pPr>
      <w:numPr>
        <w:numId w:val="16"/>
      </w:numPr>
    </w:pPr>
  </w:style>
  <w:style w:type="character" w:styleId="Emphasis">
    <w:name w:val="Emphasis"/>
    <w:basedOn w:val="DefaultParagraphFont"/>
    <w:uiPriority w:val="20"/>
    <w:qFormat/>
    <w:rsid w:val="00622574"/>
    <w:rPr>
      <w:i/>
      <w:iCs/>
    </w:rPr>
  </w:style>
  <w:style w:type="paragraph" w:styleId="TOC5">
    <w:name w:val="toc 5"/>
    <w:basedOn w:val="Normal"/>
    <w:next w:val="Normal"/>
    <w:autoRedefine/>
    <w:uiPriority w:val="39"/>
    <w:unhideWhenUsed/>
    <w:rsid w:val="008E397B"/>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8E397B"/>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8E397B"/>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8E397B"/>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8E397B"/>
    <w:pPr>
      <w:spacing w:after="100" w:line="278" w:lineRule="auto"/>
      <w:ind w:left="1920"/>
    </w:pPr>
    <w:rPr>
      <w:rFonts w:asciiTheme="minorHAnsi" w:eastAsiaTheme="minorEastAsia" w:hAnsiTheme="minorHAnsi" w:cstheme="minorBidi"/>
      <w:kern w:val="2"/>
      <w:sz w:val="24"/>
      <w:szCs w:val="24"/>
      <w14:ligatures w14:val="standardContextual"/>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file:///Users/jean-marie.lamay/GreenEarthX-Files/AA%20Working%20documents/words-docs/Vision-Document-copy.docx" TargetMode="External"/><Relationship Id="rId1" Type="http://schemas.openxmlformats.org/officeDocument/2006/relationships/hyperlink" Target="file:///Users/jean-marie.lamay/GreenEarthX-Files/AAA%20Strategy%20-%20Business%20Plan%20-%20Q&amp;A%20-%20Rule%20Book/REFERENCE%20Folder%20-%20%20Vision%20and%20Strategy-%20Important/AFID%20Finance%20Vision.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668EC-D5DE-1145-A3B6-DA2DB3624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53</Pages>
  <Words>21154</Words>
  <Characters>120582</Characters>
  <Application>Microsoft Office Word</Application>
  <DocSecurity>0</DocSecurity>
  <Lines>1004</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jean-marie lamay</cp:lastModifiedBy>
  <cp:revision>5</cp:revision>
  <dcterms:created xsi:type="dcterms:W3CDTF">2026-09-29T12:37:00Z</dcterms:created>
  <dcterms:modified xsi:type="dcterms:W3CDTF">2026-09-30T14:43:00Z</dcterms:modified>
</cp:coreProperties>
</file>