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B0CE6" w14:textId="77777777" w:rsidR="004C453A" w:rsidRDefault="00000000">
      <w:pPr>
        <w:spacing w:before="1200" w:after="100"/>
      </w:pPr>
      <w:r>
        <w:rPr>
          <w:b/>
          <w:bCs/>
          <w:color w:val="0D5754"/>
          <w:spacing w:val="60"/>
          <w:sz w:val="20"/>
          <w:szCs w:val="20"/>
        </w:rPr>
        <w:t>GREENEARTHX</w:t>
      </w:r>
    </w:p>
    <w:p w14:paraId="45CABAE1" w14:textId="4A73C24A" w:rsidR="004C453A" w:rsidRDefault="00DF5031">
      <w:pPr>
        <w:spacing w:after="120"/>
      </w:pPr>
      <w:r>
        <w:rPr>
          <w:b/>
          <w:bCs/>
          <w:sz w:val="52"/>
          <w:szCs w:val="52"/>
        </w:rPr>
        <w:t>GEX Twelve Gates</w:t>
      </w:r>
    </w:p>
    <w:p w14:paraId="0D703617" w14:textId="77777777" w:rsidR="004C453A" w:rsidRDefault="00000000">
      <w:pPr>
        <w:spacing w:after="360"/>
      </w:pPr>
      <w:r>
        <w:rPr>
          <w:color w:val="3A4A46"/>
          <w:sz w:val="26"/>
          <w:szCs w:val="26"/>
        </w:rPr>
        <w:t>A multi-stakeholder critique of the GEX bankability framework, tested against 2025–2026 market evidence</w:t>
      </w:r>
    </w:p>
    <w:p w14:paraId="26C6EF93" w14:textId="30971936" w:rsidR="004C453A" w:rsidRPr="00DF5031" w:rsidRDefault="00000000" w:rsidP="00DF5031">
      <w:pPr>
        <w:pBdr>
          <w:left w:val="single" w:sz="18" w:space="12" w:color="0D5754"/>
        </w:pBdr>
        <w:spacing w:after="360"/>
        <w:ind w:left="240"/>
      </w:pPr>
      <w:r>
        <w:rPr>
          <w:i/>
          <w:iCs/>
          <w:sz w:val="24"/>
          <w:szCs w:val="24"/>
        </w:rPr>
        <w:t>Projects don’t become bankable because the story is convincing. They become bankable when the evidence converges.</w:t>
      </w:r>
    </w:p>
    <w:p w14:paraId="38E1B2AC" w14:textId="77777777" w:rsidR="004C453A" w:rsidRDefault="004C453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C453A" w14:paraId="37AE98FD" w14:textId="77777777">
        <w:trPr>
          <w:cantSplit/>
          <w:tblHeader/>
        </w:trPr>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59039EA" w14:textId="77777777" w:rsidR="004C453A" w:rsidRDefault="00000000">
            <w:pPr>
              <w:spacing w:after="40"/>
            </w:pPr>
            <w:r>
              <w:rPr>
                <w:b/>
                <w:bCs/>
                <w:color w:val="0D5754"/>
                <w:sz w:val="16"/>
                <w:szCs w:val="16"/>
              </w:rPr>
              <w:t>Label</w:t>
            </w:r>
          </w:p>
        </w:tc>
        <w:tc>
          <w:tcPr>
            <w:tcW w:w="80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0AA025" w14:textId="77777777" w:rsidR="004C453A" w:rsidRDefault="00000000">
            <w:pPr>
              <w:spacing w:after="40"/>
            </w:pPr>
            <w:r>
              <w:rPr>
                <w:b/>
                <w:bCs/>
                <w:color w:val="0D5754"/>
                <w:sz w:val="16"/>
                <w:szCs w:val="16"/>
              </w:rPr>
              <w:t>Meaning — used on every claim that matters</w:t>
            </w:r>
          </w:p>
        </w:tc>
      </w:tr>
      <w:tr w:rsidR="004C453A" w14:paraId="62747B55"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FEAD1" w14:textId="77777777" w:rsidR="004C453A" w:rsidRDefault="00000000">
            <w:pPr>
              <w:spacing w:after="40"/>
            </w:pPr>
            <w:r>
              <w:rPr>
                <w:b/>
                <w:bCs/>
                <w:color w:val="245E42"/>
                <w:sz w:val="15"/>
                <w:szCs w:val="15"/>
              </w:rPr>
              <w:t>[E]</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5023A7" w14:textId="77777777" w:rsidR="004C453A" w:rsidRDefault="00000000">
            <w:pPr>
              <w:spacing w:after="40"/>
            </w:pPr>
            <w:r>
              <w:rPr>
                <w:sz w:val="18"/>
                <w:szCs w:val="18"/>
              </w:rPr>
              <w:t>Evidence: a documented fact from a filing, statute, official document, company release or reputable press report. Source listed in section 10.</w:t>
            </w:r>
          </w:p>
        </w:tc>
      </w:tr>
      <w:tr w:rsidR="004C453A" w14:paraId="78E1F4E5"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AC5887" w14:textId="77777777" w:rsidR="004C453A" w:rsidRDefault="00000000">
            <w:pPr>
              <w:spacing w:after="40"/>
            </w:pPr>
            <w:r>
              <w:rPr>
                <w:b/>
                <w:bCs/>
                <w:color w:val="0D5754"/>
                <w:sz w:val="15"/>
                <w:szCs w:val="15"/>
              </w:rPr>
              <w:t>[P]</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CF50E" w14:textId="77777777" w:rsidR="004C453A" w:rsidRDefault="00000000">
            <w:pPr>
              <w:spacing w:after="40"/>
            </w:pPr>
            <w:r>
              <w:rPr>
                <w:sz w:val="18"/>
                <w:szCs w:val="18"/>
              </w:rPr>
              <w:t>Market practice: practice documented by independent expert, legal or institutional sources (OIES, law firms, government allocation rules, IPA, AACE).</w:t>
            </w:r>
          </w:p>
        </w:tc>
      </w:tr>
      <w:tr w:rsidR="004C453A" w14:paraId="0C6219BD"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7CFB17" w14:textId="77777777" w:rsidR="004C453A" w:rsidRDefault="00000000">
            <w:pPr>
              <w:spacing w:after="40"/>
            </w:pPr>
            <w:r>
              <w:rPr>
                <w:b/>
                <w:bCs/>
                <w:color w:val="8A5F06"/>
                <w:sz w:val="15"/>
                <w:szCs w:val="15"/>
              </w:rPr>
              <w:t>[O]</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96B9C" w14:textId="77777777" w:rsidR="004C453A" w:rsidRDefault="00000000">
            <w:pPr>
              <w:spacing w:after="40"/>
            </w:pPr>
            <w:r>
              <w:rPr>
                <w:sz w:val="18"/>
                <w:szCs w:val="18"/>
              </w:rPr>
              <w:t>Expert opinion: a named party’s view or judgement, not a measured fact.</w:t>
            </w:r>
          </w:p>
        </w:tc>
      </w:tr>
      <w:tr w:rsidR="004C453A" w14:paraId="6CE403C4"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8227E0" w14:textId="77777777" w:rsidR="004C453A" w:rsidRDefault="00000000">
            <w:pPr>
              <w:spacing w:after="40"/>
            </w:pPr>
            <w:r>
              <w:rPr>
                <w:b/>
                <w:bCs/>
                <w:color w:val="A8341A"/>
                <w:sz w:val="15"/>
                <w:szCs w:val="15"/>
              </w:rPr>
              <w:t>[I]</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408966" w14:textId="77777777" w:rsidR="004C453A" w:rsidRDefault="00000000">
            <w:pPr>
              <w:spacing w:after="40"/>
            </w:pPr>
            <w:r>
              <w:rPr>
                <w:sz w:val="18"/>
                <w:szCs w:val="18"/>
              </w:rPr>
              <w:t>My inference: analysis drawn from the evidence; test it rather than trust it.</w:t>
            </w:r>
          </w:p>
        </w:tc>
      </w:tr>
      <w:tr w:rsidR="004C453A" w14:paraId="2C74F63F" w14:textId="77777777">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715DC2" w14:textId="77777777" w:rsidR="004C453A" w:rsidRDefault="00000000">
            <w:pPr>
              <w:spacing w:after="40"/>
            </w:pPr>
            <w:r>
              <w:rPr>
                <w:b/>
                <w:bCs/>
                <w:color w:val="3A4A46"/>
                <w:sz w:val="15"/>
                <w:szCs w:val="15"/>
              </w:rPr>
              <w:t>[GEX]</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269026" w14:textId="77777777" w:rsidR="004C453A" w:rsidRDefault="00000000">
            <w:pPr>
              <w:spacing w:after="40"/>
            </w:pPr>
            <w:r>
              <w:rPr>
                <w:sz w:val="18"/>
                <w:szCs w:val="18"/>
              </w:rPr>
              <w:t>Verified in the GEX engine or database on 27 September 2026.</w:t>
            </w:r>
          </w:p>
        </w:tc>
      </w:tr>
    </w:tbl>
    <w:p w14:paraId="7947FE85" w14:textId="77777777" w:rsidR="00A72A6E" w:rsidRDefault="00A72A6E" w:rsidP="00722BA0">
      <w:pPr>
        <w:pStyle w:val="TOC1"/>
        <w:tabs>
          <w:tab w:val="right" w:leader="dot" w:pos="9350"/>
        </w:tabs>
        <w:spacing w:before="0"/>
      </w:pPr>
    </w:p>
    <w:p w14:paraId="2C2BE0F6" w14:textId="166B8AC0"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r>
        <w:fldChar w:fldCharType="begin"/>
      </w:r>
      <w:r>
        <w:instrText xml:space="preserve"> TOC \o "1-3" \h \z \u </w:instrText>
      </w:r>
      <w:r>
        <w:fldChar w:fldCharType="separate"/>
      </w:r>
      <w:hyperlink w:anchor="_Toc241505176" w:history="1">
        <w:r w:rsidRPr="00FA3D0C">
          <w:rPr>
            <w:rStyle w:val="Hyperlink"/>
            <w:noProof/>
          </w:rPr>
          <w:t>1. Executive Summary with a critique</w:t>
        </w:r>
        <w:r>
          <w:rPr>
            <w:noProof/>
            <w:webHidden/>
          </w:rPr>
          <w:tab/>
        </w:r>
        <w:r>
          <w:rPr>
            <w:noProof/>
            <w:webHidden/>
          </w:rPr>
          <w:fldChar w:fldCharType="begin"/>
        </w:r>
        <w:r>
          <w:rPr>
            <w:noProof/>
            <w:webHidden/>
          </w:rPr>
          <w:instrText xml:space="preserve"> PAGEREF _Toc241505176 \h </w:instrText>
        </w:r>
        <w:r>
          <w:rPr>
            <w:noProof/>
            <w:webHidden/>
          </w:rPr>
        </w:r>
        <w:r>
          <w:rPr>
            <w:noProof/>
            <w:webHidden/>
          </w:rPr>
          <w:fldChar w:fldCharType="separate"/>
        </w:r>
        <w:r w:rsidR="009D3BEA">
          <w:rPr>
            <w:noProof/>
            <w:webHidden/>
          </w:rPr>
          <w:t>3</w:t>
        </w:r>
        <w:r>
          <w:rPr>
            <w:noProof/>
            <w:webHidden/>
          </w:rPr>
          <w:fldChar w:fldCharType="end"/>
        </w:r>
      </w:hyperlink>
    </w:p>
    <w:p w14:paraId="2A61FBEF" w14:textId="754BCDF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7" w:history="1">
        <w:r w:rsidRPr="00FA3D0C">
          <w:rPr>
            <w:rStyle w:val="Hyperlink"/>
            <w:noProof/>
          </w:rPr>
          <w:t>1.1 GEX Current view</w:t>
        </w:r>
        <w:r>
          <w:rPr>
            <w:noProof/>
            <w:webHidden/>
          </w:rPr>
          <w:tab/>
        </w:r>
        <w:r>
          <w:rPr>
            <w:noProof/>
            <w:webHidden/>
          </w:rPr>
          <w:fldChar w:fldCharType="begin"/>
        </w:r>
        <w:r>
          <w:rPr>
            <w:noProof/>
            <w:webHidden/>
          </w:rPr>
          <w:instrText xml:space="preserve"> PAGEREF _Toc241505177 \h </w:instrText>
        </w:r>
        <w:r>
          <w:rPr>
            <w:noProof/>
            <w:webHidden/>
          </w:rPr>
        </w:r>
        <w:r>
          <w:rPr>
            <w:noProof/>
            <w:webHidden/>
          </w:rPr>
          <w:fldChar w:fldCharType="separate"/>
        </w:r>
        <w:r w:rsidR="009D3BEA">
          <w:rPr>
            <w:noProof/>
            <w:webHidden/>
          </w:rPr>
          <w:t>5</w:t>
        </w:r>
        <w:r>
          <w:rPr>
            <w:noProof/>
            <w:webHidden/>
          </w:rPr>
          <w:fldChar w:fldCharType="end"/>
        </w:r>
      </w:hyperlink>
    </w:p>
    <w:p w14:paraId="0C0ACD01" w14:textId="53A5F7B0"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8" w:history="1">
        <w:r w:rsidRPr="00FA3D0C">
          <w:rPr>
            <w:rStyle w:val="Hyperlink"/>
            <w:noProof/>
          </w:rPr>
          <w:t>1.2 Six facts from the engine</w:t>
        </w:r>
        <w:r>
          <w:rPr>
            <w:noProof/>
            <w:webHidden/>
          </w:rPr>
          <w:tab/>
        </w:r>
        <w:r>
          <w:rPr>
            <w:noProof/>
            <w:webHidden/>
          </w:rPr>
          <w:fldChar w:fldCharType="begin"/>
        </w:r>
        <w:r>
          <w:rPr>
            <w:noProof/>
            <w:webHidden/>
          </w:rPr>
          <w:instrText xml:space="preserve"> PAGEREF _Toc241505178 \h </w:instrText>
        </w:r>
        <w:r>
          <w:rPr>
            <w:noProof/>
            <w:webHidden/>
          </w:rPr>
        </w:r>
        <w:r>
          <w:rPr>
            <w:noProof/>
            <w:webHidden/>
          </w:rPr>
          <w:fldChar w:fldCharType="separate"/>
        </w:r>
        <w:r w:rsidR="009D3BEA">
          <w:rPr>
            <w:noProof/>
            <w:webHidden/>
          </w:rPr>
          <w:t>5</w:t>
        </w:r>
        <w:r>
          <w:rPr>
            <w:noProof/>
            <w:webHidden/>
          </w:rPr>
          <w:fldChar w:fldCharType="end"/>
        </w:r>
      </w:hyperlink>
    </w:p>
    <w:p w14:paraId="1567564A" w14:textId="4AC36E5C"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9" w:history="1">
        <w:r w:rsidRPr="00FA3D0C">
          <w:rPr>
            <w:rStyle w:val="Hyperlink"/>
            <w:noProof/>
          </w:rPr>
          <w:t>1.3 “Terms Conflation Avoidance” – Definitions:</w:t>
        </w:r>
        <w:r>
          <w:rPr>
            <w:noProof/>
            <w:webHidden/>
          </w:rPr>
          <w:tab/>
        </w:r>
        <w:r>
          <w:rPr>
            <w:noProof/>
            <w:webHidden/>
          </w:rPr>
          <w:fldChar w:fldCharType="begin"/>
        </w:r>
        <w:r>
          <w:rPr>
            <w:noProof/>
            <w:webHidden/>
          </w:rPr>
          <w:instrText xml:space="preserve"> PAGEREF _Toc241505179 \h </w:instrText>
        </w:r>
        <w:r>
          <w:rPr>
            <w:noProof/>
            <w:webHidden/>
          </w:rPr>
        </w:r>
        <w:r>
          <w:rPr>
            <w:noProof/>
            <w:webHidden/>
          </w:rPr>
          <w:fldChar w:fldCharType="separate"/>
        </w:r>
        <w:r w:rsidR="009D3BEA">
          <w:rPr>
            <w:noProof/>
            <w:webHidden/>
          </w:rPr>
          <w:t>5</w:t>
        </w:r>
        <w:r>
          <w:rPr>
            <w:noProof/>
            <w:webHidden/>
          </w:rPr>
          <w:fldChar w:fldCharType="end"/>
        </w:r>
      </w:hyperlink>
    </w:p>
    <w:p w14:paraId="38660DD4" w14:textId="73FF83A2"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0" w:history="1">
        <w:r w:rsidRPr="00FA3D0C">
          <w:rPr>
            <w:rStyle w:val="Hyperlink"/>
            <w:noProof/>
          </w:rPr>
          <w:t>1.4 Current hypothesis: correct, incomplete, wrong</w:t>
        </w:r>
        <w:r>
          <w:rPr>
            <w:noProof/>
            <w:webHidden/>
          </w:rPr>
          <w:tab/>
        </w:r>
        <w:r>
          <w:rPr>
            <w:noProof/>
            <w:webHidden/>
          </w:rPr>
          <w:fldChar w:fldCharType="begin"/>
        </w:r>
        <w:r>
          <w:rPr>
            <w:noProof/>
            <w:webHidden/>
          </w:rPr>
          <w:instrText xml:space="preserve"> PAGEREF _Toc241505180 \h </w:instrText>
        </w:r>
        <w:r>
          <w:rPr>
            <w:noProof/>
            <w:webHidden/>
          </w:rPr>
        </w:r>
        <w:r>
          <w:rPr>
            <w:noProof/>
            <w:webHidden/>
          </w:rPr>
          <w:fldChar w:fldCharType="separate"/>
        </w:r>
        <w:r w:rsidR="009D3BEA">
          <w:rPr>
            <w:noProof/>
            <w:webHidden/>
          </w:rPr>
          <w:t>6</w:t>
        </w:r>
        <w:r>
          <w:rPr>
            <w:noProof/>
            <w:webHidden/>
          </w:rPr>
          <w:fldChar w:fldCharType="end"/>
        </w:r>
      </w:hyperlink>
    </w:p>
    <w:p w14:paraId="3E2D59A7" w14:textId="715974C8"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1" w:history="1">
        <w:r w:rsidRPr="00FA3D0C">
          <w:rPr>
            <w:rStyle w:val="Hyperlink"/>
            <w:noProof/>
          </w:rPr>
          <w:t>1.5 The causal model the evidence supports: conditional convergence</w:t>
        </w:r>
        <w:r>
          <w:rPr>
            <w:noProof/>
            <w:webHidden/>
          </w:rPr>
          <w:tab/>
        </w:r>
        <w:r>
          <w:rPr>
            <w:noProof/>
            <w:webHidden/>
          </w:rPr>
          <w:fldChar w:fldCharType="begin"/>
        </w:r>
        <w:r>
          <w:rPr>
            <w:noProof/>
            <w:webHidden/>
          </w:rPr>
          <w:instrText xml:space="preserve"> PAGEREF _Toc241505181 \h </w:instrText>
        </w:r>
        <w:r>
          <w:rPr>
            <w:noProof/>
            <w:webHidden/>
          </w:rPr>
        </w:r>
        <w:r>
          <w:rPr>
            <w:noProof/>
            <w:webHidden/>
          </w:rPr>
          <w:fldChar w:fldCharType="separate"/>
        </w:r>
        <w:r w:rsidR="009D3BEA">
          <w:rPr>
            <w:noProof/>
            <w:webHidden/>
          </w:rPr>
          <w:t>7</w:t>
        </w:r>
        <w:r>
          <w:rPr>
            <w:noProof/>
            <w:webHidden/>
          </w:rPr>
          <w:fldChar w:fldCharType="end"/>
        </w:r>
      </w:hyperlink>
    </w:p>
    <w:p w14:paraId="6CD53B20" w14:textId="70AAD364"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2" w:history="1">
        <w:r w:rsidRPr="00FA3D0C">
          <w:rPr>
            <w:rStyle w:val="Hyperlink"/>
            <w:noProof/>
          </w:rPr>
          <w:t>1.6 What should change, in one list</w:t>
        </w:r>
        <w:r>
          <w:rPr>
            <w:noProof/>
            <w:webHidden/>
          </w:rPr>
          <w:tab/>
        </w:r>
        <w:r>
          <w:rPr>
            <w:noProof/>
            <w:webHidden/>
          </w:rPr>
          <w:fldChar w:fldCharType="begin"/>
        </w:r>
        <w:r>
          <w:rPr>
            <w:noProof/>
            <w:webHidden/>
          </w:rPr>
          <w:instrText xml:space="preserve"> PAGEREF _Toc241505182 \h </w:instrText>
        </w:r>
        <w:r>
          <w:rPr>
            <w:noProof/>
            <w:webHidden/>
          </w:rPr>
        </w:r>
        <w:r>
          <w:rPr>
            <w:noProof/>
            <w:webHidden/>
          </w:rPr>
          <w:fldChar w:fldCharType="separate"/>
        </w:r>
        <w:r w:rsidR="009D3BEA">
          <w:rPr>
            <w:noProof/>
            <w:webHidden/>
          </w:rPr>
          <w:t>7</w:t>
        </w:r>
        <w:r>
          <w:rPr>
            <w:noProof/>
            <w:webHidden/>
          </w:rPr>
          <w:fldChar w:fldCharType="end"/>
        </w:r>
      </w:hyperlink>
    </w:p>
    <w:p w14:paraId="4B4A2433" w14:textId="1D88FF7F"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83" w:history="1">
        <w:r w:rsidRPr="00FA3D0C">
          <w:rPr>
            <w:rStyle w:val="Hyperlink"/>
            <w:noProof/>
          </w:rPr>
          <w:t>2. Gate-by-gate review</w:t>
        </w:r>
        <w:r>
          <w:rPr>
            <w:noProof/>
            <w:webHidden/>
          </w:rPr>
          <w:tab/>
        </w:r>
        <w:r>
          <w:rPr>
            <w:noProof/>
            <w:webHidden/>
          </w:rPr>
          <w:fldChar w:fldCharType="begin"/>
        </w:r>
        <w:r>
          <w:rPr>
            <w:noProof/>
            <w:webHidden/>
          </w:rPr>
          <w:instrText xml:space="preserve"> PAGEREF _Toc241505183 \h </w:instrText>
        </w:r>
        <w:r>
          <w:rPr>
            <w:noProof/>
            <w:webHidden/>
          </w:rPr>
        </w:r>
        <w:r>
          <w:rPr>
            <w:noProof/>
            <w:webHidden/>
          </w:rPr>
          <w:fldChar w:fldCharType="separate"/>
        </w:r>
        <w:r w:rsidR="009D3BEA">
          <w:rPr>
            <w:noProof/>
            <w:webHidden/>
          </w:rPr>
          <w:t>9</w:t>
        </w:r>
        <w:r>
          <w:rPr>
            <w:noProof/>
            <w:webHidden/>
          </w:rPr>
          <w:fldChar w:fldCharType="end"/>
        </w:r>
      </w:hyperlink>
    </w:p>
    <w:p w14:paraId="765B8FD1" w14:textId="43C181DE"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4" w:history="1">
        <w:r w:rsidRPr="00FA3D0C">
          <w:rPr>
            <w:rStyle w:val="Hyperlink"/>
            <w:noProof/>
          </w:rPr>
          <w:t>G0 · Site Rights &amp; Social License</w:t>
        </w:r>
        <w:r>
          <w:rPr>
            <w:noProof/>
            <w:webHidden/>
          </w:rPr>
          <w:tab/>
        </w:r>
        <w:r>
          <w:rPr>
            <w:noProof/>
            <w:webHidden/>
          </w:rPr>
          <w:fldChar w:fldCharType="begin"/>
        </w:r>
        <w:r>
          <w:rPr>
            <w:noProof/>
            <w:webHidden/>
          </w:rPr>
          <w:instrText xml:space="preserve"> PAGEREF _Toc241505184 \h </w:instrText>
        </w:r>
        <w:r>
          <w:rPr>
            <w:noProof/>
            <w:webHidden/>
          </w:rPr>
        </w:r>
        <w:r>
          <w:rPr>
            <w:noProof/>
            <w:webHidden/>
          </w:rPr>
          <w:fldChar w:fldCharType="separate"/>
        </w:r>
        <w:r w:rsidR="009D3BEA">
          <w:rPr>
            <w:noProof/>
            <w:webHidden/>
          </w:rPr>
          <w:t>9</w:t>
        </w:r>
        <w:r>
          <w:rPr>
            <w:noProof/>
            <w:webHidden/>
          </w:rPr>
          <w:fldChar w:fldCharType="end"/>
        </w:r>
      </w:hyperlink>
    </w:p>
    <w:p w14:paraId="31A93638" w14:textId="21B099E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5" w:history="1">
        <w:r w:rsidRPr="00FA3D0C">
          <w:rPr>
            <w:rStyle w:val="Hyperlink"/>
            <w:noProof/>
          </w:rPr>
          <w:t>G1 · Power, Water &amp; Critical Utility Access</w:t>
        </w:r>
        <w:r>
          <w:rPr>
            <w:noProof/>
            <w:webHidden/>
          </w:rPr>
          <w:tab/>
        </w:r>
        <w:r>
          <w:rPr>
            <w:noProof/>
            <w:webHidden/>
          </w:rPr>
          <w:fldChar w:fldCharType="begin"/>
        </w:r>
        <w:r>
          <w:rPr>
            <w:noProof/>
            <w:webHidden/>
          </w:rPr>
          <w:instrText xml:space="preserve"> PAGEREF _Toc241505185 \h </w:instrText>
        </w:r>
        <w:r>
          <w:rPr>
            <w:noProof/>
            <w:webHidden/>
          </w:rPr>
        </w:r>
        <w:r>
          <w:rPr>
            <w:noProof/>
            <w:webHidden/>
          </w:rPr>
          <w:fldChar w:fldCharType="separate"/>
        </w:r>
        <w:r w:rsidR="009D3BEA">
          <w:rPr>
            <w:noProof/>
            <w:webHidden/>
          </w:rPr>
          <w:t>9</w:t>
        </w:r>
        <w:r>
          <w:rPr>
            <w:noProof/>
            <w:webHidden/>
          </w:rPr>
          <w:fldChar w:fldCharType="end"/>
        </w:r>
      </w:hyperlink>
    </w:p>
    <w:p w14:paraId="4391CE65" w14:textId="66E2005B"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6" w:history="1">
        <w:r w:rsidRPr="00FA3D0C">
          <w:rPr>
            <w:rStyle w:val="Hyperlink"/>
            <w:noProof/>
          </w:rPr>
          <w:t>G2 · Green Certification Pathway</w:t>
        </w:r>
        <w:r>
          <w:rPr>
            <w:noProof/>
            <w:webHidden/>
          </w:rPr>
          <w:tab/>
        </w:r>
        <w:r>
          <w:rPr>
            <w:noProof/>
            <w:webHidden/>
          </w:rPr>
          <w:fldChar w:fldCharType="begin"/>
        </w:r>
        <w:r>
          <w:rPr>
            <w:noProof/>
            <w:webHidden/>
          </w:rPr>
          <w:instrText xml:space="preserve"> PAGEREF _Toc241505186 \h </w:instrText>
        </w:r>
        <w:r>
          <w:rPr>
            <w:noProof/>
            <w:webHidden/>
          </w:rPr>
        </w:r>
        <w:r>
          <w:rPr>
            <w:noProof/>
            <w:webHidden/>
          </w:rPr>
          <w:fldChar w:fldCharType="separate"/>
        </w:r>
        <w:r w:rsidR="009D3BEA">
          <w:rPr>
            <w:noProof/>
            <w:webHidden/>
          </w:rPr>
          <w:t>9</w:t>
        </w:r>
        <w:r>
          <w:rPr>
            <w:noProof/>
            <w:webHidden/>
          </w:rPr>
          <w:fldChar w:fldCharType="end"/>
        </w:r>
      </w:hyperlink>
    </w:p>
    <w:p w14:paraId="4BA7E08B" w14:textId="09345558"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7" w:history="1">
        <w:r w:rsidRPr="00FA3D0C">
          <w:rPr>
            <w:rStyle w:val="Hyperlink"/>
            <w:noProof/>
          </w:rPr>
          <w:t>G3 · Feedstock &amp; Logistics Terms</w:t>
        </w:r>
        <w:r>
          <w:rPr>
            <w:noProof/>
            <w:webHidden/>
          </w:rPr>
          <w:tab/>
        </w:r>
        <w:r>
          <w:rPr>
            <w:noProof/>
            <w:webHidden/>
          </w:rPr>
          <w:fldChar w:fldCharType="begin"/>
        </w:r>
        <w:r>
          <w:rPr>
            <w:noProof/>
            <w:webHidden/>
          </w:rPr>
          <w:instrText xml:space="preserve"> PAGEREF _Toc241505187 \h </w:instrText>
        </w:r>
        <w:r>
          <w:rPr>
            <w:noProof/>
            <w:webHidden/>
          </w:rPr>
        </w:r>
        <w:r>
          <w:rPr>
            <w:noProof/>
            <w:webHidden/>
          </w:rPr>
          <w:fldChar w:fldCharType="separate"/>
        </w:r>
        <w:r w:rsidR="009D3BEA">
          <w:rPr>
            <w:noProof/>
            <w:webHidden/>
          </w:rPr>
          <w:t>10</w:t>
        </w:r>
        <w:r>
          <w:rPr>
            <w:noProof/>
            <w:webHidden/>
          </w:rPr>
          <w:fldChar w:fldCharType="end"/>
        </w:r>
      </w:hyperlink>
    </w:p>
    <w:p w14:paraId="025E04E6" w14:textId="129C204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8" w:history="1">
        <w:r w:rsidRPr="00FA3D0C">
          <w:rPr>
            <w:rStyle w:val="Hyperlink"/>
            <w:noProof/>
          </w:rPr>
          <w:t>G4 · Binding Offtake</w:t>
        </w:r>
        <w:r>
          <w:rPr>
            <w:noProof/>
            <w:webHidden/>
          </w:rPr>
          <w:tab/>
        </w:r>
        <w:r>
          <w:rPr>
            <w:noProof/>
            <w:webHidden/>
          </w:rPr>
          <w:fldChar w:fldCharType="begin"/>
        </w:r>
        <w:r>
          <w:rPr>
            <w:noProof/>
            <w:webHidden/>
          </w:rPr>
          <w:instrText xml:space="preserve"> PAGEREF _Toc241505188 \h </w:instrText>
        </w:r>
        <w:r>
          <w:rPr>
            <w:noProof/>
            <w:webHidden/>
          </w:rPr>
        </w:r>
        <w:r>
          <w:rPr>
            <w:noProof/>
            <w:webHidden/>
          </w:rPr>
          <w:fldChar w:fldCharType="separate"/>
        </w:r>
        <w:r w:rsidR="009D3BEA">
          <w:rPr>
            <w:noProof/>
            <w:webHidden/>
          </w:rPr>
          <w:t>10</w:t>
        </w:r>
        <w:r>
          <w:rPr>
            <w:noProof/>
            <w:webHidden/>
          </w:rPr>
          <w:fldChar w:fldCharType="end"/>
        </w:r>
      </w:hyperlink>
    </w:p>
    <w:p w14:paraId="6BEE9B35" w14:textId="145599B8"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9" w:history="1">
        <w:r w:rsidRPr="00FA3D0C">
          <w:rPr>
            <w:rStyle w:val="Hyperlink"/>
            <w:noProof/>
          </w:rPr>
          <w:t>G5 · EPC Risk Priced</w:t>
        </w:r>
        <w:r>
          <w:rPr>
            <w:noProof/>
            <w:webHidden/>
          </w:rPr>
          <w:tab/>
        </w:r>
        <w:r>
          <w:rPr>
            <w:noProof/>
            <w:webHidden/>
          </w:rPr>
          <w:fldChar w:fldCharType="begin"/>
        </w:r>
        <w:r>
          <w:rPr>
            <w:noProof/>
            <w:webHidden/>
          </w:rPr>
          <w:instrText xml:space="preserve"> PAGEREF _Toc241505189 \h </w:instrText>
        </w:r>
        <w:r>
          <w:rPr>
            <w:noProof/>
            <w:webHidden/>
          </w:rPr>
        </w:r>
        <w:r>
          <w:rPr>
            <w:noProof/>
            <w:webHidden/>
          </w:rPr>
          <w:fldChar w:fldCharType="separate"/>
        </w:r>
        <w:r w:rsidR="009D3BEA">
          <w:rPr>
            <w:noProof/>
            <w:webHidden/>
          </w:rPr>
          <w:t>11</w:t>
        </w:r>
        <w:r>
          <w:rPr>
            <w:noProof/>
            <w:webHidden/>
          </w:rPr>
          <w:fldChar w:fldCharType="end"/>
        </w:r>
      </w:hyperlink>
    </w:p>
    <w:p w14:paraId="3BC52E2D" w14:textId="45091649"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0" w:history="1">
        <w:r w:rsidRPr="00FA3D0C">
          <w:rPr>
            <w:rStyle w:val="Hyperlink"/>
            <w:noProof/>
          </w:rPr>
          <w:t>G6 · Independent Engineer Sign-off</w:t>
        </w:r>
        <w:r>
          <w:rPr>
            <w:noProof/>
            <w:webHidden/>
          </w:rPr>
          <w:tab/>
        </w:r>
        <w:r>
          <w:rPr>
            <w:noProof/>
            <w:webHidden/>
          </w:rPr>
          <w:fldChar w:fldCharType="begin"/>
        </w:r>
        <w:r>
          <w:rPr>
            <w:noProof/>
            <w:webHidden/>
          </w:rPr>
          <w:instrText xml:space="preserve"> PAGEREF _Toc241505190 \h </w:instrText>
        </w:r>
        <w:r>
          <w:rPr>
            <w:noProof/>
            <w:webHidden/>
          </w:rPr>
        </w:r>
        <w:r>
          <w:rPr>
            <w:noProof/>
            <w:webHidden/>
          </w:rPr>
          <w:fldChar w:fldCharType="separate"/>
        </w:r>
        <w:r w:rsidR="009D3BEA">
          <w:rPr>
            <w:noProof/>
            <w:webHidden/>
          </w:rPr>
          <w:t>11</w:t>
        </w:r>
        <w:r>
          <w:rPr>
            <w:noProof/>
            <w:webHidden/>
          </w:rPr>
          <w:fldChar w:fldCharType="end"/>
        </w:r>
      </w:hyperlink>
    </w:p>
    <w:p w14:paraId="168950BD" w14:textId="4F6E73D5"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1" w:history="1">
        <w:r w:rsidRPr="00FA3D0C">
          <w:rPr>
            <w:rStyle w:val="Hyperlink"/>
            <w:noProof/>
          </w:rPr>
          <w:t>G7 · Insurability Confirmed</w:t>
        </w:r>
        <w:r>
          <w:rPr>
            <w:noProof/>
            <w:webHidden/>
          </w:rPr>
          <w:tab/>
        </w:r>
        <w:r>
          <w:rPr>
            <w:noProof/>
            <w:webHidden/>
          </w:rPr>
          <w:fldChar w:fldCharType="begin"/>
        </w:r>
        <w:r>
          <w:rPr>
            <w:noProof/>
            <w:webHidden/>
          </w:rPr>
          <w:instrText xml:space="preserve"> PAGEREF _Toc241505191 \h </w:instrText>
        </w:r>
        <w:r>
          <w:rPr>
            <w:noProof/>
            <w:webHidden/>
          </w:rPr>
        </w:r>
        <w:r>
          <w:rPr>
            <w:noProof/>
            <w:webHidden/>
          </w:rPr>
          <w:fldChar w:fldCharType="separate"/>
        </w:r>
        <w:r w:rsidR="009D3BEA">
          <w:rPr>
            <w:noProof/>
            <w:webHidden/>
          </w:rPr>
          <w:t>11</w:t>
        </w:r>
        <w:r>
          <w:rPr>
            <w:noProof/>
            <w:webHidden/>
          </w:rPr>
          <w:fldChar w:fldCharType="end"/>
        </w:r>
      </w:hyperlink>
    </w:p>
    <w:p w14:paraId="2CEB14B7" w14:textId="5701FD5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2" w:history="1">
        <w:r w:rsidRPr="00FA3D0C">
          <w:rPr>
            <w:rStyle w:val="Hyperlink"/>
            <w:noProof/>
          </w:rPr>
          <w:t>G8 · Audit-Grade Financial Model</w:t>
        </w:r>
        <w:r>
          <w:rPr>
            <w:noProof/>
            <w:webHidden/>
          </w:rPr>
          <w:tab/>
        </w:r>
        <w:r>
          <w:rPr>
            <w:noProof/>
            <w:webHidden/>
          </w:rPr>
          <w:fldChar w:fldCharType="begin"/>
        </w:r>
        <w:r>
          <w:rPr>
            <w:noProof/>
            <w:webHidden/>
          </w:rPr>
          <w:instrText xml:space="preserve"> PAGEREF _Toc241505192 \h </w:instrText>
        </w:r>
        <w:r>
          <w:rPr>
            <w:noProof/>
            <w:webHidden/>
          </w:rPr>
        </w:r>
        <w:r>
          <w:rPr>
            <w:noProof/>
            <w:webHidden/>
          </w:rPr>
          <w:fldChar w:fldCharType="separate"/>
        </w:r>
        <w:r w:rsidR="009D3BEA">
          <w:rPr>
            <w:noProof/>
            <w:webHidden/>
          </w:rPr>
          <w:t>12</w:t>
        </w:r>
        <w:r>
          <w:rPr>
            <w:noProof/>
            <w:webHidden/>
          </w:rPr>
          <w:fldChar w:fldCharType="end"/>
        </w:r>
      </w:hyperlink>
    </w:p>
    <w:p w14:paraId="518670D8" w14:textId="3E6BD92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3" w:history="1">
        <w:r w:rsidRPr="00FA3D0C">
          <w:rPr>
            <w:rStyle w:val="Hyperlink"/>
            <w:noProof/>
          </w:rPr>
          <w:t>G9 · Permits Granted &amp; Appeal Risk Managed</w:t>
        </w:r>
        <w:r>
          <w:rPr>
            <w:noProof/>
            <w:webHidden/>
          </w:rPr>
          <w:tab/>
        </w:r>
        <w:r>
          <w:rPr>
            <w:noProof/>
            <w:webHidden/>
          </w:rPr>
          <w:fldChar w:fldCharType="begin"/>
        </w:r>
        <w:r>
          <w:rPr>
            <w:noProof/>
            <w:webHidden/>
          </w:rPr>
          <w:instrText xml:space="preserve"> PAGEREF _Toc241505193 \h </w:instrText>
        </w:r>
        <w:r>
          <w:rPr>
            <w:noProof/>
            <w:webHidden/>
          </w:rPr>
        </w:r>
        <w:r>
          <w:rPr>
            <w:noProof/>
            <w:webHidden/>
          </w:rPr>
          <w:fldChar w:fldCharType="separate"/>
        </w:r>
        <w:r w:rsidR="009D3BEA">
          <w:rPr>
            <w:noProof/>
            <w:webHidden/>
          </w:rPr>
          <w:t>12</w:t>
        </w:r>
        <w:r>
          <w:rPr>
            <w:noProof/>
            <w:webHidden/>
          </w:rPr>
          <w:fldChar w:fldCharType="end"/>
        </w:r>
      </w:hyperlink>
    </w:p>
    <w:p w14:paraId="2DA3E96F" w14:textId="28D6CCE2"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4" w:history="1">
        <w:r w:rsidRPr="00FA3D0C">
          <w:rPr>
            <w:rStyle w:val="Hyperlink"/>
            <w:noProof/>
          </w:rPr>
          <w:t>G10 · Financial Close</w:t>
        </w:r>
        <w:r>
          <w:rPr>
            <w:noProof/>
            <w:webHidden/>
          </w:rPr>
          <w:tab/>
        </w:r>
        <w:r>
          <w:rPr>
            <w:noProof/>
            <w:webHidden/>
          </w:rPr>
          <w:fldChar w:fldCharType="begin"/>
        </w:r>
        <w:r>
          <w:rPr>
            <w:noProof/>
            <w:webHidden/>
          </w:rPr>
          <w:instrText xml:space="preserve"> PAGEREF _Toc241505194 \h </w:instrText>
        </w:r>
        <w:r>
          <w:rPr>
            <w:noProof/>
            <w:webHidden/>
          </w:rPr>
        </w:r>
        <w:r>
          <w:rPr>
            <w:noProof/>
            <w:webHidden/>
          </w:rPr>
          <w:fldChar w:fldCharType="separate"/>
        </w:r>
        <w:r w:rsidR="009D3BEA">
          <w:rPr>
            <w:noProof/>
            <w:webHidden/>
          </w:rPr>
          <w:t>12</w:t>
        </w:r>
        <w:r>
          <w:rPr>
            <w:noProof/>
            <w:webHidden/>
          </w:rPr>
          <w:fldChar w:fldCharType="end"/>
        </w:r>
      </w:hyperlink>
    </w:p>
    <w:p w14:paraId="043F0E6F" w14:textId="4234062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5" w:history="1">
        <w:r w:rsidRPr="00FA3D0C">
          <w:rPr>
            <w:rStyle w:val="Hyperlink"/>
            <w:noProof/>
          </w:rPr>
          <w:t>G11 · COD &amp; Stabilization</w:t>
        </w:r>
        <w:r>
          <w:rPr>
            <w:noProof/>
            <w:webHidden/>
          </w:rPr>
          <w:tab/>
        </w:r>
        <w:r>
          <w:rPr>
            <w:noProof/>
            <w:webHidden/>
          </w:rPr>
          <w:fldChar w:fldCharType="begin"/>
        </w:r>
        <w:r>
          <w:rPr>
            <w:noProof/>
            <w:webHidden/>
          </w:rPr>
          <w:instrText xml:space="preserve"> PAGEREF _Toc241505195 \h </w:instrText>
        </w:r>
        <w:r>
          <w:rPr>
            <w:noProof/>
            <w:webHidden/>
          </w:rPr>
        </w:r>
        <w:r>
          <w:rPr>
            <w:noProof/>
            <w:webHidden/>
          </w:rPr>
          <w:fldChar w:fldCharType="separate"/>
        </w:r>
        <w:r w:rsidR="009D3BEA">
          <w:rPr>
            <w:noProof/>
            <w:webHidden/>
          </w:rPr>
          <w:t>13</w:t>
        </w:r>
        <w:r>
          <w:rPr>
            <w:noProof/>
            <w:webHidden/>
          </w:rPr>
          <w:fldChar w:fldCharType="end"/>
        </w:r>
      </w:hyperlink>
    </w:p>
    <w:p w14:paraId="02197A44" w14:textId="73341E5D"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96" w:history="1">
        <w:r w:rsidRPr="00FA3D0C">
          <w:rPr>
            <w:rStyle w:val="Hyperlink"/>
            <w:noProof/>
          </w:rPr>
          <w:t>3. Producer-readiness framework</w:t>
        </w:r>
        <w:r>
          <w:rPr>
            <w:noProof/>
            <w:webHidden/>
          </w:rPr>
          <w:tab/>
        </w:r>
        <w:r>
          <w:rPr>
            <w:noProof/>
            <w:webHidden/>
          </w:rPr>
          <w:fldChar w:fldCharType="begin"/>
        </w:r>
        <w:r>
          <w:rPr>
            <w:noProof/>
            <w:webHidden/>
          </w:rPr>
          <w:instrText xml:space="preserve"> PAGEREF _Toc241505196 \h </w:instrText>
        </w:r>
        <w:r>
          <w:rPr>
            <w:noProof/>
            <w:webHidden/>
          </w:rPr>
        </w:r>
        <w:r>
          <w:rPr>
            <w:noProof/>
            <w:webHidden/>
          </w:rPr>
          <w:fldChar w:fldCharType="separate"/>
        </w:r>
        <w:r w:rsidR="009D3BEA">
          <w:rPr>
            <w:noProof/>
            <w:webHidden/>
          </w:rPr>
          <w:t>14</w:t>
        </w:r>
        <w:r>
          <w:rPr>
            <w:noProof/>
            <w:webHidden/>
          </w:rPr>
          <w:fldChar w:fldCharType="end"/>
        </w:r>
      </w:hyperlink>
    </w:p>
    <w:p w14:paraId="26743030" w14:textId="431701A0"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7" w:history="1">
        <w:r w:rsidRPr="00FA3D0C">
          <w:rPr>
            <w:rStyle w:val="Hyperlink"/>
            <w:noProof/>
          </w:rPr>
          <w:t>3.1 What a producer can responsibly sign, by maturity</w:t>
        </w:r>
        <w:r>
          <w:rPr>
            <w:noProof/>
            <w:webHidden/>
          </w:rPr>
          <w:tab/>
        </w:r>
        <w:r>
          <w:rPr>
            <w:noProof/>
            <w:webHidden/>
          </w:rPr>
          <w:fldChar w:fldCharType="begin"/>
        </w:r>
        <w:r>
          <w:rPr>
            <w:noProof/>
            <w:webHidden/>
          </w:rPr>
          <w:instrText xml:space="preserve"> PAGEREF _Toc241505197 \h </w:instrText>
        </w:r>
        <w:r>
          <w:rPr>
            <w:noProof/>
            <w:webHidden/>
          </w:rPr>
        </w:r>
        <w:r>
          <w:rPr>
            <w:noProof/>
            <w:webHidden/>
          </w:rPr>
          <w:fldChar w:fldCharType="separate"/>
        </w:r>
        <w:r w:rsidR="009D3BEA">
          <w:rPr>
            <w:noProof/>
            <w:webHidden/>
          </w:rPr>
          <w:t>15</w:t>
        </w:r>
        <w:r>
          <w:rPr>
            <w:noProof/>
            <w:webHidden/>
          </w:rPr>
          <w:fldChar w:fldCharType="end"/>
        </w:r>
      </w:hyperlink>
    </w:p>
    <w:p w14:paraId="52695EBB" w14:textId="57B6D9A2"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8" w:history="1">
        <w:r w:rsidRPr="00FA3D0C">
          <w:rPr>
            <w:rStyle w:val="Hyperlink"/>
            <w:noProof/>
          </w:rPr>
          <w:t>3.2 Who bears the risk — and what GEX should check</w:t>
        </w:r>
        <w:r>
          <w:rPr>
            <w:noProof/>
            <w:webHidden/>
          </w:rPr>
          <w:tab/>
        </w:r>
        <w:r>
          <w:rPr>
            <w:noProof/>
            <w:webHidden/>
          </w:rPr>
          <w:fldChar w:fldCharType="begin"/>
        </w:r>
        <w:r>
          <w:rPr>
            <w:noProof/>
            <w:webHidden/>
          </w:rPr>
          <w:instrText xml:space="preserve"> PAGEREF _Toc241505198 \h </w:instrText>
        </w:r>
        <w:r>
          <w:rPr>
            <w:noProof/>
            <w:webHidden/>
          </w:rPr>
        </w:r>
        <w:r>
          <w:rPr>
            <w:noProof/>
            <w:webHidden/>
          </w:rPr>
          <w:fldChar w:fldCharType="separate"/>
        </w:r>
        <w:r w:rsidR="009D3BEA">
          <w:rPr>
            <w:noProof/>
            <w:webHidden/>
          </w:rPr>
          <w:t>15</w:t>
        </w:r>
        <w:r>
          <w:rPr>
            <w:noProof/>
            <w:webHidden/>
          </w:rPr>
          <w:fldChar w:fldCharType="end"/>
        </w:r>
      </w:hyperlink>
    </w:p>
    <w:p w14:paraId="2F640CBE" w14:textId="3F62AAE0"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99" w:history="1">
        <w:r w:rsidRPr="00FA3D0C">
          <w:rPr>
            <w:rStyle w:val="Hyperlink"/>
            <w:noProof/>
          </w:rPr>
          <w:t>4. Offtaker-readiness framework</w:t>
        </w:r>
        <w:r>
          <w:rPr>
            <w:noProof/>
            <w:webHidden/>
          </w:rPr>
          <w:tab/>
        </w:r>
        <w:r>
          <w:rPr>
            <w:noProof/>
            <w:webHidden/>
          </w:rPr>
          <w:fldChar w:fldCharType="begin"/>
        </w:r>
        <w:r>
          <w:rPr>
            <w:noProof/>
            <w:webHidden/>
          </w:rPr>
          <w:instrText xml:space="preserve"> PAGEREF _Toc241505199 \h </w:instrText>
        </w:r>
        <w:r>
          <w:rPr>
            <w:noProof/>
            <w:webHidden/>
          </w:rPr>
        </w:r>
        <w:r>
          <w:rPr>
            <w:noProof/>
            <w:webHidden/>
          </w:rPr>
          <w:fldChar w:fldCharType="separate"/>
        </w:r>
        <w:r w:rsidR="009D3BEA">
          <w:rPr>
            <w:noProof/>
            <w:webHidden/>
          </w:rPr>
          <w:t>16</w:t>
        </w:r>
        <w:r>
          <w:rPr>
            <w:noProof/>
            <w:webHidden/>
          </w:rPr>
          <w:fldChar w:fldCharType="end"/>
        </w:r>
      </w:hyperlink>
    </w:p>
    <w:p w14:paraId="2C49A293" w14:textId="52687628"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0" w:history="1">
        <w:r w:rsidRPr="00FA3D0C">
          <w:rPr>
            <w:rStyle w:val="Hyperlink"/>
            <w:noProof/>
          </w:rPr>
          <w:t>4.1 The offtake ladder: “signed” is not “bankable”</w:t>
        </w:r>
        <w:r>
          <w:rPr>
            <w:noProof/>
            <w:webHidden/>
          </w:rPr>
          <w:tab/>
        </w:r>
        <w:r>
          <w:rPr>
            <w:noProof/>
            <w:webHidden/>
          </w:rPr>
          <w:fldChar w:fldCharType="begin"/>
        </w:r>
        <w:r>
          <w:rPr>
            <w:noProof/>
            <w:webHidden/>
          </w:rPr>
          <w:instrText xml:space="preserve"> PAGEREF _Toc241505200 \h </w:instrText>
        </w:r>
        <w:r>
          <w:rPr>
            <w:noProof/>
            <w:webHidden/>
          </w:rPr>
        </w:r>
        <w:r>
          <w:rPr>
            <w:noProof/>
            <w:webHidden/>
          </w:rPr>
          <w:fldChar w:fldCharType="separate"/>
        </w:r>
        <w:r w:rsidR="009D3BEA">
          <w:rPr>
            <w:noProof/>
            <w:webHidden/>
          </w:rPr>
          <w:t>16</w:t>
        </w:r>
        <w:r>
          <w:rPr>
            <w:noProof/>
            <w:webHidden/>
          </w:rPr>
          <w:fldChar w:fldCharType="end"/>
        </w:r>
      </w:hyperlink>
    </w:p>
    <w:p w14:paraId="1FEEBB2B" w14:textId="1DC0E2AC"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1" w:history="1">
        <w:r w:rsidRPr="00FA3D0C">
          <w:rPr>
            <w:rStyle w:val="Hyperlink"/>
            <w:noProof/>
          </w:rPr>
          <w:t>4.2 The offtake quality card</w:t>
        </w:r>
        <w:r>
          <w:rPr>
            <w:noProof/>
            <w:webHidden/>
          </w:rPr>
          <w:tab/>
        </w:r>
        <w:r>
          <w:rPr>
            <w:noProof/>
            <w:webHidden/>
          </w:rPr>
          <w:fldChar w:fldCharType="begin"/>
        </w:r>
        <w:r>
          <w:rPr>
            <w:noProof/>
            <w:webHidden/>
          </w:rPr>
          <w:instrText xml:space="preserve"> PAGEREF _Toc241505201 \h </w:instrText>
        </w:r>
        <w:r>
          <w:rPr>
            <w:noProof/>
            <w:webHidden/>
          </w:rPr>
        </w:r>
        <w:r>
          <w:rPr>
            <w:noProof/>
            <w:webHidden/>
          </w:rPr>
          <w:fldChar w:fldCharType="separate"/>
        </w:r>
        <w:r w:rsidR="009D3BEA">
          <w:rPr>
            <w:noProof/>
            <w:webHidden/>
          </w:rPr>
          <w:t>16</w:t>
        </w:r>
        <w:r>
          <w:rPr>
            <w:noProof/>
            <w:webHidden/>
          </w:rPr>
          <w:fldChar w:fldCharType="end"/>
        </w:r>
      </w:hyperlink>
    </w:p>
    <w:p w14:paraId="248F2B54" w14:textId="1255948C"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2" w:history="1">
        <w:r w:rsidRPr="00FA3D0C">
          <w:rPr>
            <w:rStyle w:val="Hyperlink"/>
            <w:noProof/>
          </w:rPr>
          <w:t>4.3 The offtaker’s own readiness</w:t>
        </w:r>
        <w:r>
          <w:rPr>
            <w:noProof/>
            <w:webHidden/>
          </w:rPr>
          <w:tab/>
        </w:r>
        <w:r>
          <w:rPr>
            <w:noProof/>
            <w:webHidden/>
          </w:rPr>
          <w:fldChar w:fldCharType="begin"/>
        </w:r>
        <w:r>
          <w:rPr>
            <w:noProof/>
            <w:webHidden/>
          </w:rPr>
          <w:instrText xml:space="preserve"> PAGEREF _Toc241505202 \h </w:instrText>
        </w:r>
        <w:r>
          <w:rPr>
            <w:noProof/>
            <w:webHidden/>
          </w:rPr>
        </w:r>
        <w:r>
          <w:rPr>
            <w:noProof/>
            <w:webHidden/>
          </w:rPr>
          <w:fldChar w:fldCharType="separate"/>
        </w:r>
        <w:r w:rsidR="009D3BEA">
          <w:rPr>
            <w:noProof/>
            <w:webHidden/>
          </w:rPr>
          <w:t>17</w:t>
        </w:r>
        <w:r>
          <w:rPr>
            <w:noProof/>
            <w:webHidden/>
          </w:rPr>
          <w:fldChar w:fldCharType="end"/>
        </w:r>
      </w:hyperlink>
    </w:p>
    <w:p w14:paraId="237DECAA" w14:textId="769373EB"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3" w:history="1">
        <w:r w:rsidRPr="00FA3D0C">
          <w:rPr>
            <w:rStyle w:val="Hyperlink"/>
            <w:noProof/>
          </w:rPr>
          <w:t>4.4 How new offtakers find their place in the gates</w:t>
        </w:r>
        <w:r>
          <w:rPr>
            <w:noProof/>
            <w:webHidden/>
          </w:rPr>
          <w:tab/>
        </w:r>
        <w:r>
          <w:rPr>
            <w:noProof/>
            <w:webHidden/>
          </w:rPr>
          <w:fldChar w:fldCharType="begin"/>
        </w:r>
        <w:r>
          <w:rPr>
            <w:noProof/>
            <w:webHidden/>
          </w:rPr>
          <w:instrText xml:space="preserve"> PAGEREF _Toc241505203 \h </w:instrText>
        </w:r>
        <w:r>
          <w:rPr>
            <w:noProof/>
            <w:webHidden/>
          </w:rPr>
        </w:r>
        <w:r>
          <w:rPr>
            <w:noProof/>
            <w:webHidden/>
          </w:rPr>
          <w:fldChar w:fldCharType="separate"/>
        </w:r>
        <w:r w:rsidR="009D3BEA">
          <w:rPr>
            <w:noProof/>
            <w:webHidden/>
          </w:rPr>
          <w:t>18</w:t>
        </w:r>
        <w:r>
          <w:rPr>
            <w:noProof/>
            <w:webHidden/>
          </w:rPr>
          <w:fldChar w:fldCharType="end"/>
        </w:r>
      </w:hyperlink>
    </w:p>
    <w:p w14:paraId="30ED039C" w14:textId="65AE2875"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4" w:history="1">
        <w:r w:rsidRPr="00FA3D0C">
          <w:rPr>
            <w:rStyle w:val="Hyperlink"/>
            <w:noProof/>
          </w:rPr>
          <w:t>5. EPC maturity, defined precisely</w:t>
        </w:r>
        <w:r>
          <w:rPr>
            <w:noProof/>
            <w:webHidden/>
          </w:rPr>
          <w:tab/>
        </w:r>
        <w:r>
          <w:rPr>
            <w:noProof/>
            <w:webHidden/>
          </w:rPr>
          <w:fldChar w:fldCharType="begin"/>
        </w:r>
        <w:r>
          <w:rPr>
            <w:noProof/>
            <w:webHidden/>
          </w:rPr>
          <w:instrText xml:space="preserve"> PAGEREF _Toc241505204 \h </w:instrText>
        </w:r>
        <w:r>
          <w:rPr>
            <w:noProof/>
            <w:webHidden/>
          </w:rPr>
        </w:r>
        <w:r>
          <w:rPr>
            <w:noProof/>
            <w:webHidden/>
          </w:rPr>
          <w:fldChar w:fldCharType="separate"/>
        </w:r>
        <w:r w:rsidR="009D3BEA">
          <w:rPr>
            <w:noProof/>
            <w:webHidden/>
          </w:rPr>
          <w:t>20</w:t>
        </w:r>
        <w:r>
          <w:rPr>
            <w:noProof/>
            <w:webHidden/>
          </w:rPr>
          <w:fldChar w:fldCharType="end"/>
        </w:r>
      </w:hyperlink>
    </w:p>
    <w:p w14:paraId="0FB046F3" w14:textId="3E27E7C3"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5" w:history="1">
        <w:r w:rsidRPr="00FA3D0C">
          <w:rPr>
            <w:rStyle w:val="Hyperlink"/>
            <w:noProof/>
          </w:rPr>
          <w:t>6. Offtake and EPC dependency map</w:t>
        </w:r>
        <w:r>
          <w:rPr>
            <w:noProof/>
            <w:webHidden/>
          </w:rPr>
          <w:tab/>
        </w:r>
        <w:r>
          <w:rPr>
            <w:noProof/>
            <w:webHidden/>
          </w:rPr>
          <w:fldChar w:fldCharType="begin"/>
        </w:r>
        <w:r>
          <w:rPr>
            <w:noProof/>
            <w:webHidden/>
          </w:rPr>
          <w:instrText xml:space="preserve"> PAGEREF _Toc241505205 \h </w:instrText>
        </w:r>
        <w:r>
          <w:rPr>
            <w:noProof/>
            <w:webHidden/>
          </w:rPr>
        </w:r>
        <w:r>
          <w:rPr>
            <w:noProof/>
            <w:webHidden/>
          </w:rPr>
          <w:fldChar w:fldCharType="separate"/>
        </w:r>
        <w:r w:rsidR="009D3BEA">
          <w:rPr>
            <w:noProof/>
            <w:webHidden/>
          </w:rPr>
          <w:t>22</w:t>
        </w:r>
        <w:r>
          <w:rPr>
            <w:noProof/>
            <w:webHidden/>
          </w:rPr>
          <w:fldChar w:fldCharType="end"/>
        </w:r>
      </w:hyperlink>
    </w:p>
    <w:p w14:paraId="789E927E" w14:textId="556D9D3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6" w:history="1">
        <w:r w:rsidRPr="00FA3D0C">
          <w:rPr>
            <w:rStyle w:val="Hyperlink"/>
            <w:noProof/>
          </w:rPr>
          <w:t>Two real sequences against the map</w:t>
        </w:r>
        <w:r>
          <w:rPr>
            <w:noProof/>
            <w:webHidden/>
          </w:rPr>
          <w:tab/>
        </w:r>
        <w:r>
          <w:rPr>
            <w:noProof/>
            <w:webHidden/>
          </w:rPr>
          <w:fldChar w:fldCharType="begin"/>
        </w:r>
        <w:r>
          <w:rPr>
            <w:noProof/>
            <w:webHidden/>
          </w:rPr>
          <w:instrText xml:space="preserve"> PAGEREF _Toc241505206 \h </w:instrText>
        </w:r>
        <w:r>
          <w:rPr>
            <w:noProof/>
            <w:webHidden/>
          </w:rPr>
        </w:r>
        <w:r>
          <w:rPr>
            <w:noProof/>
            <w:webHidden/>
          </w:rPr>
          <w:fldChar w:fldCharType="separate"/>
        </w:r>
        <w:r w:rsidR="009D3BEA">
          <w:rPr>
            <w:noProof/>
            <w:webHidden/>
          </w:rPr>
          <w:t>23</w:t>
        </w:r>
        <w:r>
          <w:rPr>
            <w:noProof/>
            <w:webHidden/>
          </w:rPr>
          <w:fldChar w:fldCharType="end"/>
        </w:r>
      </w:hyperlink>
    </w:p>
    <w:p w14:paraId="7666F125" w14:textId="1FFA8A28"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7" w:history="1">
        <w:r w:rsidRPr="00FA3D0C">
          <w:rPr>
            <w:rStyle w:val="Hyperlink"/>
            <w:noProof/>
          </w:rPr>
          <w:t>7. Evidence from the market</w:t>
        </w:r>
        <w:r>
          <w:rPr>
            <w:noProof/>
            <w:webHidden/>
          </w:rPr>
          <w:tab/>
        </w:r>
        <w:r>
          <w:rPr>
            <w:noProof/>
            <w:webHidden/>
          </w:rPr>
          <w:fldChar w:fldCharType="begin"/>
        </w:r>
        <w:r>
          <w:rPr>
            <w:noProof/>
            <w:webHidden/>
          </w:rPr>
          <w:instrText xml:space="preserve"> PAGEREF _Toc241505207 \h </w:instrText>
        </w:r>
        <w:r>
          <w:rPr>
            <w:noProof/>
            <w:webHidden/>
          </w:rPr>
        </w:r>
        <w:r>
          <w:rPr>
            <w:noProof/>
            <w:webHidden/>
          </w:rPr>
          <w:fldChar w:fldCharType="separate"/>
        </w:r>
        <w:r w:rsidR="009D3BEA">
          <w:rPr>
            <w:noProof/>
            <w:webHidden/>
          </w:rPr>
          <w:t>24</w:t>
        </w:r>
        <w:r>
          <w:rPr>
            <w:noProof/>
            <w:webHidden/>
          </w:rPr>
          <w:fldChar w:fldCharType="end"/>
        </w:r>
      </w:hyperlink>
    </w:p>
    <w:p w14:paraId="663DFE91" w14:textId="45684E05"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8" w:history="1">
        <w:r w:rsidRPr="00FA3D0C">
          <w:rPr>
            <w:rStyle w:val="Hyperlink"/>
            <w:noProof/>
          </w:rPr>
          <w:t>Market statistics and policy signals</w:t>
        </w:r>
        <w:r>
          <w:rPr>
            <w:noProof/>
            <w:webHidden/>
          </w:rPr>
          <w:tab/>
        </w:r>
        <w:r>
          <w:rPr>
            <w:noProof/>
            <w:webHidden/>
          </w:rPr>
          <w:fldChar w:fldCharType="begin"/>
        </w:r>
        <w:r>
          <w:rPr>
            <w:noProof/>
            <w:webHidden/>
          </w:rPr>
          <w:instrText xml:space="preserve"> PAGEREF _Toc241505208 \h </w:instrText>
        </w:r>
        <w:r>
          <w:rPr>
            <w:noProof/>
            <w:webHidden/>
          </w:rPr>
        </w:r>
        <w:r>
          <w:rPr>
            <w:noProof/>
            <w:webHidden/>
          </w:rPr>
          <w:fldChar w:fldCharType="separate"/>
        </w:r>
        <w:r w:rsidR="009D3BEA">
          <w:rPr>
            <w:noProof/>
            <w:webHidden/>
          </w:rPr>
          <w:t>25</w:t>
        </w:r>
        <w:r>
          <w:rPr>
            <w:noProof/>
            <w:webHidden/>
          </w:rPr>
          <w:fldChar w:fldCharType="end"/>
        </w:r>
      </w:hyperlink>
    </w:p>
    <w:p w14:paraId="735BF0B1" w14:textId="290DD1C3"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9" w:history="1">
        <w:r w:rsidRPr="00FA3D0C">
          <w:rPr>
            <w:rStyle w:val="Hyperlink"/>
            <w:noProof/>
          </w:rPr>
          <w:t>8. Proposed modification to the Twelve Gates</w:t>
        </w:r>
        <w:r>
          <w:rPr>
            <w:noProof/>
            <w:webHidden/>
          </w:rPr>
          <w:tab/>
        </w:r>
        <w:r>
          <w:rPr>
            <w:noProof/>
            <w:webHidden/>
          </w:rPr>
          <w:fldChar w:fldCharType="begin"/>
        </w:r>
        <w:r>
          <w:rPr>
            <w:noProof/>
            <w:webHidden/>
          </w:rPr>
          <w:instrText xml:space="preserve"> PAGEREF _Toc241505209 \h </w:instrText>
        </w:r>
        <w:r>
          <w:rPr>
            <w:noProof/>
            <w:webHidden/>
          </w:rPr>
        </w:r>
        <w:r>
          <w:rPr>
            <w:noProof/>
            <w:webHidden/>
          </w:rPr>
          <w:fldChar w:fldCharType="separate"/>
        </w:r>
        <w:r w:rsidR="009D3BEA">
          <w:rPr>
            <w:noProof/>
            <w:webHidden/>
          </w:rPr>
          <w:t>26</w:t>
        </w:r>
        <w:r>
          <w:rPr>
            <w:noProof/>
            <w:webHidden/>
          </w:rPr>
          <w:fldChar w:fldCharType="end"/>
        </w:r>
      </w:hyperlink>
    </w:p>
    <w:p w14:paraId="292DA559" w14:textId="131F8BF8"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0" w:history="1">
        <w:r w:rsidRPr="00FA3D0C">
          <w:rPr>
            <w:rStyle w:val="Hyperlink"/>
            <w:noProof/>
          </w:rPr>
          <w:t>8.1 Principles</w:t>
        </w:r>
        <w:r>
          <w:rPr>
            <w:noProof/>
            <w:webHidden/>
          </w:rPr>
          <w:tab/>
        </w:r>
        <w:r>
          <w:rPr>
            <w:noProof/>
            <w:webHidden/>
          </w:rPr>
          <w:fldChar w:fldCharType="begin"/>
        </w:r>
        <w:r>
          <w:rPr>
            <w:noProof/>
            <w:webHidden/>
          </w:rPr>
          <w:instrText xml:space="preserve"> PAGEREF _Toc241505210 \h </w:instrText>
        </w:r>
        <w:r>
          <w:rPr>
            <w:noProof/>
            <w:webHidden/>
          </w:rPr>
        </w:r>
        <w:r>
          <w:rPr>
            <w:noProof/>
            <w:webHidden/>
          </w:rPr>
          <w:fldChar w:fldCharType="separate"/>
        </w:r>
        <w:r w:rsidR="009D3BEA">
          <w:rPr>
            <w:noProof/>
            <w:webHidden/>
          </w:rPr>
          <w:t>26</w:t>
        </w:r>
        <w:r>
          <w:rPr>
            <w:noProof/>
            <w:webHidden/>
          </w:rPr>
          <w:fldChar w:fldCharType="end"/>
        </w:r>
      </w:hyperlink>
    </w:p>
    <w:p w14:paraId="572D024D" w14:textId="6534C16D"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1" w:history="1">
        <w:r w:rsidRPr="00FA3D0C">
          <w:rPr>
            <w:rStyle w:val="Hyperlink"/>
            <w:noProof/>
          </w:rPr>
          <w:t>8.2 The changes</w:t>
        </w:r>
        <w:r>
          <w:rPr>
            <w:noProof/>
            <w:webHidden/>
          </w:rPr>
          <w:tab/>
        </w:r>
        <w:r>
          <w:rPr>
            <w:noProof/>
            <w:webHidden/>
          </w:rPr>
          <w:fldChar w:fldCharType="begin"/>
        </w:r>
        <w:r>
          <w:rPr>
            <w:noProof/>
            <w:webHidden/>
          </w:rPr>
          <w:instrText xml:space="preserve"> PAGEREF _Toc241505211 \h </w:instrText>
        </w:r>
        <w:r>
          <w:rPr>
            <w:noProof/>
            <w:webHidden/>
          </w:rPr>
        </w:r>
        <w:r>
          <w:rPr>
            <w:noProof/>
            <w:webHidden/>
          </w:rPr>
          <w:fldChar w:fldCharType="separate"/>
        </w:r>
        <w:r w:rsidR="009D3BEA">
          <w:rPr>
            <w:noProof/>
            <w:webHidden/>
          </w:rPr>
          <w:t>26</w:t>
        </w:r>
        <w:r>
          <w:rPr>
            <w:noProof/>
            <w:webHidden/>
          </w:rPr>
          <w:fldChar w:fldCharType="end"/>
        </w:r>
      </w:hyperlink>
    </w:p>
    <w:p w14:paraId="74BE1BF0" w14:textId="33018632"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2" w:history="1">
        <w:r w:rsidRPr="00FA3D0C">
          <w:rPr>
            <w:rStyle w:val="Hyperlink"/>
            <w:noProof/>
          </w:rPr>
          <w:t>8.3 The ladder, before and after</w:t>
        </w:r>
        <w:r>
          <w:rPr>
            <w:noProof/>
            <w:webHidden/>
          </w:rPr>
          <w:tab/>
        </w:r>
        <w:r>
          <w:rPr>
            <w:noProof/>
            <w:webHidden/>
          </w:rPr>
          <w:fldChar w:fldCharType="begin"/>
        </w:r>
        <w:r>
          <w:rPr>
            <w:noProof/>
            <w:webHidden/>
          </w:rPr>
          <w:instrText xml:space="preserve"> PAGEREF _Toc241505212 \h </w:instrText>
        </w:r>
        <w:r>
          <w:rPr>
            <w:noProof/>
            <w:webHidden/>
          </w:rPr>
        </w:r>
        <w:r>
          <w:rPr>
            <w:noProof/>
            <w:webHidden/>
          </w:rPr>
          <w:fldChar w:fldCharType="separate"/>
        </w:r>
        <w:r w:rsidR="009D3BEA">
          <w:rPr>
            <w:noProof/>
            <w:webHidden/>
          </w:rPr>
          <w:t>27</w:t>
        </w:r>
        <w:r>
          <w:rPr>
            <w:noProof/>
            <w:webHidden/>
          </w:rPr>
          <w:fldChar w:fldCharType="end"/>
        </w:r>
      </w:hyperlink>
    </w:p>
    <w:p w14:paraId="3C42A978" w14:textId="1A1A632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3" w:history="1">
        <w:r w:rsidRPr="00FA3D0C">
          <w:rPr>
            <w:rStyle w:val="Hyperlink"/>
            <w:noProof/>
          </w:rPr>
          <w:t>8.4 Ten commitment coherence checks</w:t>
        </w:r>
        <w:r>
          <w:rPr>
            <w:noProof/>
            <w:webHidden/>
          </w:rPr>
          <w:tab/>
        </w:r>
        <w:r>
          <w:rPr>
            <w:noProof/>
            <w:webHidden/>
          </w:rPr>
          <w:fldChar w:fldCharType="begin"/>
        </w:r>
        <w:r>
          <w:rPr>
            <w:noProof/>
            <w:webHidden/>
          </w:rPr>
          <w:instrText xml:space="preserve"> PAGEREF _Toc241505213 \h </w:instrText>
        </w:r>
        <w:r>
          <w:rPr>
            <w:noProof/>
            <w:webHidden/>
          </w:rPr>
        </w:r>
        <w:r>
          <w:rPr>
            <w:noProof/>
            <w:webHidden/>
          </w:rPr>
          <w:fldChar w:fldCharType="separate"/>
        </w:r>
        <w:r w:rsidR="009D3BEA">
          <w:rPr>
            <w:noProof/>
            <w:webHidden/>
          </w:rPr>
          <w:t>27</w:t>
        </w:r>
        <w:r>
          <w:rPr>
            <w:noProof/>
            <w:webHidden/>
          </w:rPr>
          <w:fldChar w:fldCharType="end"/>
        </w:r>
      </w:hyperlink>
    </w:p>
    <w:p w14:paraId="646C2DFE" w14:textId="723CA3FF" w:rsidR="00722BA0" w:rsidRDefault="00722BA0">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41505214" w:history="1">
        <w:r w:rsidRPr="00FA3D0C">
          <w:rPr>
            <w:rStyle w:val="Hyperlink"/>
            <w:noProof/>
          </w:rPr>
          <w:t>8.5 What not to do</w:t>
        </w:r>
        <w:r>
          <w:rPr>
            <w:noProof/>
            <w:webHidden/>
          </w:rPr>
          <w:tab/>
        </w:r>
        <w:r>
          <w:rPr>
            <w:noProof/>
            <w:webHidden/>
          </w:rPr>
          <w:fldChar w:fldCharType="begin"/>
        </w:r>
        <w:r>
          <w:rPr>
            <w:noProof/>
            <w:webHidden/>
          </w:rPr>
          <w:instrText xml:space="preserve"> PAGEREF _Toc241505214 \h </w:instrText>
        </w:r>
        <w:r>
          <w:rPr>
            <w:noProof/>
            <w:webHidden/>
          </w:rPr>
        </w:r>
        <w:r>
          <w:rPr>
            <w:noProof/>
            <w:webHidden/>
          </w:rPr>
          <w:fldChar w:fldCharType="separate"/>
        </w:r>
        <w:r w:rsidR="009D3BEA">
          <w:rPr>
            <w:noProof/>
            <w:webHidden/>
          </w:rPr>
          <w:t>28</w:t>
        </w:r>
        <w:r>
          <w:rPr>
            <w:noProof/>
            <w:webHidden/>
          </w:rPr>
          <w:fldChar w:fldCharType="end"/>
        </w:r>
      </w:hyperlink>
    </w:p>
    <w:p w14:paraId="252D5B77" w14:textId="25A57D86" w:rsidR="00722BA0" w:rsidRDefault="00722BA0">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41505215" w:history="1">
        <w:r w:rsidRPr="00FA3D0C">
          <w:rPr>
            <w:rStyle w:val="Hyperlink"/>
            <w:noProof/>
          </w:rPr>
          <w:t>8.6 What it would take in GEX</w:t>
        </w:r>
        <w:r>
          <w:rPr>
            <w:noProof/>
            <w:webHidden/>
          </w:rPr>
          <w:tab/>
        </w:r>
        <w:r>
          <w:rPr>
            <w:noProof/>
            <w:webHidden/>
          </w:rPr>
          <w:fldChar w:fldCharType="begin"/>
        </w:r>
        <w:r>
          <w:rPr>
            <w:noProof/>
            <w:webHidden/>
          </w:rPr>
          <w:instrText xml:space="preserve"> PAGEREF _Toc241505215 \h </w:instrText>
        </w:r>
        <w:r>
          <w:rPr>
            <w:noProof/>
            <w:webHidden/>
          </w:rPr>
        </w:r>
        <w:r>
          <w:rPr>
            <w:noProof/>
            <w:webHidden/>
          </w:rPr>
          <w:fldChar w:fldCharType="separate"/>
        </w:r>
        <w:r w:rsidR="009D3BEA">
          <w:rPr>
            <w:noProof/>
            <w:webHidden/>
          </w:rPr>
          <w:t>28</w:t>
        </w:r>
        <w:r>
          <w:rPr>
            <w:noProof/>
            <w:webHidden/>
          </w:rPr>
          <w:fldChar w:fldCharType="end"/>
        </w:r>
      </w:hyperlink>
    </w:p>
    <w:p w14:paraId="581AB72D" w14:textId="53DDB1F3" w:rsidR="00722BA0" w:rsidRDefault="00722BA0">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505216" w:history="1">
        <w:r w:rsidRPr="00FA3D0C">
          <w:rPr>
            <w:rStyle w:val="Hyperlink"/>
            <w:noProof/>
          </w:rPr>
          <w:t>9. Limits of this analysis</w:t>
        </w:r>
        <w:r>
          <w:rPr>
            <w:noProof/>
            <w:webHidden/>
          </w:rPr>
          <w:tab/>
        </w:r>
        <w:r>
          <w:rPr>
            <w:noProof/>
            <w:webHidden/>
          </w:rPr>
          <w:fldChar w:fldCharType="begin"/>
        </w:r>
        <w:r>
          <w:rPr>
            <w:noProof/>
            <w:webHidden/>
          </w:rPr>
          <w:instrText xml:space="preserve"> PAGEREF _Toc241505216 \h </w:instrText>
        </w:r>
        <w:r>
          <w:rPr>
            <w:noProof/>
            <w:webHidden/>
          </w:rPr>
        </w:r>
        <w:r>
          <w:rPr>
            <w:noProof/>
            <w:webHidden/>
          </w:rPr>
          <w:fldChar w:fldCharType="separate"/>
        </w:r>
        <w:r w:rsidR="009D3BEA">
          <w:rPr>
            <w:noProof/>
            <w:webHidden/>
          </w:rPr>
          <w:t>29</w:t>
        </w:r>
        <w:r>
          <w:rPr>
            <w:noProof/>
            <w:webHidden/>
          </w:rPr>
          <w:fldChar w:fldCharType="end"/>
        </w:r>
      </w:hyperlink>
    </w:p>
    <w:p w14:paraId="13F2161D" w14:textId="637DB305" w:rsidR="00722BA0" w:rsidRDefault="00722BA0">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505217" w:history="1">
        <w:r w:rsidRPr="00FA3D0C">
          <w:rPr>
            <w:rStyle w:val="Hyperlink"/>
            <w:noProof/>
          </w:rPr>
          <w:t>10. Sources</w:t>
        </w:r>
        <w:r>
          <w:rPr>
            <w:noProof/>
            <w:webHidden/>
          </w:rPr>
          <w:tab/>
        </w:r>
        <w:r>
          <w:rPr>
            <w:noProof/>
            <w:webHidden/>
          </w:rPr>
          <w:fldChar w:fldCharType="begin"/>
        </w:r>
        <w:r>
          <w:rPr>
            <w:noProof/>
            <w:webHidden/>
          </w:rPr>
          <w:instrText xml:space="preserve"> PAGEREF _Toc241505217 \h </w:instrText>
        </w:r>
        <w:r>
          <w:rPr>
            <w:noProof/>
            <w:webHidden/>
          </w:rPr>
        </w:r>
        <w:r>
          <w:rPr>
            <w:noProof/>
            <w:webHidden/>
          </w:rPr>
          <w:fldChar w:fldCharType="separate"/>
        </w:r>
        <w:r w:rsidR="009D3BEA">
          <w:rPr>
            <w:noProof/>
            <w:webHidden/>
          </w:rPr>
          <w:t>31</w:t>
        </w:r>
        <w:r>
          <w:rPr>
            <w:noProof/>
            <w:webHidden/>
          </w:rPr>
          <w:fldChar w:fldCharType="end"/>
        </w:r>
      </w:hyperlink>
    </w:p>
    <w:p w14:paraId="1E17A3B5" w14:textId="49470511" w:rsidR="004C453A" w:rsidRDefault="00722BA0">
      <w:r>
        <w:fldChar w:fldCharType="end"/>
      </w:r>
      <w:r>
        <w:br w:type="page"/>
      </w:r>
    </w:p>
    <w:p w14:paraId="15E2BB27" w14:textId="77777777" w:rsidR="00A0346F" w:rsidRDefault="00A0346F" w:rsidP="00A0346F">
      <w:pPr>
        <w:pStyle w:val="Heading1"/>
        <w:keepNext/>
        <w:spacing w:after="160"/>
      </w:pPr>
      <w:bookmarkStart w:id="0" w:name="_Toc241505176"/>
      <w:bookmarkStart w:id="1" w:name="_Toc241661517"/>
      <w:r>
        <w:lastRenderedPageBreak/>
        <w:t>The twelve gates today (evidence rules 4.1.0)</w:t>
      </w:r>
      <w:bookmarkEnd w:id="1"/>
    </w:p>
    <w:p w14:paraId="36329026" w14:textId="77777777" w:rsidR="00A0346F" w:rsidRDefault="00A0346F" w:rsidP="00A0346F">
      <w:pPr>
        <w:spacing w:after="120"/>
      </w:pPr>
      <w:r>
        <w:t xml:space="preserve">This is GEX’s reference for anyone approaching the platform: producer, offtaker, lender, equity investor, development-finance institution, EPC contractor, certifier or insurer. This section states the rules as they run on 30 September 2026. Sections 1 to 9 keep the multi-party review of 27 September 2026 that produced them, as the reasoning behind each rule; where the software differs from what the review proposed, an “As built” note says so. </w:t>
      </w:r>
      <w:r>
        <w:rPr>
          <w:b/>
          <w:bCs/>
          <w:color w:val="3A4A46"/>
          <w:sz w:val="18"/>
          <w:szCs w:val="18"/>
        </w:rPr>
        <w:t>[GEX]</w:t>
      </w:r>
    </w:p>
    <w:p w14:paraId="4CD0D87F" w14:textId="77777777" w:rsidR="00A0346F" w:rsidRDefault="00A0346F" w:rsidP="00A0346F">
      <w:pPr>
        <w:pStyle w:val="ListParagraph"/>
        <w:numPr>
          <w:ilvl w:val="0"/>
          <w:numId w:val="3"/>
        </w:numPr>
        <w:spacing w:after="70"/>
      </w:pPr>
      <w:r>
        <w:rPr>
          <w:b/>
          <w:bCs/>
        </w:rPr>
        <w:t>Twelve gates, nine states.</w:t>
      </w:r>
      <w:r>
        <w:t xml:space="preserve"> A project moves through the states in strict order, and each state requires its gates: G0–G1 for Technically plausible, G2–G3 for Commercially plausible, G4–G5 for Buildable, G6–G7 for Structurally bankable, G8 for Credit approved, G9–G10 for Financeable and G11 for Operational. Evidence can be gathered in any order; states cannot be skipped. </w:t>
      </w:r>
      <w:r>
        <w:rPr>
          <w:b/>
          <w:bCs/>
          <w:color w:val="3A4A46"/>
          <w:sz w:val="18"/>
          <w:szCs w:val="18"/>
        </w:rPr>
        <w:t>[GEX]</w:t>
      </w:r>
    </w:p>
    <w:p w14:paraId="030E600D" w14:textId="77777777" w:rsidR="00A0346F" w:rsidRDefault="00A0346F" w:rsidP="00A0346F">
      <w:pPr>
        <w:pStyle w:val="ListParagraph"/>
        <w:numPr>
          <w:ilvl w:val="0"/>
          <w:numId w:val="3"/>
        </w:numPr>
        <w:spacing w:after="70"/>
      </w:pPr>
      <w:r>
        <w:rPr>
          <w:b/>
          <w:bCs/>
        </w:rPr>
        <w:t>One determination per gate.</w:t>
      </w:r>
      <w:r>
        <w:t xml:space="preserve"> Each gate is SATISFIED, BLOCKED, INCOMPLETE or WAIVED. It is satisfied when every applicable item is verified at its required maturity, its commitment level is met, no coherence check fails and no trigger is active. </w:t>
      </w:r>
      <w:r>
        <w:rPr>
          <w:b/>
          <w:bCs/>
          <w:color w:val="3A4A46"/>
          <w:sz w:val="18"/>
          <w:szCs w:val="18"/>
        </w:rPr>
        <w:t>[GEX]</w:t>
      </w:r>
    </w:p>
    <w:p w14:paraId="59877304" w14:textId="77777777" w:rsidR="00A0346F" w:rsidRDefault="00A0346F" w:rsidP="00A0346F">
      <w:pPr>
        <w:pStyle w:val="ListParagraph"/>
        <w:numPr>
          <w:ilvl w:val="0"/>
          <w:numId w:val="3"/>
        </w:numPr>
        <w:spacing w:after="70"/>
      </w:pPr>
      <w:r>
        <w:rPr>
          <w:b/>
          <w:bCs/>
        </w:rPr>
        <w:t>Verified is not mature.</w:t>
      </w:r>
      <w:r>
        <w:t xml:space="preserve"> Verification says a document is authentic; maturity says how far it has progressed: intent, indicative, agreed, executed, effective. Thirty-one instruments carry a required maturity, and an undeclared maturity fails closed. The submitter declares maturity; a reviewer may confirm or lower it, never raise it. </w:t>
      </w:r>
      <w:r>
        <w:rPr>
          <w:b/>
          <w:bCs/>
          <w:color w:val="3A4A46"/>
          <w:sz w:val="18"/>
          <w:szCs w:val="18"/>
        </w:rPr>
        <w:t>[GEX]</w:t>
      </w:r>
    </w:p>
    <w:p w14:paraId="3C54454F" w14:textId="77777777" w:rsidR="00A0346F" w:rsidRDefault="00A0346F" w:rsidP="00A0346F">
      <w:pPr>
        <w:pStyle w:val="ListParagraph"/>
        <w:numPr>
          <w:ilvl w:val="0"/>
          <w:numId w:val="3"/>
        </w:numPr>
        <w:spacing w:after="70"/>
      </w:pPr>
      <w:r>
        <w:rPr>
          <w:b/>
          <w:bCs/>
        </w:rPr>
        <w:t>Scope follows the financing and the power model.</w:t>
      </w:r>
      <w:r>
        <w:t xml:space="preserve"> There are 93 evidence items. Twenty-three protect an external lender and are asked only of project-financed projects; G6 and G8 consist only of such items and are waived whole for balance-sheet projects. A waived gate counts towards the state but is never shown as satisfied by evidence. Grid and behind-the-meter items apply according to the project’s power model. </w:t>
      </w:r>
      <w:r>
        <w:rPr>
          <w:b/>
          <w:bCs/>
          <w:color w:val="3A4A46"/>
          <w:sz w:val="18"/>
          <w:szCs w:val="18"/>
        </w:rPr>
        <w:t>[GEX]</w:t>
      </w:r>
    </w:p>
    <w:p w14:paraId="07F3C4EA" w14:textId="77777777" w:rsidR="00A0346F" w:rsidRDefault="00A0346F" w:rsidP="00A0346F">
      <w:pPr>
        <w:pStyle w:val="ListParagraph"/>
        <w:numPr>
          <w:ilvl w:val="0"/>
          <w:numId w:val="3"/>
        </w:numPr>
        <w:spacing w:after="70"/>
      </w:pPr>
      <w:r>
        <w:rPr>
          <w:b/>
          <w:bCs/>
        </w:rPr>
        <w:t>Two commitment ladders, derived, never entered.</w:t>
      </w:r>
      <w:r>
        <w:t xml:space="preserve"> The offtake is graded O0–O7 and the EPC E0–E6 from verified evidence and the commitment cards (sections 4.1 and 5). </w:t>
      </w:r>
      <w:r>
        <w:rPr>
          <w:b/>
          <w:bCs/>
          <w:color w:val="3A4A46"/>
          <w:sz w:val="18"/>
          <w:szCs w:val="18"/>
        </w:rPr>
        <w:t>[GEX]</w:t>
      </w:r>
    </w:p>
    <w:p w14:paraId="2DD5F6FD" w14:textId="77777777" w:rsidR="00A0346F" w:rsidRDefault="00A0346F" w:rsidP="00A0346F">
      <w:pPr>
        <w:pStyle w:val="ListParagraph"/>
        <w:numPr>
          <w:ilvl w:val="0"/>
          <w:numId w:val="3"/>
        </w:numPr>
        <w:spacing w:after="70"/>
      </w:pPr>
      <w:r>
        <w:rPr>
          <w:b/>
          <w:bCs/>
        </w:rPr>
        <w:t>Ten coherence checks and three triggers.</w:t>
      </w:r>
      <w:r>
        <w:t xml:space="preserve"> The checks compare the commitments recorded on five cards (offtake, EPC, schedule, supply, model); a failed check blocks its gate, and missing data is shown but never counts as a pass (section 8.4). Three triggers keep gates live after the investment decision: power contract or public support revoked, certification suspended, EPC contractor or key OEM insolvent. </w:t>
      </w:r>
      <w:r>
        <w:rPr>
          <w:b/>
          <w:bCs/>
          <w:color w:val="3A4A46"/>
          <w:sz w:val="18"/>
          <w:szCs w:val="18"/>
        </w:rPr>
        <w:t>[GEX]</w:t>
      </w:r>
    </w:p>
    <w:p w14:paraId="0471014F" w14:textId="77777777" w:rsidR="00A0346F" w:rsidRDefault="00A0346F" w:rsidP="00A0346F">
      <w:pPr>
        <w:pStyle w:val="ListParagraph"/>
        <w:numPr>
          <w:ilvl w:val="0"/>
          <w:numId w:val="3"/>
        </w:numPr>
        <w:spacing w:after="70"/>
      </w:pPr>
      <w:r>
        <w:rPr>
          <w:b/>
          <w:bCs/>
        </w:rPr>
        <w:t>Four lenses, one evidence base.</w:t>
      </w:r>
      <w:r>
        <w:t xml:space="preserve"> Every item is tagged for the Producer, Offtaker, Capital and Certifier lenses. Lenses are views, never separate scores. Gate views exist for producers, finance, regulators, offtakers and executives. </w:t>
      </w:r>
      <w:r>
        <w:rPr>
          <w:b/>
          <w:bCs/>
          <w:color w:val="3A4A46"/>
          <w:sz w:val="18"/>
          <w:szCs w:val="18"/>
        </w:rPr>
        <w:t>[GEX]</w:t>
      </w:r>
    </w:p>
    <w:p w14:paraId="7E4BEC6B" w14:textId="77777777" w:rsidR="00A0346F" w:rsidRDefault="00A0346F" w:rsidP="00A0346F">
      <w:pPr>
        <w:pStyle w:val="ListParagraph"/>
        <w:numPr>
          <w:ilvl w:val="0"/>
          <w:numId w:val="3"/>
        </w:numPr>
        <w:spacing w:after="70"/>
      </w:pPr>
      <w:r>
        <w:rPr>
          <w:b/>
          <w:bCs/>
        </w:rPr>
        <w:t>Capital: eligibility, not money.</w:t>
      </w:r>
      <w:r>
        <w:t xml:space="preserve"> A satisfied gate makes a project eligible for the named capital provider’s decision. GEX does not commit, release or draw capital. </w:t>
      </w:r>
      <w:r>
        <w:rPr>
          <w:b/>
          <w:bCs/>
          <w:color w:val="3A4A46"/>
          <w:sz w:val="18"/>
          <w:szCs w:val="18"/>
        </w:rPr>
        <w:t>[GEX]</w:t>
      </w:r>
    </w:p>
    <w:p w14:paraId="41B9B1F8" w14:textId="77777777" w:rsidR="00A0346F" w:rsidRDefault="00A0346F" w:rsidP="00A0346F">
      <w:pPr>
        <w:pStyle w:val="ListParagraph"/>
        <w:numPr>
          <w:ilvl w:val="0"/>
          <w:numId w:val="3"/>
        </w:numPr>
        <w:spacing w:after="70"/>
      </w:pPr>
      <w:r>
        <w:rPr>
          <w:b/>
          <w:bCs/>
        </w:rPr>
        <w:t>GEX enforces the evidence standard; capital providers make every funding decision.</w:t>
      </w:r>
      <w:r>
        <w:t xml:space="preserve"> A gate whose evidence falls short is blocked, and the platform refuses evidence that breaks the rules. Whether to fund, and on what terms, each capital provider decides under its own credit criteria (section 8.6). </w:t>
      </w:r>
      <w:r>
        <w:rPr>
          <w:b/>
          <w:bCs/>
          <w:color w:val="3A4A46"/>
          <w:sz w:val="18"/>
          <w:szCs w:val="18"/>
        </w:rPr>
        <w:t>[GEX]</w:t>
      </w:r>
    </w:p>
    <w:p w14:paraId="0BED3C8E" w14:textId="77777777" w:rsidR="00A0346F" w:rsidRDefault="00A0346F" w:rsidP="00A0346F">
      <w:pPr>
        <w:pStyle w:val="ListParagraph"/>
        <w:numPr>
          <w:ilvl w:val="0"/>
          <w:numId w:val="3"/>
        </w:numPr>
        <w:spacing w:after="70"/>
      </w:pPr>
      <w:r>
        <w:rPr>
          <w:b/>
          <w:bCs/>
        </w:rPr>
        <w:t>No scores.</w:t>
      </w:r>
      <w:r>
        <w:t xml:space="preserve"> GEX publishes no composite, quality or trust score. It shows gate determinations, offtake and EPC levels, offtake coverage and coherence results. </w:t>
      </w:r>
      <w:r>
        <w:rPr>
          <w:b/>
          <w:bCs/>
          <w:color w:val="3A4A46"/>
          <w:sz w:val="18"/>
          <w:szCs w:val="18"/>
        </w:rPr>
        <w:t>[GEX]</w:t>
      </w:r>
    </w:p>
    <w:p w14:paraId="2738D5AD" w14:textId="77777777" w:rsidR="00A0346F" w:rsidRDefault="00A0346F" w:rsidP="00A0346F">
      <w:pPr>
        <w:spacing w:after="120"/>
      </w:pPr>
      <w:r>
        <w:t xml:space="preserve">The states, the commitment each makes possible, what it requires and the capital decisions it makes eligible: </w:t>
      </w:r>
      <w:r>
        <w:rPr>
          <w:b/>
          <w:bCs/>
          <w:color w:val="3A4A46"/>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900"/>
        <w:gridCol w:w="1860"/>
      </w:tblGrid>
      <w:tr w:rsidR="00A0346F" w14:paraId="61E0F592" w14:textId="77777777" w:rsidTr="00417B99">
        <w:trPr>
          <w:cantSplit/>
          <w:tblHeader/>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6A0944" w14:textId="77777777" w:rsidR="00A0346F" w:rsidRDefault="00A0346F" w:rsidP="00417B99">
            <w:pPr>
              <w:spacing w:after="40"/>
            </w:pPr>
            <w:r>
              <w:rPr>
                <w:b/>
                <w:bCs/>
                <w:color w:val="0D5754"/>
                <w:sz w:val="16"/>
                <w:szCs w:val="16"/>
              </w:rPr>
              <w:t>State</w:t>
            </w:r>
          </w:p>
        </w:tc>
        <w:tc>
          <w:tcPr>
            <w:tcW w:w="2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0F2511D" w14:textId="77777777" w:rsidR="00A0346F" w:rsidRDefault="00A0346F" w:rsidP="00417B99">
            <w:pPr>
              <w:spacing w:after="40"/>
            </w:pPr>
            <w:r>
              <w:rPr>
                <w:b/>
                <w:bCs/>
                <w:color w:val="0D5754"/>
                <w:sz w:val="16"/>
                <w:szCs w:val="16"/>
              </w:rPr>
              <w:t>What it makes possible</w:t>
            </w:r>
          </w:p>
        </w:tc>
        <w:tc>
          <w:tcPr>
            <w:tcW w:w="2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B1EB674" w14:textId="77777777" w:rsidR="00A0346F" w:rsidRDefault="00A0346F" w:rsidP="00417B99">
            <w:pPr>
              <w:spacing w:after="40"/>
            </w:pPr>
            <w:r>
              <w:rPr>
                <w:b/>
                <w:bCs/>
                <w:color w:val="0D5754"/>
                <w:sz w:val="16"/>
                <w:szCs w:val="16"/>
              </w:rPr>
              <w:t>Required</w:t>
            </w:r>
          </w:p>
        </w:tc>
        <w:tc>
          <w:tcPr>
            <w:tcW w:w="18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44A4FB6" w14:textId="77777777" w:rsidR="00A0346F" w:rsidRDefault="00A0346F" w:rsidP="00417B99">
            <w:pPr>
              <w:spacing w:after="40"/>
            </w:pPr>
            <w:r>
              <w:rPr>
                <w:b/>
                <w:bCs/>
                <w:color w:val="0D5754"/>
                <w:sz w:val="16"/>
                <w:szCs w:val="16"/>
              </w:rPr>
              <w:t>Capital decision made eligible</w:t>
            </w:r>
          </w:p>
        </w:tc>
      </w:tr>
      <w:tr w:rsidR="00A0346F" w14:paraId="5C1EC3F7"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E39D701" w14:textId="77777777" w:rsidR="00A0346F" w:rsidRDefault="00A0346F" w:rsidP="00417B99">
            <w:pPr>
              <w:spacing w:after="40"/>
            </w:pPr>
            <w:r>
              <w:rPr>
                <w:b/>
                <w:bCs/>
                <w:sz w:val="16"/>
                <w:szCs w:val="16"/>
              </w:rPr>
              <w:t>Speculative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FA0998" w14:textId="77777777" w:rsidR="00A0346F" w:rsidRDefault="00A0346F" w:rsidP="00417B99">
            <w:pPr>
              <w:spacing w:after="40"/>
            </w:pPr>
            <w:r>
              <w:rPr>
                <w:sz w:val="16"/>
                <w:szCs w:val="16"/>
              </w:rPr>
              <w:t>Idea stage — nothing can be committed yet</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24EE9F5" w14:textId="77777777" w:rsidR="00A0346F" w:rsidRDefault="00A0346F" w:rsidP="00417B99">
            <w:pPr>
              <w:spacing w:after="40"/>
            </w:pPr>
            <w:r>
              <w:rPr>
                <w:sz w:val="16"/>
                <w:szCs w:val="16"/>
              </w:rPr>
              <w:t>—</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721865" w14:textId="77777777" w:rsidR="00A0346F" w:rsidRDefault="00A0346F" w:rsidP="00417B99">
            <w:pPr>
              <w:spacing w:after="40"/>
            </w:pPr>
            <w:r>
              <w:rPr>
                <w:sz w:val="16"/>
                <w:szCs w:val="16"/>
              </w:rPr>
              <w:t>—</w:t>
            </w:r>
          </w:p>
        </w:tc>
      </w:tr>
      <w:tr w:rsidR="00A0346F" w14:paraId="311C8D75"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350BC70" w14:textId="77777777" w:rsidR="00A0346F" w:rsidRDefault="00A0346F" w:rsidP="00417B99">
            <w:pPr>
              <w:spacing w:after="40"/>
            </w:pPr>
            <w:r>
              <w:rPr>
                <w:b/>
                <w:bCs/>
                <w:sz w:val="16"/>
                <w:szCs w:val="16"/>
              </w:rPr>
              <w:t>Technically plausible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59E921" w14:textId="77777777" w:rsidR="00A0346F" w:rsidRDefault="00A0346F" w:rsidP="00417B99">
            <w:pPr>
              <w:spacing w:after="40"/>
            </w:pPr>
            <w:r>
              <w:rPr>
                <w:sz w:val="16"/>
                <w:szCs w:val="16"/>
              </w:rPr>
              <w:t>Site and technology basis confirmed</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518C06" w14:textId="77777777" w:rsidR="00A0346F" w:rsidRDefault="00A0346F" w:rsidP="00417B99">
            <w:pPr>
              <w:spacing w:after="40"/>
            </w:pPr>
            <w:r>
              <w:rPr>
                <w:sz w:val="16"/>
                <w:szCs w:val="16"/>
              </w:rPr>
              <w:t>G0, G1</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75B7E5" w14:textId="77777777" w:rsidR="00A0346F" w:rsidRDefault="00A0346F" w:rsidP="00417B99">
            <w:pPr>
              <w:spacing w:after="40"/>
            </w:pPr>
            <w:r>
              <w:rPr>
                <w:sz w:val="16"/>
                <w:szCs w:val="16"/>
              </w:rPr>
              <w:t>Grants &amp; TA (G0); Seed / VC / Angel (G1)</w:t>
            </w:r>
          </w:p>
        </w:tc>
      </w:tr>
      <w:tr w:rsidR="00A0346F" w14:paraId="7D39D118"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6B7D00" w14:textId="77777777" w:rsidR="00A0346F" w:rsidRDefault="00A0346F" w:rsidP="00417B99">
            <w:pPr>
              <w:spacing w:after="40"/>
            </w:pPr>
            <w:r>
              <w:rPr>
                <w:b/>
                <w:bCs/>
                <w:sz w:val="16"/>
                <w:szCs w:val="16"/>
              </w:rPr>
              <w:lastRenderedPageBreak/>
              <w:t>Commercially plausible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A72504" w14:textId="77777777" w:rsidR="00A0346F" w:rsidRDefault="00A0346F" w:rsidP="00417B99">
            <w:pPr>
              <w:spacing w:after="40"/>
            </w:pPr>
            <w:r>
              <w:rPr>
                <w:sz w:val="16"/>
                <w:szCs w:val="16"/>
              </w:rPr>
              <w:t>Commercially defined — offtake term sheets cover most of the output</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43F740" w14:textId="77777777" w:rsidR="00A0346F" w:rsidRDefault="00A0346F" w:rsidP="00417B99">
            <w:pPr>
              <w:spacing w:after="40"/>
            </w:pPr>
            <w:r>
              <w:rPr>
                <w:sz w:val="16"/>
                <w:szCs w:val="16"/>
              </w:rPr>
              <w:t>G2, G3; offtake O2 or better for at least 60% of planned output</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12233" w14:textId="77777777" w:rsidR="00A0346F" w:rsidRDefault="00A0346F" w:rsidP="00417B99">
            <w:pPr>
              <w:spacing w:after="40"/>
            </w:pPr>
            <w:r>
              <w:rPr>
                <w:sz w:val="16"/>
                <w:szCs w:val="16"/>
              </w:rPr>
              <w:t>Strategic Equity (G3)</w:t>
            </w:r>
          </w:p>
        </w:tc>
      </w:tr>
      <w:tr w:rsidR="00A0346F" w14:paraId="493F4261"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178C5E" w14:textId="77777777" w:rsidR="00A0346F" w:rsidRDefault="00A0346F" w:rsidP="00417B99">
            <w:pPr>
              <w:spacing w:after="40"/>
            </w:pPr>
            <w:r>
              <w:rPr>
                <w:b/>
                <w:bCs/>
                <w:sz w:val="16"/>
                <w:szCs w:val="16"/>
              </w:rPr>
              <w:t>Buildable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70B55C" w14:textId="77777777" w:rsidR="00A0346F" w:rsidRDefault="00A0346F" w:rsidP="00417B99">
            <w:pPr>
              <w:spacing w:after="40"/>
            </w:pPr>
            <w:r>
              <w:rPr>
                <w:sz w:val="16"/>
                <w:szCs w:val="16"/>
              </w:rPr>
              <w:t>Commitment-ready — producer and offtaker can sign binding-with-conditions</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EA61A3" w14:textId="77777777" w:rsidR="00A0346F" w:rsidRDefault="00A0346F" w:rsidP="00417B99">
            <w:pPr>
              <w:spacing w:after="40"/>
            </w:pPr>
            <w:r>
              <w:rPr>
                <w:sz w:val="16"/>
                <w:szCs w:val="16"/>
              </w:rPr>
              <w:t>G4 with offtake O4; G5 with EPC E4</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0948A" w14:textId="77777777" w:rsidR="00A0346F" w:rsidRDefault="00A0346F" w:rsidP="00417B99">
            <w:pPr>
              <w:spacing w:after="40"/>
            </w:pPr>
            <w:r>
              <w:rPr>
                <w:sz w:val="16"/>
                <w:szCs w:val="16"/>
              </w:rPr>
              <w:t>Project Equity (G4)</w:t>
            </w:r>
          </w:p>
        </w:tc>
      </w:tr>
      <w:tr w:rsidR="00A0346F" w14:paraId="51DCB280"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E271AF" w14:textId="77777777" w:rsidR="00A0346F" w:rsidRDefault="00A0346F" w:rsidP="00417B99">
            <w:pPr>
              <w:spacing w:after="40"/>
            </w:pPr>
            <w:r>
              <w:rPr>
                <w:b/>
                <w:bCs/>
                <w:sz w:val="16"/>
                <w:szCs w:val="16"/>
              </w:rPr>
              <w:t>Structurally bankable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30165F" w14:textId="77777777" w:rsidR="00A0346F" w:rsidRDefault="00A0346F" w:rsidP="00417B99">
            <w:pPr>
              <w:spacing w:after="40"/>
            </w:pPr>
            <w:r>
              <w:rPr>
                <w:sz w:val="16"/>
                <w:szCs w:val="16"/>
              </w:rPr>
              <w:t>Independently validated</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D72582" w14:textId="77777777" w:rsidR="00A0346F" w:rsidRDefault="00A0346F" w:rsidP="00417B99">
            <w:pPr>
              <w:spacing w:after="40"/>
            </w:pPr>
            <w:r>
              <w:rPr>
                <w:sz w:val="16"/>
                <w:szCs w:val="16"/>
              </w:rPr>
              <w:t>G6, G7; under project finance, offtake O6</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C6D4C0" w14:textId="77777777" w:rsidR="00A0346F" w:rsidRDefault="00A0346F" w:rsidP="00417B99">
            <w:pPr>
              <w:spacing w:after="40"/>
            </w:pPr>
            <w:r>
              <w:rPr>
                <w:sz w:val="16"/>
                <w:szCs w:val="16"/>
              </w:rPr>
              <w:t>DFI / Mezz / Guarantees (G6, project finance)</w:t>
            </w:r>
          </w:p>
        </w:tc>
      </w:tr>
      <w:tr w:rsidR="00A0346F" w14:paraId="7DE24E2D"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B8AFCB" w14:textId="77777777" w:rsidR="00A0346F" w:rsidRDefault="00A0346F" w:rsidP="00417B99">
            <w:pPr>
              <w:spacing w:after="40"/>
            </w:pPr>
            <w:r>
              <w:rPr>
                <w:b/>
                <w:bCs/>
                <w:sz w:val="16"/>
                <w:szCs w:val="16"/>
              </w:rPr>
              <w:t>Credit approved</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3CC9AD" w14:textId="77777777" w:rsidR="00A0346F" w:rsidRDefault="00A0346F" w:rsidP="00417B99">
            <w:pPr>
              <w:spacing w:after="40"/>
            </w:pPr>
            <w:r>
              <w:rPr>
                <w:sz w:val="16"/>
                <w:szCs w:val="16"/>
              </w:rPr>
              <w:t>Credit approved — conditional until financial close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11BDE6" w14:textId="77777777" w:rsidR="00A0346F" w:rsidRDefault="00A0346F" w:rsidP="00417B99">
            <w:pPr>
              <w:spacing w:after="40"/>
            </w:pPr>
            <w:r>
              <w:rPr>
                <w:sz w:val="16"/>
                <w:szCs w:val="16"/>
              </w:rPr>
              <w:t>G8</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AF0868" w14:textId="77777777" w:rsidR="00A0346F" w:rsidRDefault="00A0346F" w:rsidP="00417B99">
            <w:pPr>
              <w:spacing w:after="40"/>
            </w:pPr>
            <w:r>
              <w:rPr>
                <w:sz w:val="16"/>
                <w:szCs w:val="16"/>
              </w:rPr>
              <w:t>Senior Debt Credit Approval (conditional) (G8, project finance)</w:t>
            </w:r>
          </w:p>
        </w:tc>
      </w:tr>
      <w:tr w:rsidR="00A0346F" w14:paraId="594632C1"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DDE10BA" w14:textId="77777777" w:rsidR="00A0346F" w:rsidRDefault="00A0346F" w:rsidP="00417B99">
            <w:pPr>
              <w:spacing w:after="40"/>
            </w:pPr>
            <w:r>
              <w:rPr>
                <w:b/>
                <w:bCs/>
                <w:sz w:val="16"/>
                <w:szCs w:val="16"/>
              </w:rPr>
              <w:t>Financeable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349D7D" w14:textId="77777777" w:rsidR="00A0346F" w:rsidRDefault="00A0346F" w:rsidP="00417B99">
            <w:pPr>
              <w:spacing w:after="40"/>
            </w:pPr>
            <w:r>
              <w:rPr>
                <w:sz w:val="16"/>
                <w:szCs w:val="16"/>
              </w:rPr>
              <w:t>Committed — investment decision taken</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8AB03C" w14:textId="77777777" w:rsidR="00A0346F" w:rsidRDefault="00A0346F" w:rsidP="00417B99">
            <w:pPr>
              <w:spacing w:after="40"/>
            </w:pPr>
            <w:r>
              <w:rPr>
                <w:sz w:val="16"/>
                <w:szCs w:val="16"/>
              </w:rPr>
              <w:t>G9, G10; offtake effective at O7 (project finance) or O5 (balance sheet); EPC E6</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97AFF5" w14:textId="77777777" w:rsidR="00A0346F" w:rsidRDefault="00A0346F" w:rsidP="00417B99">
            <w:pPr>
              <w:spacing w:after="40"/>
            </w:pPr>
            <w:r>
              <w:rPr>
                <w:sz w:val="16"/>
                <w:szCs w:val="16"/>
              </w:rPr>
              <w:t>Debt Drawdown (G10, project finance)</w:t>
            </w:r>
          </w:p>
        </w:tc>
      </w:tr>
      <w:tr w:rsidR="00A0346F" w14:paraId="01EBC65C"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515ED67" w14:textId="77777777" w:rsidR="00A0346F" w:rsidRDefault="00A0346F" w:rsidP="00417B99">
            <w:pPr>
              <w:spacing w:after="40"/>
            </w:pPr>
            <w:r>
              <w:rPr>
                <w:b/>
                <w:bCs/>
                <w:sz w:val="16"/>
                <w:szCs w:val="16"/>
              </w:rPr>
              <w:t>Operational</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4179B5" w14:textId="77777777" w:rsidR="00A0346F" w:rsidRDefault="00A0346F" w:rsidP="00417B99">
            <w:pPr>
              <w:spacing w:after="40"/>
            </w:pPr>
            <w:r>
              <w:rPr>
                <w:sz w:val="16"/>
                <w:szCs w:val="16"/>
              </w:rPr>
              <w:t>Delivering — certified product accepted by the buyer</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E7072C" w14:textId="77777777" w:rsidR="00A0346F" w:rsidRDefault="00A0346F" w:rsidP="00417B99">
            <w:pPr>
              <w:spacing w:after="40"/>
            </w:pPr>
            <w:r>
              <w:rPr>
                <w:sz w:val="16"/>
                <w:szCs w:val="16"/>
              </w:rPr>
              <w:t>G11</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0AE47A" w14:textId="77777777" w:rsidR="00A0346F" w:rsidRDefault="00A0346F" w:rsidP="00417B99">
            <w:pPr>
              <w:spacing w:after="40"/>
            </w:pPr>
            <w:r>
              <w:rPr>
                <w:sz w:val="16"/>
                <w:szCs w:val="16"/>
              </w:rPr>
              <w:t>Refinance / Bonds / Infra (G11)</w:t>
            </w:r>
          </w:p>
        </w:tc>
      </w:tr>
      <w:tr w:rsidR="00A0346F" w14:paraId="76093315" w14:textId="77777777" w:rsidTr="00417B99">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256713" w14:textId="77777777" w:rsidR="00A0346F" w:rsidRDefault="00A0346F" w:rsidP="00417B99">
            <w:pPr>
              <w:spacing w:after="40"/>
            </w:pPr>
            <w:r>
              <w:rPr>
                <w:b/>
                <w:bCs/>
                <w:sz w:val="16"/>
                <w:szCs w:val="16"/>
              </w:rPr>
              <w:t>Refinancing eligible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F031D3" w14:textId="77777777" w:rsidR="00A0346F" w:rsidRDefault="00A0346F" w:rsidP="00417B99">
            <w:pPr>
              <w:spacing w:after="40"/>
            </w:pPr>
            <w:r>
              <w:rPr>
                <w:sz w:val="16"/>
                <w:szCs w:val="16"/>
              </w:rPr>
              <w:t>Proven — refinancing possible</w:t>
            </w:r>
          </w:p>
        </w:tc>
        <w:tc>
          <w:tcPr>
            <w:tcW w:w="2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B4480A" w14:textId="77777777" w:rsidR="00A0346F" w:rsidRDefault="00A0346F" w:rsidP="00417B99">
            <w:pPr>
              <w:spacing w:after="40"/>
            </w:pPr>
            <w:r>
              <w:rPr>
                <w:sz w:val="16"/>
                <w:szCs w:val="16"/>
              </w:rPr>
              <w:t>Not yet computed: the highest state the engine assigns is Operational</w:t>
            </w:r>
          </w:p>
        </w:tc>
        <w:tc>
          <w:tcPr>
            <w:tcW w:w="1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3C800C" w14:textId="77777777" w:rsidR="00A0346F" w:rsidRDefault="00A0346F" w:rsidP="00417B99">
            <w:pPr>
              <w:spacing w:after="40"/>
            </w:pPr>
            <w:r>
              <w:rPr>
                <w:sz w:val="16"/>
                <w:szCs w:val="16"/>
              </w:rPr>
              <w:t>—</w:t>
            </w:r>
          </w:p>
        </w:tc>
      </w:tr>
    </w:tbl>
    <w:p w14:paraId="59F9ADF4" w14:textId="77777777" w:rsidR="00A0346F" w:rsidRDefault="00A0346F" w:rsidP="00A0346F">
      <w:pPr>
        <w:spacing w:after="120"/>
      </w:pPr>
      <w:r>
        <w:t xml:space="preserve">A credit approval at G8 stays conditional until financial close; debt becomes available to draw only when G10’s conditions are satisfied. </w:t>
      </w:r>
      <w:r>
        <w:rPr>
          <w:b/>
          <w:bCs/>
          <w:color w:val="3A4A46"/>
          <w:sz w:val="18"/>
          <w:szCs w:val="18"/>
        </w:rPr>
        <w:t>[GEX]</w:t>
      </w:r>
    </w:p>
    <w:p w14:paraId="5A935742" w14:textId="77777777" w:rsidR="00A0346F" w:rsidRDefault="00A0346F" w:rsidP="00A0346F">
      <w:pPr>
        <w:spacing w:after="120"/>
      </w:pPr>
      <w:r>
        <w:br w:type="page"/>
      </w:r>
    </w:p>
    <w:p w14:paraId="3A818547" w14:textId="77777777" w:rsidR="00A0346F" w:rsidRDefault="00A0346F">
      <w:pPr>
        <w:pStyle w:val="Heading1"/>
        <w:keepNext/>
        <w:spacing w:after="160"/>
      </w:pPr>
    </w:p>
    <w:p w14:paraId="0BF021E9" w14:textId="4FB60B0E" w:rsidR="004C453A" w:rsidRDefault="00000000">
      <w:pPr>
        <w:pStyle w:val="Heading1"/>
        <w:keepNext/>
        <w:spacing w:after="160"/>
      </w:pPr>
      <w:r>
        <w:t xml:space="preserve">1. Executive </w:t>
      </w:r>
      <w:r w:rsidR="00DF5031">
        <w:t xml:space="preserve">Summary </w:t>
      </w:r>
      <w:bookmarkEnd w:id="0"/>
      <w:r w:rsidR="00A0346F">
        <w:t xml:space="preserve">- </w:t>
      </w:r>
      <w:r w:rsidR="00A0346F" w:rsidRPr="00A0346F">
        <w:t>Reasoning for the Gates</w:t>
      </w:r>
    </w:p>
    <w:p w14:paraId="1651A23E" w14:textId="0598CA78" w:rsidR="004C453A" w:rsidRDefault="00000000">
      <w:pPr>
        <w:pStyle w:val="Heading2"/>
        <w:keepNext/>
        <w:spacing w:before="260" w:after="100"/>
      </w:pPr>
      <w:bookmarkStart w:id="2" w:name="_Toc241505177"/>
      <w:r>
        <w:t xml:space="preserve">1.1 </w:t>
      </w:r>
      <w:r w:rsidR="00DF5031">
        <w:t>GEX Current view</w:t>
      </w:r>
      <w:bookmarkEnd w:id="2"/>
      <w:r w:rsidR="00A0346F">
        <w:t xml:space="preserve"> &amp; Starting Point</w:t>
      </w:r>
    </w:p>
    <w:p w14:paraId="01781496" w14:textId="77777777" w:rsidR="00A0346F" w:rsidRPr="00A0346F" w:rsidRDefault="00A0346F" w:rsidP="00A0346F">
      <w:pPr>
        <w:rPr>
          <w:b/>
          <w:bCs/>
        </w:rPr>
      </w:pPr>
      <w:r w:rsidRPr="00A0346F">
        <w:rPr>
          <w:b/>
          <w:bCs/>
        </w:rPr>
        <w:t>The twelve Gates vision was slanted towards financing, and more precisely towards debt. The technology aspect was addressed late, and was weak from the off-taker view perspective. [I]</w:t>
      </w:r>
    </w:p>
    <w:p w14:paraId="76BA7902" w14:textId="519C0442" w:rsidR="00A0346F" w:rsidRDefault="00A0346F" w:rsidP="00A0346F">
      <w:r>
        <w:br/>
      </w:r>
      <w:r>
        <w:t>Current evidence supports a “</w:t>
      </w:r>
      <w:r w:rsidRPr="00A0346F">
        <w:rPr>
          <w:b/>
          <w:bCs/>
        </w:rPr>
        <w:t>conditional convergence</w:t>
      </w:r>
      <w:r>
        <w:t>”, not solely    on the</w:t>
      </w:r>
    </w:p>
    <w:p w14:paraId="6AC13C9C" w14:textId="77777777" w:rsidR="00A0346F" w:rsidRDefault="00A0346F" w:rsidP="00A0346F">
      <w:r>
        <w:t xml:space="preserve">  “project maturity → producer commitment → offtaker commitment → offtake quality → financing” </w:t>
      </w:r>
    </w:p>
    <w:p w14:paraId="123F0DDB" w14:textId="77777777" w:rsidR="00A0346F" w:rsidRDefault="00A0346F" w:rsidP="00A0346F">
      <w:r>
        <w:t xml:space="preserve">as a one-way sequence. </w:t>
      </w:r>
    </w:p>
    <w:p w14:paraId="18035497" w14:textId="77777777" w:rsidR="00A0346F" w:rsidRDefault="00A0346F" w:rsidP="00A0346F">
      <w:r w:rsidRPr="00A0346F">
        <w:rPr>
          <w:b/>
          <w:bCs/>
        </w:rPr>
        <w:t>Conditional convergence</w:t>
      </w:r>
      <w:r>
        <w:t xml:space="preserve"> is about commitments made early but conditionally, and the conditions are released as maturity evidence arrives. </w:t>
      </w:r>
    </w:p>
    <w:p w14:paraId="52D0EA03" w14:textId="77777777" w:rsidR="00A0346F" w:rsidRDefault="00A0346F" w:rsidP="00A0346F">
      <w:r>
        <w:t xml:space="preserve">The Gates must therefore test two things, not one: </w:t>
      </w:r>
    </w:p>
    <w:p w14:paraId="33AE6808" w14:textId="77777777" w:rsidR="00A0346F" w:rsidRDefault="00A0346F" w:rsidP="00A0346F">
      <w:r>
        <w:t>i.</w:t>
      </w:r>
      <w:r>
        <w:tab/>
        <w:t>Test 1 is whether each party is mature enough for the commitment asked of it</w:t>
      </w:r>
    </w:p>
    <w:p w14:paraId="4991924D" w14:textId="528751AA" w:rsidR="00A0346F" w:rsidRDefault="00A0346F" w:rsidP="00A0346F">
      <w:r>
        <w:t>ii.</w:t>
      </w:r>
      <w:r>
        <w:tab/>
        <w:t xml:space="preserve">Test 2 is the convergence the GEX mantra (Done now since 27Sep). </w:t>
      </w:r>
      <w:ins w:id="3" w:author="Claude" w:date="2026-09-30T09:00:00Z">
        <w:r>
          <w:rPr>
            <w:b/>
            <w:bCs/>
            <w:color w:val="3A4A46"/>
            <w:sz w:val="18"/>
            <w:szCs w:val="18"/>
          </w:rPr>
          <w:t>[GEX]</w:t>
        </w:r>
      </w:ins>
    </w:p>
    <w:p w14:paraId="7F6D580F" w14:textId="2C656D3D" w:rsidR="004C453A" w:rsidRDefault="00000000" w:rsidP="00DF5031">
      <w:pPr>
        <w:pStyle w:val="Heading2"/>
        <w:keepNext/>
        <w:spacing w:before="260" w:after="100"/>
      </w:pPr>
      <w:bookmarkStart w:id="4" w:name="_Toc241505178"/>
      <w:r>
        <w:t>1.2 Six</w:t>
      </w:r>
      <w:r w:rsidR="00A0346F">
        <w:t xml:space="preserve"> Gates</w:t>
      </w:r>
      <w:r>
        <w:t xml:space="preserve"> facts</w:t>
      </w:r>
      <w:bookmarkEnd w:id="4"/>
    </w:p>
    <w:p w14:paraId="20D828D1" w14:textId="5EBA4057" w:rsidR="004C453A" w:rsidRDefault="00000000">
      <w:pPr>
        <w:pStyle w:val="ListParagraph"/>
        <w:numPr>
          <w:ilvl w:val="0"/>
          <w:numId w:val="2"/>
        </w:numPr>
        <w:spacing w:after="80"/>
      </w:pPr>
      <w:r>
        <w:rPr>
          <w:b/>
          <w:bCs/>
        </w:rPr>
        <w:t>The ladder is a capital ladder.</w:t>
      </w:r>
      <w:r>
        <w:t xml:space="preserve"> Eight of the twelve gates name the capital decision their satisfaction makes eligible, in order: grants, seed and venture, strategic equity, project equity, development-finance/mezzanine, senior debt, drawdown, refinancing. Three of the nine states use lender vocabulary: Structurally bankable, Credit approved, Financeable.</w:t>
      </w:r>
    </w:p>
    <w:p w14:paraId="1FA2AD06" w14:textId="2E9DC6C8" w:rsidR="004C453A" w:rsidRDefault="00000000">
      <w:pPr>
        <w:pStyle w:val="ListParagraph"/>
        <w:numPr>
          <w:ilvl w:val="0"/>
          <w:numId w:val="2"/>
        </w:numPr>
        <w:spacing w:after="80"/>
      </w:pPr>
      <w:r>
        <w:rPr>
          <w:b/>
          <w:bCs/>
        </w:rPr>
        <w:t>The offtake gate is coded as lender protection.</w:t>
      </w:r>
      <w:r>
        <w:t xml:space="preserve"> The engine groups G4 (offtake) with G6, G7, G8 and G10 under the comment “Gates that exist purely to protect external capital providers”, and waives all five for projects funded from the sponsor’s balance sheet. A balance-sheet producer selling to third parties is never asked whether it has a customer, an independent technical review, construction insurance or a final investment decision.</w:t>
      </w:r>
    </w:p>
    <w:p w14:paraId="3ED48384" w14:textId="27DC3841" w:rsidR="004C453A" w:rsidRDefault="00000000">
      <w:pPr>
        <w:pStyle w:val="ListParagraph"/>
        <w:numPr>
          <w:ilvl w:val="0"/>
          <w:numId w:val="2"/>
        </w:numPr>
        <w:spacing w:after="80"/>
      </w:pPr>
      <w:r>
        <w:rPr>
          <w:b/>
          <w:bCs/>
        </w:rPr>
        <w:t>G4 describes the offtake as the lender sees it.</w:t>
      </w:r>
      <w:r>
        <w:t xml:space="preserve"> Its nine items are offtaker credit, offtaker credit support, take-or-pay floor, termination payment, assignment to lenders, step-in rights, hedgeable pricing index and price reopener, plus the executed contract. None describes what the seller must deliver or what the buyer needs: ramp-up volumes, specification, delivery point, delay and shortfall remedies, certification warranties, longstop dates.</w:t>
      </w:r>
    </w:p>
    <w:p w14:paraId="79C62B9A" w14:textId="151F4BC5" w:rsidR="004C453A" w:rsidRDefault="00000000">
      <w:pPr>
        <w:pStyle w:val="ListParagraph"/>
        <w:numPr>
          <w:ilvl w:val="0"/>
          <w:numId w:val="2"/>
        </w:numPr>
        <w:spacing w:after="80"/>
      </w:pPr>
      <w:r>
        <w:rPr>
          <w:b/>
          <w:bCs/>
        </w:rPr>
        <w:t>The technology is never asked about before the lenders’ engineer.</w:t>
      </w:r>
      <w:r>
        <w:t xml:space="preserve"> None of the 77 items concerns the technology, the technology licensor, FEED maturity, long-lead equipment, product specification, commissioning or ramp-up. The state reached after G0 and G1 is named TECHNICALLY_PLAUSIBLE, yet it is reached on land and utilities alone. The technology is first examined independently at G6, by the lenders’ engineer, after the offtake gate G4 and the EPC gate G5. </w:t>
      </w:r>
    </w:p>
    <w:p w14:paraId="4283AC2E" w14:textId="3E904F32" w:rsidR="004C453A" w:rsidRDefault="006215DA">
      <w:pPr>
        <w:pStyle w:val="ListParagraph"/>
        <w:numPr>
          <w:ilvl w:val="0"/>
          <w:numId w:val="2"/>
        </w:numPr>
        <w:spacing w:after="80"/>
      </w:pPr>
      <w:r>
        <w:rPr>
          <w:b/>
          <w:bCs/>
        </w:rPr>
        <w:t>GEX misses the offtaker view.</w:t>
      </w:r>
      <w:r>
        <w:t xml:space="preserve"> The gate views exist for PRODUCER, FINANCE, REGULATOR and EXECUTIVE. The platform already holds OFFTAKER company accounts; the gates never address them.</w:t>
      </w:r>
    </w:p>
    <w:p w14:paraId="507136A7" w14:textId="460F75AF" w:rsidR="004C453A" w:rsidRDefault="00000000">
      <w:pPr>
        <w:pStyle w:val="ListParagraph"/>
        <w:numPr>
          <w:ilvl w:val="0"/>
          <w:numId w:val="2"/>
        </w:numPr>
        <w:spacing w:after="80"/>
      </w:pPr>
      <w:r>
        <w:rPr>
          <w:b/>
          <w:bCs/>
        </w:rPr>
        <w:t>Nothing requires a product certificate before OPERATIONAL.</w:t>
      </w:r>
      <w:r>
        <w:t xml:space="preserve"> G2 tests the certification pathway and G11 asks for MRV reporting, but no item requires an issued RFNBO/ISCC certificate or proof of sustainability, which is what an offtaker pays the green premium for.</w:t>
      </w:r>
    </w:p>
    <w:p w14:paraId="224A8B9F" w14:textId="6F417DFD" w:rsidR="004C453A" w:rsidRDefault="00000000">
      <w:pPr>
        <w:pStyle w:val="Heading2"/>
        <w:keepNext/>
        <w:spacing w:before="260" w:after="100"/>
      </w:pPr>
      <w:bookmarkStart w:id="5" w:name="_Toc241505179"/>
      <w:r>
        <w:t>1.3 “</w:t>
      </w:r>
      <w:r w:rsidR="003968FB">
        <w:t>Terms Conflation Avoidance</w:t>
      </w:r>
      <w:r>
        <w:t>”</w:t>
      </w:r>
      <w:r w:rsidR="003968FB">
        <w:t xml:space="preserve"> – Definitions: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C453A" w14:paraId="613F1E67"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0D83DD0" w14:textId="77777777" w:rsidR="004C453A" w:rsidRDefault="00000000">
            <w:pPr>
              <w:spacing w:after="40"/>
            </w:pPr>
            <w:r>
              <w:rPr>
                <w:b/>
                <w:bCs/>
                <w:sz w:val="19"/>
                <w:szCs w:val="19"/>
              </w:rPr>
              <w:t>Financeable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C8179F" w14:textId="2B760FC6" w:rsidR="004C453A" w:rsidRDefault="00BD0760">
            <w:pPr>
              <w:spacing w:after="40"/>
            </w:pPr>
            <w:r w:rsidRPr="00BD0760">
              <w:rPr>
                <w:sz w:val="19"/>
                <w:szCs w:val="19"/>
              </w:rPr>
              <w:t xml:space="preserve">Making a project financeable is not eliminating risk; it means transferring each exposure to a counterparty strong enough to bear it, so that a capital provider can underwrite the risk allocation. </w:t>
            </w:r>
            <w:r w:rsidRPr="00BD0760">
              <w:rPr>
                <w:b/>
                <w:bCs/>
                <w:color w:val="4472C4" w:themeColor="accent1"/>
                <w:sz w:val="19"/>
                <w:szCs w:val="19"/>
              </w:rPr>
              <w:t>[I]</w:t>
            </w:r>
          </w:p>
        </w:tc>
      </w:tr>
      <w:tr w:rsidR="004C453A" w14:paraId="09CDE19E"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7E47FC" w14:textId="08023AEA" w:rsidR="004C453A" w:rsidRDefault="00F71445">
            <w:pPr>
              <w:spacing w:after="40"/>
            </w:pPr>
            <w:r>
              <w:rPr>
                <w:b/>
                <w:bCs/>
                <w:sz w:val="19"/>
                <w:szCs w:val="19"/>
              </w:rPr>
              <w:lastRenderedPageBreak/>
              <w:t>Producer can credibly commercially commit</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9C5DFA" w14:textId="6C1F4371" w:rsidR="004C453A" w:rsidRDefault="00F71445">
            <w:pPr>
              <w:spacing w:after="40"/>
            </w:pPr>
            <w:r w:rsidRPr="00F71445">
              <w:rPr>
                <w:sz w:val="19"/>
                <w:szCs w:val="19"/>
              </w:rPr>
              <w:t>because every outbound obligation—volume, spec, and timing—is backed back-to-back by an inbound guarantee (EPC, licensor, feedstock, power) or absorbed by its own balance sheet</w:t>
            </w:r>
          </w:p>
        </w:tc>
      </w:tr>
      <w:tr w:rsidR="004C453A" w14:paraId="7C49A86A" w14:textId="77777777">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551ACE" w14:textId="746AE80B" w:rsidR="004C453A" w:rsidRDefault="00F71445">
            <w:pPr>
              <w:spacing w:after="40"/>
            </w:pPr>
            <w:r>
              <w:rPr>
                <w:b/>
                <w:bCs/>
                <w:sz w:val="19"/>
                <w:szCs w:val="19"/>
              </w:rPr>
              <w:t>Offtaker Long-Term commit is credible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F21CD9" w14:textId="78FA3958" w:rsidR="004C453A" w:rsidRDefault="00F71445">
            <w:pPr>
              <w:spacing w:after="40"/>
            </w:pPr>
            <w:r>
              <w:rPr>
                <w:sz w:val="19"/>
                <w:szCs w:val="19"/>
              </w:rPr>
              <w:t xml:space="preserve">Because it has </w:t>
            </w:r>
            <w:r w:rsidRPr="00F71445">
              <w:rPr>
                <w:sz w:val="19"/>
                <w:szCs w:val="19"/>
              </w:rPr>
              <w:t>across four dimensions: </w:t>
            </w:r>
            <w:r w:rsidRPr="00F71445">
              <w:rPr>
                <w:b/>
                <w:bCs/>
                <w:sz w:val="19"/>
                <w:szCs w:val="19"/>
              </w:rPr>
              <w:t>durable demand</w:t>
            </w:r>
            <w:r w:rsidRPr="00F71445">
              <w:rPr>
                <w:sz w:val="19"/>
                <w:szCs w:val="19"/>
              </w:rPr>
              <w:t> (downstream customers or regulatory obligations), </w:t>
            </w:r>
            <w:r w:rsidRPr="00F71445">
              <w:rPr>
                <w:b/>
                <w:bCs/>
                <w:sz w:val="19"/>
                <w:szCs w:val="19"/>
              </w:rPr>
              <w:t>physical deliverability</w:t>
            </w:r>
            <w:r w:rsidR="00062919">
              <w:rPr>
                <w:b/>
                <w:bCs/>
                <w:sz w:val="19"/>
                <w:szCs w:val="19"/>
              </w:rPr>
              <w:t xml:space="preserve"> </w:t>
            </w:r>
            <w:r w:rsidRPr="00F71445">
              <w:rPr>
                <w:sz w:val="19"/>
                <w:szCs w:val="19"/>
              </w:rPr>
              <w:t>(offtake logistics and us</w:t>
            </w:r>
            <w:r w:rsidR="00BD0760">
              <w:rPr>
                <w:sz w:val="19"/>
                <w:szCs w:val="19"/>
              </w:rPr>
              <w:t>e of the product</w:t>
            </w:r>
            <w:r w:rsidRPr="00F71445">
              <w:rPr>
                <w:sz w:val="19"/>
                <w:szCs w:val="19"/>
              </w:rPr>
              <w:t>), </w:t>
            </w:r>
            <w:r w:rsidRPr="00F71445">
              <w:rPr>
                <w:b/>
                <w:bCs/>
                <w:sz w:val="19"/>
                <w:szCs w:val="19"/>
              </w:rPr>
              <w:t>regulatory</w:t>
            </w:r>
            <w:r w:rsidR="00BD0760">
              <w:rPr>
                <w:b/>
                <w:bCs/>
                <w:sz w:val="19"/>
                <w:szCs w:val="19"/>
              </w:rPr>
              <w:t xml:space="preserve"> value</w:t>
            </w:r>
            <w:r w:rsidRPr="00BD0760">
              <w:rPr>
                <w:sz w:val="19"/>
                <w:szCs w:val="19"/>
              </w:rPr>
              <w:t xml:space="preserve"> </w:t>
            </w:r>
            <w:r w:rsidR="00BD0760" w:rsidRPr="00BD0760">
              <w:rPr>
                <w:sz w:val="19"/>
                <w:szCs w:val="19"/>
              </w:rPr>
              <w:t>(eligibility for compliance certificates) and financial capability (creditworthiness capacity to pass the price through, and board approval)</w:t>
            </w:r>
            <w:r w:rsidR="00BD0760" w:rsidRPr="00BD0760">
              <w:rPr>
                <w:b/>
                <w:bCs/>
                <w:sz w:val="19"/>
                <w:szCs w:val="19"/>
              </w:rPr>
              <w:t>. [I]</w:t>
            </w:r>
          </w:p>
        </w:tc>
      </w:tr>
    </w:tbl>
    <w:p w14:paraId="30CEE6D1" w14:textId="77777777" w:rsidR="004C453A" w:rsidRDefault="004C453A">
      <w:pPr>
        <w:spacing w:before="80"/>
      </w:pPr>
    </w:p>
    <w:p w14:paraId="4F790EE5" w14:textId="79801DA3" w:rsidR="004C453A" w:rsidRDefault="00000000">
      <w:pPr>
        <w:pStyle w:val="Heading2"/>
        <w:keepNext/>
        <w:spacing w:before="260" w:after="100"/>
      </w:pPr>
      <w:bookmarkStart w:id="6" w:name="_Toc241505180"/>
      <w:r>
        <w:t xml:space="preserve">1.4 </w:t>
      </w:r>
      <w:r w:rsidR="00F71445">
        <w:t>Current</w:t>
      </w:r>
      <w:r>
        <w:t xml:space="preserve"> hypothesis: correct, incomplete, wrong</w:t>
      </w:r>
      <w:bookmarkEnd w:id="6"/>
    </w:p>
    <w:p w14:paraId="723D387C" w14:textId="77777777" w:rsidR="004C453A" w:rsidRDefault="00000000">
      <w:pPr>
        <w:keepNext/>
        <w:spacing w:before="200" w:after="80"/>
      </w:pPr>
      <w:r>
        <w:rPr>
          <w:b/>
          <w:bCs/>
          <w:color w:val="0D5754"/>
          <w:sz w:val="22"/>
          <w:szCs w:val="22"/>
        </w:rPr>
        <w:t>Correct</w:t>
      </w:r>
    </w:p>
    <w:p w14:paraId="31ACF053" w14:textId="05291282" w:rsidR="004C453A" w:rsidRDefault="008A6F40">
      <w:pPr>
        <w:pStyle w:val="ListParagraph"/>
        <w:numPr>
          <w:ilvl w:val="0"/>
          <w:numId w:val="3"/>
        </w:numPr>
        <w:spacing w:after="70"/>
      </w:pPr>
      <w:r>
        <w:t>GEX’s framework measures maturity mainly as capital eligibility (facts 1 and 2).</w:t>
      </w:r>
    </w:p>
    <w:p w14:paraId="528C5C9E" w14:textId="77777777" w:rsidR="004C453A" w:rsidRDefault="00000000">
      <w:pPr>
        <w:pStyle w:val="ListParagraph"/>
        <w:numPr>
          <w:ilvl w:val="0"/>
          <w:numId w:val="3"/>
        </w:numPr>
        <w:spacing w:after="70"/>
      </w:pPr>
      <w:r>
        <w:t>The producer’s own readiness questions (technology, licensor, FEED, EPC strategy, long-lead, specification, ramp-up, operations) are absent, or handed to the lenders’ engineer late (fact 4).</w:t>
      </w:r>
    </w:p>
    <w:p w14:paraId="6DCA09A3" w14:textId="2BECA630" w:rsidR="004C453A" w:rsidRDefault="00000000">
      <w:pPr>
        <w:pStyle w:val="ListParagraph"/>
        <w:numPr>
          <w:ilvl w:val="0"/>
          <w:numId w:val="3"/>
        </w:numPr>
        <w:spacing w:after="70"/>
      </w:pPr>
      <w:r>
        <w:t xml:space="preserve">The offtake is one binary milestone seen from the lender’s side, and the offtaker has no lens (facts 3 </w:t>
      </w:r>
      <w:r w:rsidR="008A6F40">
        <w:t>&amp;</w:t>
      </w:r>
      <w:r>
        <w:t xml:space="preserve"> 5).</w:t>
      </w:r>
    </w:p>
    <w:p w14:paraId="7AE0B629" w14:textId="1F247991" w:rsidR="004C453A" w:rsidRDefault="00000000">
      <w:pPr>
        <w:pStyle w:val="ListParagraph"/>
        <w:numPr>
          <w:ilvl w:val="0"/>
          <w:numId w:val="3"/>
        </w:numPr>
        <w:spacing w:after="70"/>
      </w:pPr>
      <w:r>
        <w:t>Commitments requested before the maturity that makes them credible cause attrition</w:t>
      </w:r>
      <w:r w:rsidRPr="00BD0760">
        <w:rPr>
          <w:rFonts w:ascii="Avenir Next Condensed Ultra Lig" w:hAnsi="Avenir Next Condensed Ultra Lig" w:cs="Calibri Light"/>
          <w:i/>
          <w:iCs/>
          <w:color w:val="EE0000"/>
          <w:sz w:val="16"/>
          <w:szCs w:val="16"/>
        </w:rPr>
        <w:t xml:space="preserve">. Of the </w:t>
      </w:r>
      <w:r w:rsidR="008A6F40" w:rsidRPr="00BD0760">
        <w:rPr>
          <w:rFonts w:ascii="Avenir Next Condensed Ultra Lig" w:hAnsi="Avenir Next Condensed Ultra Lig" w:cs="Calibri Light"/>
          <w:i/>
          <w:iCs/>
          <w:color w:val="EE0000"/>
          <w:sz w:val="16"/>
          <w:szCs w:val="16"/>
        </w:rPr>
        <w:t>15</w:t>
      </w:r>
      <w:r w:rsidRPr="00BD0760">
        <w:rPr>
          <w:rFonts w:ascii="Avenir Next Condensed Ultra Lig" w:hAnsi="Avenir Next Condensed Ultra Lig" w:cs="Calibri Light"/>
          <w:i/>
          <w:iCs/>
          <w:color w:val="EE0000"/>
          <w:sz w:val="16"/>
          <w:szCs w:val="16"/>
        </w:rPr>
        <w:t xml:space="preserve"> winners of the EU H</w:t>
      </w:r>
      <w:r w:rsidR="008A6F40" w:rsidRPr="00BD0760">
        <w:rPr>
          <w:rFonts w:ascii="Avenir Next Condensed Ultra Lig" w:hAnsi="Avenir Next Condensed Ultra Lig" w:cs="Calibri Light"/>
          <w:i/>
          <w:iCs/>
          <w:color w:val="EE0000"/>
          <w:sz w:val="16"/>
          <w:szCs w:val="16"/>
        </w:rPr>
        <w:t>2</w:t>
      </w:r>
      <w:r w:rsidRPr="00BD0760">
        <w:rPr>
          <w:rFonts w:ascii="Avenir Next Condensed Ultra Lig" w:hAnsi="Avenir Next Condensed Ultra Lig" w:cs="Calibri Light"/>
          <w:i/>
          <w:iCs/>
          <w:color w:val="EE0000"/>
          <w:sz w:val="16"/>
          <w:szCs w:val="16"/>
        </w:rPr>
        <w:t xml:space="preserve"> Bank’s </w:t>
      </w:r>
      <w:r w:rsidR="008A6F40" w:rsidRPr="00BD0760">
        <w:rPr>
          <w:rFonts w:ascii="Avenir Next Condensed Ultra Lig" w:hAnsi="Avenir Next Condensed Ultra Lig" w:cs="Calibri Light"/>
          <w:i/>
          <w:iCs/>
          <w:color w:val="EE0000"/>
          <w:sz w:val="16"/>
          <w:szCs w:val="16"/>
        </w:rPr>
        <w:t>2nd</w:t>
      </w:r>
      <w:r w:rsidRPr="00BD0760">
        <w:rPr>
          <w:rFonts w:ascii="Avenir Next Condensed Ultra Lig" w:hAnsi="Avenir Next Condensed Ultra Lig" w:cs="Calibri Light"/>
          <w:i/>
          <w:iCs/>
          <w:color w:val="EE0000"/>
          <w:sz w:val="16"/>
          <w:szCs w:val="16"/>
        </w:rPr>
        <w:t xml:space="preserve"> auction, </w:t>
      </w:r>
      <w:r w:rsidR="008A6F40" w:rsidRPr="00BD0760">
        <w:rPr>
          <w:rFonts w:ascii="Avenir Next Condensed Ultra Lig" w:hAnsi="Avenir Next Condensed Ultra Lig" w:cs="Calibri Light"/>
          <w:i/>
          <w:iCs/>
          <w:color w:val="EE0000"/>
          <w:sz w:val="16"/>
          <w:szCs w:val="16"/>
        </w:rPr>
        <w:t>7</w:t>
      </w:r>
      <w:r w:rsidRPr="00BD0760">
        <w:rPr>
          <w:rFonts w:ascii="Avenir Next Condensed Ultra Lig" w:hAnsi="Avenir Next Condensed Ultra Lig" w:cs="Calibri Light"/>
          <w:i/>
          <w:iCs/>
          <w:color w:val="EE0000"/>
          <w:sz w:val="16"/>
          <w:szCs w:val="16"/>
        </w:rPr>
        <w:t xml:space="preserve"> withdrew in 2025 (1.88 GW of 2.33 GW; €755m of €993m);</w:t>
      </w:r>
      <w:r w:rsidRPr="00BD0760">
        <w:rPr>
          <w:rFonts w:ascii="Avenir Next Condensed Ultra Lig" w:hAnsi="Avenir Next Condensed Ultra Lig"/>
          <w:i/>
          <w:iCs/>
          <w:color w:val="EE0000"/>
          <w:sz w:val="16"/>
          <w:szCs w:val="16"/>
        </w:rPr>
        <w:t xml:space="preserve"> </w:t>
      </w:r>
      <w:r w:rsidR="00722BA0" w:rsidRPr="00BD0760">
        <w:rPr>
          <w:rFonts w:ascii="Avenir Next Condensed Ultra Lig" w:hAnsi="Avenir Next Condensed Ultra Lig"/>
          <w:i/>
          <w:iCs/>
          <w:color w:val="EE0000"/>
          <w:sz w:val="16"/>
          <w:szCs w:val="16"/>
        </w:rPr>
        <w:t xml:space="preserve">When asked why, European Climate, Infrastructure and Environment Executive Agency (CINEA) officials confirmed that developers </w:t>
      </w:r>
      <w:r w:rsidRPr="00BD0760">
        <w:rPr>
          <w:rFonts w:ascii="Avenir Next Condensed Ultra Lig" w:hAnsi="Avenir Next Condensed Ultra Lig"/>
          <w:i/>
          <w:iCs/>
          <w:color w:val="EE0000"/>
          <w:sz w:val="16"/>
          <w:szCs w:val="16"/>
        </w:rPr>
        <w:t>“chose not to proceed with the grant agreement procedure or were unable to provide the signed completion guarantee”</w:t>
      </w:r>
      <w:r w:rsidR="00722BA0" w:rsidRPr="00BD0760">
        <w:rPr>
          <w:rFonts w:ascii="Avenir Next Condensed Ultra Lig" w:hAnsi="Avenir Next Condensed Ultra Lig"/>
          <w:i/>
          <w:iCs/>
          <w:color w:val="EE0000"/>
          <w:sz w:val="16"/>
          <w:szCs w:val="16"/>
        </w:rPr>
        <w:t xml:space="preserve"> (a bank guarantee equal to 8–10% of the subsidy amount) due to permitting bottlenecks, grid delays, and unviable power purchase agreement (PPA) pricing</w:t>
      </w:r>
      <w:r w:rsidRPr="00BD0760">
        <w:rPr>
          <w:rFonts w:ascii="Avenir Next Condensed Ultra Lig" w:hAnsi="Avenir Next Condensed Ultra Lig"/>
          <w:i/>
          <w:iCs/>
          <w:color w:val="EE0000"/>
          <w:sz w:val="16"/>
          <w:szCs w:val="16"/>
        </w:rPr>
        <w:t>, with permitting and infrastructure delays among the reasons</w:t>
      </w:r>
      <w:r w:rsidRPr="00722BA0">
        <w:rPr>
          <w:rFonts w:ascii="Avenir Next Condensed Ultra Lig" w:hAnsi="Avenir Next Condensed Ultra Lig"/>
          <w:i/>
          <w:iCs/>
          <w:sz w:val="16"/>
          <w:szCs w:val="16"/>
        </w:rPr>
        <w:t>.</w:t>
      </w:r>
      <w:r>
        <w:t xml:space="preserve"> </w:t>
      </w:r>
      <w:r>
        <w:rPr>
          <w:b/>
          <w:bCs/>
          <w:color w:val="245E42"/>
          <w:sz w:val="18"/>
          <w:szCs w:val="18"/>
        </w:rPr>
        <w:t>[E]</w:t>
      </w:r>
    </w:p>
    <w:p w14:paraId="19B93E27" w14:textId="77777777" w:rsidR="004C453A" w:rsidRDefault="00000000">
      <w:pPr>
        <w:keepNext/>
        <w:spacing w:before="200" w:after="80"/>
      </w:pPr>
      <w:r>
        <w:rPr>
          <w:b/>
          <w:bCs/>
          <w:color w:val="0D5754"/>
          <w:sz w:val="22"/>
          <w:szCs w:val="22"/>
        </w:rPr>
        <w:t>Incomplete</w:t>
      </w:r>
    </w:p>
    <w:p w14:paraId="0557347D" w14:textId="77777777" w:rsidR="00DD1C33" w:rsidRDefault="00000000" w:rsidP="00DD1C33">
      <w:pPr>
        <w:pStyle w:val="ListParagraph"/>
        <w:numPr>
          <w:ilvl w:val="0"/>
          <w:numId w:val="3"/>
        </w:numPr>
        <w:spacing w:after="70"/>
        <w:rPr>
          <w:rFonts w:asciiTheme="minorHAnsi" w:hAnsiTheme="minorHAnsi" w:cstheme="minorHAnsi"/>
        </w:rPr>
      </w:pPr>
      <w:r w:rsidRPr="00DD1C33">
        <w:rPr>
          <w:rFonts w:asciiTheme="minorHAnsi" w:hAnsiTheme="minorHAnsi" w:cstheme="minorHAnsi"/>
          <w:b/>
          <w:bCs/>
        </w:rPr>
        <w:t>The f</w:t>
      </w:r>
      <w:r w:rsidR="00DD1C33" w:rsidRPr="00DD1C33">
        <w:rPr>
          <w:rFonts w:asciiTheme="minorHAnsi" w:hAnsiTheme="minorHAnsi" w:cstheme="minorHAnsi"/>
          <w:b/>
          <w:bCs/>
        </w:rPr>
        <w:t>i</w:t>
      </w:r>
      <w:r w:rsidRPr="00DD1C33">
        <w:rPr>
          <w:rFonts w:asciiTheme="minorHAnsi" w:hAnsiTheme="minorHAnsi" w:cstheme="minorHAnsi"/>
          <w:b/>
          <w:bCs/>
        </w:rPr>
        <w:t xml:space="preserve">nance lens is </w:t>
      </w:r>
      <w:r w:rsidR="008A6F40" w:rsidRPr="00DD1C33">
        <w:rPr>
          <w:rFonts w:asciiTheme="minorHAnsi" w:hAnsiTheme="minorHAnsi" w:cstheme="minorHAnsi"/>
          <w:b/>
          <w:bCs/>
        </w:rPr>
        <w:t xml:space="preserve">really </w:t>
      </w:r>
      <w:r w:rsidR="007003F8" w:rsidRPr="00DD1C33">
        <w:rPr>
          <w:rFonts w:asciiTheme="minorHAnsi" w:hAnsiTheme="minorHAnsi" w:cstheme="minorHAnsi"/>
          <w:b/>
          <w:bCs/>
        </w:rPr>
        <w:t xml:space="preserve">only </w:t>
      </w:r>
      <w:r w:rsidRPr="00DD1C33">
        <w:rPr>
          <w:rFonts w:asciiTheme="minorHAnsi" w:hAnsiTheme="minorHAnsi" w:cstheme="minorHAnsi"/>
          <w:b/>
          <w:bCs/>
        </w:rPr>
        <w:t>a debt lens</w:t>
      </w:r>
      <w:r w:rsidR="007003F8" w:rsidRPr="00DD1C33">
        <w:rPr>
          <w:rFonts w:asciiTheme="minorHAnsi" w:hAnsiTheme="minorHAnsi" w:cstheme="minorHAnsi"/>
          <w:b/>
          <w:bCs/>
        </w:rPr>
        <w:t xml:space="preserve">, giving </w:t>
      </w:r>
      <w:r w:rsidR="00DD1C33" w:rsidRPr="00DD1C33">
        <w:rPr>
          <w:rFonts w:asciiTheme="minorHAnsi" w:hAnsiTheme="minorHAnsi" w:cstheme="minorHAnsi"/>
          <w:b/>
          <w:bCs/>
        </w:rPr>
        <w:t xml:space="preserve">it </w:t>
      </w:r>
      <w:r w:rsidR="007003F8" w:rsidRPr="00DD1C33">
        <w:rPr>
          <w:rFonts w:asciiTheme="minorHAnsi" w:hAnsiTheme="minorHAnsi" w:cstheme="minorHAnsi"/>
          <w:b/>
          <w:bCs/>
        </w:rPr>
        <w:t>a partial understanding</w:t>
      </w:r>
      <w:r w:rsidRPr="00DD1C33">
        <w:rPr>
          <w:rFonts w:asciiTheme="minorHAnsi" w:hAnsiTheme="minorHAnsi" w:cstheme="minorHAnsi"/>
          <w:b/>
          <w:bCs/>
        </w:rPr>
        <w:t>.</w:t>
      </w:r>
      <w:r w:rsidRPr="00DD1C33">
        <w:rPr>
          <w:rFonts w:asciiTheme="minorHAnsi" w:hAnsiTheme="minorHAnsi" w:cstheme="minorHAnsi"/>
        </w:rPr>
        <w:t xml:space="preserve"> </w:t>
      </w:r>
    </w:p>
    <w:p w14:paraId="280AB372" w14:textId="746C99DA" w:rsidR="00DD1C33" w:rsidRPr="00DD1C33" w:rsidRDefault="00DD1C33" w:rsidP="00DD1C33">
      <w:pPr>
        <w:pStyle w:val="ListParagraph"/>
        <w:numPr>
          <w:ilvl w:val="1"/>
          <w:numId w:val="3"/>
        </w:numPr>
        <w:spacing w:after="70"/>
        <w:rPr>
          <w:rFonts w:asciiTheme="minorHAnsi" w:hAnsiTheme="minorHAnsi" w:cstheme="minorHAnsi"/>
        </w:rPr>
      </w:pPr>
      <w:r w:rsidRPr="00DD1C33">
        <w:rPr>
          <w:rFonts w:asciiTheme="minorHAnsi" w:hAnsiTheme="minorHAnsi" w:cstheme="minorHAnsi"/>
          <w:color w:val="000000"/>
        </w:rPr>
        <w:t>Viewing project readiness purely through a senior debt lens creates an analytical mismatch:</w:t>
      </w:r>
    </w:p>
    <w:p w14:paraId="3D92F2A8" w14:textId="77777777" w:rsidR="00DD1C33" w:rsidRPr="00DD1C33" w:rsidRDefault="00DD1C33" w:rsidP="00DD1C33">
      <w:pPr>
        <w:pStyle w:val="NormalWeb"/>
        <w:numPr>
          <w:ilvl w:val="0"/>
          <w:numId w:val="3"/>
        </w:numPr>
        <w:rPr>
          <w:rFonts w:asciiTheme="minorHAnsi" w:hAnsiTheme="minorHAnsi" w:cstheme="minorHAnsi"/>
          <w:color w:val="000000"/>
          <w:sz w:val="21"/>
          <w:szCs w:val="21"/>
        </w:rPr>
      </w:pPr>
      <w:r w:rsidRPr="00DD1C33">
        <w:rPr>
          <w:rFonts w:asciiTheme="minorHAnsi" w:hAnsiTheme="minorHAnsi" w:cstheme="minorHAnsi"/>
          <w:b/>
          <w:bCs/>
          <w:color w:val="000000"/>
          <w:sz w:val="21"/>
          <w:szCs w:val="21"/>
        </w:rPr>
        <w:t>Debt vs. Equity Lens:</w:t>
      </w:r>
      <w:r w:rsidRPr="00DD1C33">
        <w:rPr>
          <w:rStyle w:val="apple-converted-space"/>
          <w:rFonts w:asciiTheme="minorHAnsi" w:hAnsiTheme="minorHAnsi" w:cstheme="minorHAnsi"/>
          <w:color w:val="000000"/>
          <w:sz w:val="21"/>
          <w:szCs w:val="21"/>
        </w:rPr>
        <w:t> </w:t>
      </w:r>
      <w:r w:rsidRPr="00DD1C33">
        <w:rPr>
          <w:rFonts w:asciiTheme="minorHAnsi" w:hAnsiTheme="minorHAnsi" w:cstheme="minorHAnsi"/>
          <w:color w:val="000000"/>
          <w:sz w:val="21"/>
          <w:szCs w:val="21"/>
        </w:rPr>
        <w:t>Senior lenders prioritize cash-flow stability, DSCRs, offtaker credit, and policy risk, whereas equity investors absorb core technology and cost-overrun exposure (OIES/ING, Jan 2026).</w:t>
      </w:r>
    </w:p>
    <w:p w14:paraId="7292305D" w14:textId="1AF5B5E1" w:rsidR="004C453A" w:rsidRPr="00DD1C33" w:rsidRDefault="00DD1C33" w:rsidP="00DD1C33">
      <w:pPr>
        <w:pStyle w:val="NormalWeb"/>
        <w:numPr>
          <w:ilvl w:val="0"/>
          <w:numId w:val="3"/>
        </w:numPr>
        <w:rPr>
          <w:rFonts w:asciiTheme="minorHAnsi" w:hAnsiTheme="minorHAnsi" w:cstheme="minorHAnsi"/>
          <w:color w:val="000000"/>
          <w:sz w:val="21"/>
          <w:szCs w:val="21"/>
        </w:rPr>
      </w:pPr>
      <w:r w:rsidRPr="00DD1C33">
        <w:rPr>
          <w:rFonts w:asciiTheme="minorHAnsi" w:hAnsiTheme="minorHAnsi" w:cstheme="minorHAnsi"/>
          <w:b/>
          <w:bCs/>
          <w:color w:val="000000"/>
          <w:sz w:val="21"/>
          <w:szCs w:val="21"/>
        </w:rPr>
        <w:t>The GEX Mismatch:</w:t>
      </w:r>
      <w:r w:rsidRPr="00DD1C33">
        <w:rPr>
          <w:rStyle w:val="apple-converted-space"/>
          <w:rFonts w:asciiTheme="minorHAnsi" w:hAnsiTheme="minorHAnsi" w:cstheme="minorHAnsi"/>
          <w:color w:val="000000"/>
          <w:sz w:val="21"/>
          <w:szCs w:val="21"/>
        </w:rPr>
        <w:t> </w:t>
      </w:r>
      <w:r w:rsidRPr="00DD1C33">
        <w:rPr>
          <w:rFonts w:asciiTheme="minorHAnsi" w:hAnsiTheme="minorHAnsi" w:cstheme="minorHAnsi"/>
          <w:color w:val="000000"/>
          <w:sz w:val="21"/>
          <w:szCs w:val="21"/>
        </w:rPr>
        <w:t>GEX’s early screening gates unlock early equity, VC, and public grants, yet fail to test the fundamental technical criteria that technology-equity investors actually require.</w:t>
      </w:r>
      <w:r w:rsidR="00BD0760" w:rsidRPr="00BD0760">
        <w:t xml:space="preserve"> </w:t>
      </w:r>
      <w:r w:rsidR="00BD0760" w:rsidRPr="00BD0760">
        <w:rPr>
          <w:rFonts w:asciiTheme="minorHAnsi" w:hAnsiTheme="minorHAnsi" w:cstheme="minorHAnsi"/>
          <w:color w:val="000000"/>
          <w:sz w:val="21"/>
          <w:szCs w:val="21"/>
        </w:rPr>
        <w:t xml:space="preserve">. G1 tests the technology basis. </w:t>
      </w:r>
      <w:r w:rsidRPr="00DD1C33">
        <w:rPr>
          <w:b/>
          <w:bCs/>
          <w:color w:val="8A5F06"/>
          <w:sz w:val="18"/>
          <w:szCs w:val="18"/>
        </w:rPr>
        <w:t>[O]</w:t>
      </w:r>
    </w:p>
    <w:p w14:paraId="6D564396" w14:textId="77777777" w:rsidR="004C453A" w:rsidRDefault="00000000">
      <w:pPr>
        <w:pStyle w:val="ListParagraph"/>
        <w:numPr>
          <w:ilvl w:val="0"/>
          <w:numId w:val="3"/>
        </w:numPr>
        <w:spacing w:after="70"/>
      </w:pPr>
      <w:r>
        <w:rPr>
          <w:b/>
          <w:bCs/>
        </w:rPr>
        <w:t>Policy is a driver of offtake, not only a certification checkbox.</w:t>
      </w:r>
      <w:r>
        <w:t xml:space="preserve"> Buyer willingness moves with mandates and subsidies: FuelEU’s 2034 RFNBO start, ReFuelEU’s obligation falling on fuel suppliers rather than airlines, the July 2025 US law cutting the SAF value of the 45Z credit from $1.75 to $1.00 per gallon and pulling the 45V hydrogen construction deadline forward to end-2027. </w:t>
      </w:r>
      <w:r>
        <w:rPr>
          <w:b/>
          <w:bCs/>
          <w:color w:val="245E42"/>
          <w:sz w:val="18"/>
          <w:szCs w:val="18"/>
        </w:rPr>
        <w:t>[E]</w:t>
      </w:r>
    </w:p>
    <w:p w14:paraId="216BCF99" w14:textId="77777777" w:rsidR="004C453A" w:rsidRDefault="00000000">
      <w:pPr>
        <w:pStyle w:val="ListParagraph"/>
        <w:numPr>
          <w:ilvl w:val="0"/>
          <w:numId w:val="3"/>
        </w:numPr>
        <w:spacing w:after="70"/>
      </w:pPr>
      <w:r>
        <w:rPr>
          <w:b/>
          <w:bCs/>
        </w:rPr>
        <w:t>More lenses will not catch the typical failure.</w:t>
      </w:r>
      <w:r>
        <w:t xml:space="preserve"> Commitments can each be sound and still contradict one another: a first delivery date before any plausible completion date, volumes above guaranteed output, delay-damage exposure above what the EPC contract backs, force majeure defined differently in the offtake and the supply contracts. OIES stresses aligning force majeure across the whole contract chain for exactly this reason. </w:t>
      </w:r>
      <w:r>
        <w:rPr>
          <w:b/>
          <w:bCs/>
          <w:color w:val="0D5754"/>
          <w:sz w:val="18"/>
          <w:szCs w:val="18"/>
        </w:rPr>
        <w:t>[P]</w:t>
      </w:r>
    </w:p>
    <w:p w14:paraId="4007EF08" w14:textId="77777777" w:rsidR="004C453A" w:rsidRDefault="00000000">
      <w:pPr>
        <w:pStyle w:val="ListParagraph"/>
        <w:numPr>
          <w:ilvl w:val="0"/>
          <w:numId w:val="3"/>
        </w:numPr>
        <w:spacing w:after="70"/>
      </w:pPr>
      <w:r>
        <w:rPr>
          <w:b/>
          <w:bCs/>
        </w:rPr>
        <w:t>It stops at the investment decision.</w:t>
      </w:r>
      <w:r>
        <w:t xml:space="preserve"> Shocks after FID reopen gates: four months after Atome’s unconditional FID in Paraguay, the State revoked the presidential decrees that “provided certainty on term and price under the PPA”, and Atome served notice of an investment-treaty claim (September 2026). The 2025 liquidation of electrolyser maker McPhy left warranty value dependent on an asset buyer. </w:t>
      </w:r>
      <w:r>
        <w:rPr>
          <w:b/>
          <w:bCs/>
          <w:color w:val="245E42"/>
          <w:sz w:val="18"/>
          <w:szCs w:val="18"/>
        </w:rPr>
        <w:t>[E]</w:t>
      </w:r>
    </w:p>
    <w:p w14:paraId="0B69E691" w14:textId="77777777" w:rsidR="004C453A" w:rsidRDefault="00000000">
      <w:pPr>
        <w:keepNext/>
        <w:spacing w:before="200" w:after="80"/>
      </w:pPr>
      <w:r>
        <w:rPr>
          <w:b/>
          <w:bCs/>
          <w:color w:val="0D5754"/>
          <w:sz w:val="22"/>
          <w:szCs w:val="22"/>
        </w:rPr>
        <w:t>Wrong</w:t>
      </w:r>
    </w:p>
    <w:p w14:paraId="78BF0849" w14:textId="77777777" w:rsidR="004C453A" w:rsidRDefault="00000000">
      <w:pPr>
        <w:pStyle w:val="ListParagraph"/>
        <w:numPr>
          <w:ilvl w:val="0"/>
          <w:numId w:val="3"/>
        </w:numPr>
        <w:spacing w:after="70"/>
      </w:pPr>
      <w:r>
        <w:rPr>
          <w:b/>
          <w:bCs/>
        </w:rPr>
        <w:t>The one-way chain.</w:t>
      </w:r>
      <w:r>
        <w:t xml:space="preserve"> The evidence runs both ways and often starts with the offtake. Twelve credits Alaska Airlines’ and Microsoft’s 2022 purchase commitment as “the commercial signal that made financing and construction possible” (its plant opened June 2026). Goldwind said it expected to take FID once Maersk’s 500,000 t/yr methanol offtake was signed; first volumes were due in 2026. Stegra’s pre-sales underwrote </w:t>
      </w:r>
      <w:r>
        <w:lastRenderedPageBreak/>
        <w:t xml:space="preserve">its debt. Arcadia eFuels’ banks required an offtake before financing construction. Conversely, maturity did not produce an offtake at FlagshipONE (under construction) or at HIF Matagorda (FEED with Bechtel, Siemens Energy and Topsoe; permits; offtaker equity; yet only a letter of intent), whose powered site HIF agreed in July 2026 to sell to MARA for a compute campus. </w:t>
      </w:r>
      <w:r>
        <w:rPr>
          <w:b/>
          <w:bCs/>
          <w:color w:val="245E42"/>
          <w:sz w:val="18"/>
          <w:szCs w:val="18"/>
        </w:rPr>
        <w:t>[E]</w:t>
      </w:r>
    </w:p>
    <w:p w14:paraId="53ADE0E3" w14:textId="77777777" w:rsidR="004C453A" w:rsidRDefault="00000000">
      <w:pPr>
        <w:pStyle w:val="ListParagraph"/>
        <w:numPr>
          <w:ilvl w:val="0"/>
          <w:numId w:val="3"/>
        </w:numPr>
        <w:spacing w:after="70"/>
      </w:pPr>
      <w:r>
        <w:rPr>
          <w:b/>
          <w:bCs/>
        </w:rPr>
        <w:t>“A sophisticated buyer will not sign binding long-term offtake before EPC certainty.”</w:t>
      </w:r>
      <w:r>
        <w:t xml:space="preserve"> They do sign binding agreements before FID, but conditionally. Uniper’s September 2026 e-SAF contract with Arcadia is “legally binding, while the commencement of deliveries remains subject to agreed conditions precedent and the eSAF facility commencing commercial operations”. Yara contracted 100% of Atome’s output on take-or-pay before FID. RWE and TotalEnergies (2025) and TotalEnergies and Air Products (2024) contracted hydrogen for deliveries from 2030. What sophisticated buyers do not give is an unconditional obligation without conditions precedent, longstop dates and delay remedies. Your proposition is right about unconditional commitments and wrong about binding ones. </w:t>
      </w:r>
      <w:r>
        <w:rPr>
          <w:b/>
          <w:bCs/>
          <w:color w:val="245E42"/>
          <w:sz w:val="18"/>
          <w:szCs w:val="18"/>
        </w:rPr>
        <w:t>[E]</w:t>
      </w:r>
    </w:p>
    <w:p w14:paraId="509954C8" w14:textId="77777777" w:rsidR="004C453A" w:rsidRDefault="00000000">
      <w:pPr>
        <w:pStyle w:val="ListParagraph"/>
        <w:numPr>
          <w:ilvl w:val="0"/>
          <w:numId w:val="3"/>
        </w:numPr>
        <w:spacing w:after="70"/>
      </w:pPr>
      <w:r>
        <w:rPr>
          <w:b/>
          <w:bCs/>
        </w:rPr>
        <w:t>“Finance-centric” as a flaw in itself.</w:t>
      </w:r>
      <w:r>
        <w:t xml:space="preserve"> Lender diligence is the most complete risk-allocation standard the market has: the independent engineer, model audit and insurance adviser already cover many producer concerns. The problem is when those tests happen and who sees them, not that they exist. </w:t>
      </w:r>
      <w:r>
        <w:rPr>
          <w:b/>
          <w:bCs/>
          <w:color w:val="A8341A"/>
          <w:sz w:val="18"/>
          <w:szCs w:val="18"/>
        </w:rPr>
        <w:t>[I]</w:t>
      </w:r>
    </w:p>
    <w:p w14:paraId="25566136" w14:textId="77777777" w:rsidR="004C453A" w:rsidRDefault="00000000">
      <w:pPr>
        <w:pStyle w:val="Heading2"/>
        <w:keepNext/>
        <w:spacing w:before="260" w:after="100"/>
      </w:pPr>
      <w:bookmarkStart w:id="7" w:name="_Toc241505181"/>
      <w:r>
        <w:t>1.5 The causal model the evidence supports: conditional convergence</w:t>
      </w:r>
      <w:bookmarkEnd w:id="7"/>
    </w:p>
    <w:p w14:paraId="7DDC2550" w14:textId="77777777" w:rsidR="004C453A" w:rsidRDefault="00000000">
      <w:pPr>
        <w:pStyle w:val="ListParagraph"/>
        <w:numPr>
          <w:ilvl w:val="0"/>
          <w:numId w:val="4"/>
        </w:numPr>
        <w:spacing w:after="80"/>
      </w:pPr>
      <w:r>
        <w:t>A price or policy signal creates buyer intent: expressions of interest, MoUs, term sheets.</w:t>
      </w:r>
    </w:p>
    <w:p w14:paraId="01905FF5" w14:textId="77777777" w:rsidR="004C453A" w:rsidRDefault="00000000">
      <w:pPr>
        <w:pStyle w:val="ListParagraph"/>
        <w:numPr>
          <w:ilvl w:val="0"/>
          <w:numId w:val="4"/>
        </w:numPr>
        <w:spacing w:after="80"/>
      </w:pPr>
      <w:r>
        <w:t xml:space="preserve">Intent unlocks development capital and grants for FEED. Feasibility and FEED studies cost in the order of €40–60m, the stage where equity is hardest to raise (T&amp;E, June 2025). </w:t>
      </w:r>
      <w:r>
        <w:rPr>
          <w:b/>
          <w:bCs/>
          <w:color w:val="8A5F06"/>
          <w:sz w:val="18"/>
          <w:szCs w:val="18"/>
        </w:rPr>
        <w:t>[O]</w:t>
      </w:r>
    </w:p>
    <w:p w14:paraId="1ABDF114" w14:textId="77777777" w:rsidR="004C453A" w:rsidRDefault="00000000">
      <w:pPr>
        <w:pStyle w:val="ListParagraph"/>
        <w:numPr>
          <w:ilvl w:val="0"/>
          <w:numId w:val="4"/>
        </w:numPr>
        <w:spacing w:after="80"/>
      </w:pPr>
      <w:r>
        <w:t>Development builds maturity: technology licensed, FEED complete, permits filed, inputs on term sheets.</w:t>
      </w:r>
    </w:p>
    <w:p w14:paraId="03D65327" w14:textId="77777777" w:rsidR="004C453A" w:rsidRDefault="00000000">
      <w:pPr>
        <w:pStyle w:val="ListParagraph"/>
        <w:numPr>
          <w:ilvl w:val="0"/>
          <w:numId w:val="4"/>
        </w:numPr>
        <w:spacing w:after="80"/>
      </w:pPr>
      <w:r>
        <w:t>Maturity lets the producer offer terms it can keep; the buyer signs binding-with-conditions, with longstops set against the schedule.</w:t>
      </w:r>
    </w:p>
    <w:p w14:paraId="5040B7B3" w14:textId="77777777" w:rsidR="004C453A" w:rsidRDefault="00000000">
      <w:pPr>
        <w:pStyle w:val="ListParagraph"/>
        <w:numPr>
          <w:ilvl w:val="0"/>
          <w:numId w:val="4"/>
        </w:numPr>
        <w:spacing w:after="80"/>
      </w:pPr>
      <w:r>
        <w:t xml:space="preserve">A binding offtake and a priced EPC unlock the investment decision. Lenders size debt to the weakest link: “lenders will size or even time-limit debt to the weakest link in the chain” (OIES/ING). </w:t>
      </w:r>
      <w:r>
        <w:rPr>
          <w:b/>
          <w:bCs/>
          <w:color w:val="0D5754"/>
          <w:sz w:val="18"/>
          <w:szCs w:val="18"/>
        </w:rPr>
        <w:t>[P]</w:t>
      </w:r>
    </w:p>
    <w:p w14:paraId="5DD43CE2" w14:textId="77777777" w:rsidR="004C453A" w:rsidRDefault="00000000">
      <w:pPr>
        <w:pStyle w:val="ListParagraph"/>
        <w:numPr>
          <w:ilvl w:val="0"/>
          <w:numId w:val="4"/>
        </w:numPr>
        <w:spacing w:after="80"/>
      </w:pPr>
      <w:r>
        <w:t>Conditions are satisfied at FID or financial close; obligations become unconditional.</w:t>
      </w:r>
    </w:p>
    <w:p w14:paraId="32308D02" w14:textId="77777777" w:rsidR="004C453A" w:rsidRDefault="00000000">
      <w:pPr>
        <w:pStyle w:val="ListParagraph"/>
        <w:numPr>
          <w:ilvl w:val="0"/>
          <w:numId w:val="4"/>
        </w:numPr>
        <w:spacing w:after="80"/>
      </w:pPr>
      <w:r>
        <w:t>Construction and commissioning turn guarantees into performance; stable operations support refinancing.</w:t>
      </w:r>
    </w:p>
    <w:p w14:paraId="0B9E5694" w14:textId="77777777" w:rsidR="004C453A" w:rsidRDefault="00000000">
      <w:pPr>
        <w:spacing w:before="100" w:after="120"/>
      </w:pPr>
      <w:r>
        <w:t xml:space="preserve">Three feedback loops run against the arrow: lender requirements define the target terms of the offtake and the EPC before either is signed; the offtake’s specification, schedule and remedies define what the EPC and licensor must guarantee; and a slip or shock reverses the chain (longstop breach, policy revocation, supplier failure).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4FABC919"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0EDEB"/>
            <w:tcMar>
              <w:top w:w="70" w:type="dxa"/>
              <w:left w:w="100" w:type="dxa"/>
              <w:bottom w:w="70" w:type="dxa"/>
              <w:right w:w="100" w:type="dxa"/>
            </w:tcMar>
          </w:tcPr>
          <w:p w14:paraId="546C1EDE" w14:textId="77777777" w:rsidR="004C453A" w:rsidRDefault="00000000">
            <w:pPr>
              <w:spacing w:after="60"/>
            </w:pPr>
            <w:r>
              <w:rPr>
                <w:b/>
                <w:bCs/>
                <w:color w:val="0D5754"/>
                <w:sz w:val="20"/>
                <w:szCs w:val="20"/>
              </w:rPr>
              <w:t>The corollary for GEX</w:t>
            </w:r>
          </w:p>
          <w:p w14:paraId="52E8FFD7" w14:textId="04DA5B6D" w:rsidR="004C453A" w:rsidRDefault="00000000">
            <w:pPr>
              <w:spacing w:after="60"/>
            </w:pPr>
            <w:r>
              <w:rPr>
                <w:sz w:val="19"/>
                <w:szCs w:val="19"/>
              </w:rPr>
              <w:t xml:space="preserve">The decisive question is not “is the offtake signed?” but “are the conditions in each commitment the maturity milestones evidenced elsewhere, and are the dates, volumes and remedies consistent across contracts?” </w:t>
            </w:r>
            <w:r w:rsidR="00BD0760" w:rsidRPr="00BD0760">
              <w:rPr>
                <w:sz w:val="19"/>
                <w:szCs w:val="19"/>
              </w:rPr>
              <w:t>.GEX computes that, since rules 4.0.0, for the commitments recorded on its cards (section 8.4). Nobody else in the chain holds all the documents at once. [I][GEX]</w:t>
            </w:r>
            <w:r>
              <w:rPr>
                <w:sz w:val="19"/>
                <w:szCs w:val="19"/>
              </w:rPr>
              <w:t xml:space="preserve">. </w:t>
            </w:r>
            <w:r>
              <w:rPr>
                <w:b/>
                <w:bCs/>
                <w:color w:val="A8341A"/>
                <w:sz w:val="16"/>
                <w:szCs w:val="16"/>
              </w:rPr>
              <w:t>[I]</w:t>
            </w:r>
          </w:p>
        </w:tc>
      </w:tr>
    </w:tbl>
    <w:p w14:paraId="0C4EB6CD" w14:textId="6A5B288F" w:rsidR="004C453A" w:rsidRDefault="00000000">
      <w:pPr>
        <w:pStyle w:val="Heading2"/>
        <w:keepNext/>
        <w:spacing w:before="260" w:after="100"/>
      </w:pPr>
      <w:bookmarkStart w:id="8" w:name="_Toc241505182"/>
      <w:r>
        <w:t xml:space="preserve">1.6 What </w:t>
      </w:r>
      <w:bookmarkEnd w:id="8"/>
      <w:r w:rsidR="00BD0760" w:rsidRPr="00BD0760">
        <w:t>changed: rules 4.0.0 and 4.1.0</w:t>
      </w:r>
    </w:p>
    <w:p w14:paraId="42C78D78" w14:textId="0DB7670B" w:rsidR="004C453A" w:rsidRDefault="00BD0760">
      <w:pPr>
        <w:pStyle w:val="ListParagraph"/>
        <w:numPr>
          <w:ilvl w:val="0"/>
          <w:numId w:val="3"/>
        </w:numPr>
        <w:spacing w:after="70"/>
      </w:pPr>
      <w:r>
        <w:t>T</w:t>
      </w:r>
      <w:r w:rsidR="00000000">
        <w:t>welve gates, nine states and one determination per gate</w:t>
      </w:r>
      <w:r>
        <w:t xml:space="preserve"> are kept</w:t>
      </w:r>
      <w:r w:rsidR="00000000">
        <w:t>. No gate</w:t>
      </w:r>
      <w:r>
        <w:t xml:space="preserve"> added</w:t>
      </w:r>
      <w:r w:rsidR="00000000">
        <w:t>.</w:t>
      </w:r>
    </w:p>
    <w:p w14:paraId="7C8B1ADE" w14:textId="235CA578" w:rsidR="004C453A" w:rsidRDefault="00BD0760" w:rsidP="00BD0760">
      <w:pPr>
        <w:pStyle w:val="ListParagraph"/>
        <w:numPr>
          <w:ilvl w:val="0"/>
          <w:numId w:val="3"/>
        </w:numPr>
      </w:pPr>
      <w:r w:rsidRPr="00BD0760">
        <w:t>Every item was split into commercial substance, asked of every project, and lender protection, asked only under project finance (23 items). G4, G7 and G10 now apply to every project; only G6 and G8, made entirely of lender items, are waived for balance-sheet projects. [GEX]</w:t>
      </w:r>
    </w:p>
    <w:p w14:paraId="79D69BBB" w14:textId="77777777" w:rsidR="00BD0760" w:rsidRPr="00BD0760" w:rsidRDefault="00BD0760" w:rsidP="00BD0760">
      <w:pPr>
        <w:pStyle w:val="ListParagraph"/>
        <w:numPr>
          <w:ilvl w:val="0"/>
          <w:numId w:val="3"/>
        </w:numPr>
      </w:pPr>
      <w:r w:rsidRPr="00BD0760">
        <w:t>The two commitments that are misread most often, the offtake and the EPC, are graded on ladders (O0-O7 and E0-E6) derived from structured evidence, with minimum levels by gate and state (section 8.3). [GEX]</w:t>
      </w:r>
    </w:p>
    <w:p w14:paraId="77F296F0" w14:textId="77777777" w:rsidR="00315D25" w:rsidRDefault="00315D25" w:rsidP="00315D25">
      <w:pPr>
        <w:pStyle w:val="ListParagraph"/>
        <w:numPr>
          <w:ilvl w:val="0"/>
          <w:numId w:val="3"/>
        </w:numPr>
      </w:pPr>
      <w:r w:rsidRPr="00315D25">
        <w:lastRenderedPageBreak/>
        <w:t>Sixteen evidence items were added, from 77 to 93, where the producer's and offtaker's questions were missing: technology basis and licensor, FEED and estimate class, licence and process guarantee, long-lead items, EPC security, independent technical review, product qualification, seller-side offtake terms, certificates issued, deliveries accepted. [GEX]</w:t>
      </w:r>
    </w:p>
    <w:p w14:paraId="78A50286" w14:textId="77777777" w:rsidR="00315D25" w:rsidRPr="00315D25" w:rsidRDefault="00315D25" w:rsidP="00315D25">
      <w:pPr>
        <w:ind w:left="140"/>
      </w:pPr>
    </w:p>
    <w:p w14:paraId="4CEEFA42" w14:textId="77777777" w:rsidR="00315D25" w:rsidRDefault="00315D25" w:rsidP="00315D25">
      <w:pPr>
        <w:pStyle w:val="ListParagraph"/>
        <w:numPr>
          <w:ilvl w:val="0"/>
          <w:numId w:val="3"/>
        </w:numPr>
        <w:spacing w:after="70"/>
      </w:pPr>
      <w:r>
        <w:t>Every item is tagged with the lenses it serves (Producer, Offtaker, Capital, Certifier) and add an OFFTAKER, and offtakers have their own gate view. Lenses are views over one evidence base, not separate scores. [GEX]</w:t>
      </w:r>
    </w:p>
    <w:p w14:paraId="0703852E" w14:textId="77777777" w:rsidR="00315D25" w:rsidRDefault="00315D25" w:rsidP="00315D25">
      <w:pPr>
        <w:pStyle w:val="ListParagraph"/>
        <w:numPr>
          <w:ilvl w:val="0"/>
          <w:numId w:val="3"/>
        </w:numPr>
        <w:spacing w:after="70"/>
      </w:pPr>
      <w:r>
        <w:t>Compute tenTen commitment coherence checks across contractsare computed across the commitment cards, and a failed check blocks its gate. This is GEX's first real convergence test; it compares what the cards record, not the documents themselves. [GEX]</w:t>
      </w:r>
    </w:p>
    <w:p w14:paraId="2D18E8F7" w14:textId="77777777" w:rsidR="00315D25" w:rsidRDefault="00315D25" w:rsidP="00315D25">
      <w:pPr>
        <w:pStyle w:val="ListParagraph"/>
        <w:numPr>
          <w:ilvl w:val="0"/>
          <w:numId w:val="3"/>
        </w:numPr>
        <w:spacing w:after="70"/>
      </w:pPr>
      <w:r>
        <w:t>Keep gatesGates stay live after FID: regress on longstop breach, policy revocation, supplier or contractor insolvencythree triggers (power contract or public support revoked, certification suspensionsuspended, EPC contractor or key OEM insolvent) block the gates they undermine, and a schedule forecast past the offtake longstop fails check C5 while the offtake is still conditional. [GEX]</w:t>
      </w:r>
    </w:p>
    <w:p w14:paraId="27B9A221" w14:textId="392B53A5" w:rsidR="004C453A" w:rsidRDefault="00315D25" w:rsidP="00315D25">
      <w:pPr>
        <w:pStyle w:val="ListParagraph"/>
        <w:numPr>
          <w:ilvl w:val="0"/>
          <w:numId w:val="3"/>
        </w:numPr>
        <w:spacing w:after="70"/>
      </w:pPr>
      <w:r>
        <w:t>Rules 4.1.0 (29 September 2026) added the EU Hydrogen Bank's own bar: to be Commercially plausible, a project needs offtake terms (O2 or better) for at least 60% of its planned output. It also relabelled the decision G8 makes eligible "Senior Debt Credit Approval (conditional)" and the Credit approved state "conditional until financial close", because every financing sampled ran credit approval, financial close and drawdown as separate stages, months apart. [GEX][E]</w:t>
      </w:r>
      <w:r>
        <w:t>.</w:t>
      </w:r>
    </w:p>
    <w:p w14:paraId="178D8B01" w14:textId="77777777" w:rsidR="004C453A" w:rsidRDefault="00000000">
      <w:pPr>
        <w:pStyle w:val="Heading1"/>
        <w:keepNext/>
        <w:pageBreakBefore/>
        <w:spacing w:after="160"/>
      </w:pPr>
      <w:bookmarkStart w:id="9" w:name="_Toc241505183"/>
      <w:r>
        <w:lastRenderedPageBreak/>
        <w:t>2. Gate-by-gate review</w:t>
      </w:r>
      <w:bookmarkEnd w:id="9"/>
    </w:p>
    <w:p w14:paraId="0E2D2F79" w14:textId="77777777" w:rsidR="004C453A" w:rsidRDefault="00000000">
      <w:pPr>
        <w:pStyle w:val="Heading2"/>
        <w:keepNext/>
        <w:spacing w:before="260" w:after="100"/>
      </w:pPr>
      <w:bookmarkStart w:id="10" w:name="_Toc241505184"/>
      <w:r>
        <w:t>G0 · Site Rights &amp; Social License</w:t>
      </w:r>
      <w:bookmarkEnd w:id="10"/>
    </w:p>
    <w:p w14:paraId="7682F026" w14:textId="77777777" w:rsidR="004C453A" w:rsidRDefault="00000000">
      <w:pPr>
        <w:keepNext/>
        <w:spacing w:after="80"/>
        <w:rPr>
          <w:color w:val="6A7A76"/>
          <w:sz w:val="18"/>
          <w:szCs w:val="18"/>
        </w:rPr>
      </w:pPr>
      <w:r>
        <w:rPr>
          <w:color w:val="6A7A76"/>
          <w:sz w:val="18"/>
          <w:szCs w:val="18"/>
        </w:rPr>
        <w:t>achievement · makes grants/technical assistance eligible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786A287"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43CEAE"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C99D6" w14:textId="77777777" w:rsidR="004C453A" w:rsidRDefault="00000000">
            <w:pPr>
              <w:spacing w:after="40"/>
            </w:pPr>
            <w:r>
              <w:rPr>
                <w:sz w:val="18"/>
                <w:szCs w:val="18"/>
              </w:rPr>
              <w:t>Developer and legal. Balanced for its stage; the capital it unlocks matches its maturity.</w:t>
            </w:r>
          </w:p>
        </w:tc>
      </w:tr>
      <w:tr w:rsidR="004C453A" w14:paraId="5D1B125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315CB3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21E356" w14:textId="77777777" w:rsidR="004C453A" w:rsidRDefault="00000000">
            <w:pPr>
              <w:spacing w:after="40"/>
            </w:pPr>
            <w:r>
              <w:rPr>
                <w:sz w:val="18"/>
                <w:szCs w:val="18"/>
              </w:rPr>
              <w:t>Enforceable land rights that can be pledged; zoning compatible; community risk mapped.</w:t>
            </w:r>
          </w:p>
        </w:tc>
      </w:tr>
      <w:tr w:rsidR="004C453A" w14:paraId="058FACD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C557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88CF90" w14:textId="77777777" w:rsidR="004C453A" w:rsidRDefault="00000000">
            <w:pPr>
              <w:spacing w:after="40"/>
            </w:pPr>
            <w:r>
              <w:rPr>
                <w:sz w:val="18"/>
                <w:szCs w:val="18"/>
              </w:rPr>
              <w:t>Whether the site suits the process, not only whether it is leased: major-hazard siting and safety distances for hydrogen, methanol or ammonia storage; geotechnics; room to expand; access to the CO2 source, water, grid, and to a port, rail or pipeline for product export.</w:t>
            </w:r>
          </w:p>
        </w:tc>
      </w:tr>
      <w:tr w:rsidR="004C453A" w14:paraId="3FCE230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E692BD"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8464E" w14:textId="77777777" w:rsidR="004C453A" w:rsidRDefault="00000000">
            <w:pPr>
              <w:spacing w:after="40"/>
            </w:pPr>
            <w:r>
              <w:rPr>
                <w:sz w:val="18"/>
                <w:szCs w:val="18"/>
              </w:rPr>
              <w:t>Rarely engaged yet. For delivered contracts, distance and logistics to the delivery point later drive price and delivery risk.</w:t>
            </w:r>
          </w:p>
        </w:tc>
      </w:tr>
      <w:tr w:rsidR="004C453A" w14:paraId="74F6DA5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2DE1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B01A89" w14:textId="77777777" w:rsidR="004C453A" w:rsidRDefault="00000000">
            <w:pPr>
              <w:spacing w:after="40"/>
            </w:pPr>
            <w:r>
              <w:rPr>
                <w:sz w:val="18"/>
                <w:szCs w:val="18"/>
              </w:rPr>
              <w:t>Technical site suitability; logistics access to the product delivery point.</w:t>
            </w:r>
          </w:p>
        </w:tc>
      </w:tr>
      <w:tr w:rsidR="004C453A" w14:paraId="4502B9A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238DC8"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02F877" w14:textId="77777777" w:rsidR="004C453A" w:rsidRDefault="00000000">
            <w:pPr>
              <w:spacing w:after="40"/>
            </w:pPr>
            <w:r>
              <w:rPr>
                <w:sz w:val="18"/>
                <w:szCs w:val="18"/>
              </w:rPr>
              <w:t>Add one study item: “Site technical suitability (major-hazard siting, geotechnics, logistics access)”.</w:t>
            </w:r>
          </w:p>
        </w:tc>
      </w:tr>
    </w:tbl>
    <w:p w14:paraId="1499465D" w14:textId="77777777" w:rsidR="004C453A" w:rsidRDefault="00000000">
      <w:pPr>
        <w:pStyle w:val="Heading2"/>
        <w:keepNext/>
        <w:spacing w:before="260" w:after="100"/>
      </w:pPr>
      <w:bookmarkStart w:id="11" w:name="_Toc241505185"/>
      <w:r>
        <w:t>G1 · Power, Water &amp; Critical Utility Access</w:t>
      </w:r>
      <w:bookmarkEnd w:id="11"/>
    </w:p>
    <w:p w14:paraId="572D1994" w14:textId="77777777" w:rsidR="004C453A" w:rsidRDefault="00000000">
      <w:pPr>
        <w:keepNext/>
        <w:spacing w:after="80"/>
        <w:rPr>
          <w:color w:val="6A7A76"/>
          <w:sz w:val="18"/>
          <w:szCs w:val="18"/>
        </w:rPr>
      </w:pPr>
      <w:r>
        <w:rPr>
          <w:color w:val="6A7A76"/>
          <w:sz w:val="18"/>
          <w:szCs w:val="18"/>
        </w:rPr>
        <w:t>readiness · seed and venture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BDAB06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3B1AA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7A7B59" w14:textId="77777777" w:rsidR="004C453A" w:rsidRDefault="00000000">
            <w:pPr>
              <w:spacing w:after="40"/>
            </w:pPr>
            <w:r>
              <w:rPr>
                <w:sz w:val="18"/>
                <w:szCs w:val="18"/>
              </w:rPr>
              <w:t>The most producer-oriented gate: 16 items on interconnection, curtailment, dispatch, water and behind-the-meter generation.</w:t>
            </w:r>
          </w:p>
        </w:tc>
      </w:tr>
      <w:tr w:rsidR="004C453A" w14:paraId="070E78F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FAEBD5B"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326A5" w14:textId="77777777" w:rsidR="004C453A" w:rsidRDefault="00000000">
            <w:pPr>
              <w:spacing w:after="40"/>
            </w:pPr>
            <w:r>
              <w:rPr>
                <w:sz w:val="18"/>
                <w:szCs w:val="18"/>
              </w:rPr>
              <w:t>PPA price and tenor against debt tenor; connection date against COD; curtailment exposure.</w:t>
            </w:r>
          </w:p>
        </w:tc>
      </w:tr>
      <w:tr w:rsidR="004C453A" w14:paraId="28CE332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423F5E"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85CB1E" w14:textId="1FC75780" w:rsidR="004C453A" w:rsidRDefault="00000000">
            <w:pPr>
              <w:spacing w:after="40"/>
            </w:pPr>
            <w:r>
              <w:rPr>
                <w:sz w:val="18"/>
                <w:szCs w:val="18"/>
              </w:rPr>
              <w:t xml:space="preserve">Whether the power profile suits the process. Methanol and Fischer-Tropsch loops need steady hydrogen, so buffer storage and turndown decide real output; this is where nameplate and actual output diverge. </w:t>
            </w:r>
            <w:r>
              <w:rPr>
                <w:b/>
                <w:bCs/>
                <w:color w:val="245E42"/>
                <w:sz w:val="15"/>
                <w:szCs w:val="15"/>
              </w:rPr>
              <w:t>[E]</w:t>
            </w:r>
          </w:p>
        </w:tc>
      </w:tr>
      <w:tr w:rsidR="004C453A" w14:paraId="36E76E6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D901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DCFD20" w14:textId="77777777" w:rsidR="004C453A" w:rsidRDefault="00000000">
            <w:pPr>
              <w:spacing w:after="40"/>
            </w:pPr>
            <w:r>
              <w:rPr>
                <w:sz w:val="18"/>
                <w:szCs w:val="18"/>
              </w:rPr>
              <w:t>Power matters to the buyer only through the product’s certification and carbon intensity (RFNBO correlation rules, 45V eligibility).</w:t>
            </w:r>
          </w:p>
        </w:tc>
      </w:tr>
      <w:tr w:rsidR="004C453A" w14:paraId="4C7EE52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82F440"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E13A1B" w14:textId="77777777" w:rsidR="004C453A" w:rsidRDefault="00000000">
            <w:pPr>
              <w:spacing w:after="40"/>
            </w:pPr>
            <w:r>
              <w:rPr>
                <w:sz w:val="18"/>
                <w:szCs w:val="18"/>
              </w:rPr>
              <w:t>The technology itself. The state this gate leads to is called TECHNICALLY_PLAUSIBLE, yet no item asks whether the conversion technology works at the intended scale.</w:t>
            </w:r>
          </w:p>
        </w:tc>
      </w:tr>
      <w:tr w:rsidR="004C453A" w14:paraId="3D525FC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B296CEC"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446137" w14:textId="77777777" w:rsidR="004C453A" w:rsidRDefault="00000000">
            <w:pPr>
              <w:spacing w:after="40"/>
            </w:pPr>
            <w:r>
              <w:rPr>
                <w:sz w:val="18"/>
                <w:szCs w:val="18"/>
              </w:rPr>
              <w:t>Rename to “Power, Utilities &amp; Technology Basis” and add: technology maturity dossier (readiness level, reference plants, operating hours, scale-up factor from the largest operating unit); licensor identified with term sheet (INDICATIVE); integrated mass and energy balance at design basis, including hydrogen buffer and turndown against the power profile.</w:t>
            </w:r>
          </w:p>
        </w:tc>
      </w:tr>
    </w:tbl>
    <w:p w14:paraId="1C307B15" w14:textId="77777777" w:rsidR="004C453A" w:rsidRDefault="00000000">
      <w:pPr>
        <w:pStyle w:val="Heading2"/>
        <w:keepNext/>
        <w:spacing w:before="260" w:after="100"/>
      </w:pPr>
      <w:bookmarkStart w:id="12" w:name="_Toc241505186"/>
      <w:r>
        <w:t>G2 · Green Certification Pathway</w:t>
      </w:r>
      <w:bookmarkEnd w:id="12"/>
    </w:p>
    <w:p w14:paraId="0AEE93CC" w14:textId="77777777" w:rsidR="004C453A" w:rsidRDefault="00000000">
      <w:pPr>
        <w:keepNext/>
        <w:spacing w:after="80"/>
        <w:rPr>
          <w:color w:val="6A7A76"/>
          <w:sz w:val="18"/>
          <w:szCs w:val="18"/>
        </w:rPr>
      </w:pPr>
      <w:r>
        <w:rPr>
          <w:color w:val="6A7A76"/>
          <w:sz w:val="18"/>
          <w:szCs w:val="18"/>
        </w:rPr>
        <w:t>readiness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BECDBD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DA8B14D"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A6E004" w14:textId="77777777" w:rsidR="004C453A" w:rsidRDefault="00000000">
            <w:pPr>
              <w:spacing w:after="40"/>
            </w:pPr>
            <w:r>
              <w:rPr>
                <w:sz w:val="18"/>
                <w:szCs w:val="18"/>
              </w:rPr>
              <w:t>Regulatory, and correctly independent: the verifier is an accredited certification body, never the producer.</w:t>
            </w:r>
          </w:p>
        </w:tc>
      </w:tr>
      <w:tr w:rsidR="004C453A" w14:paraId="49ACAB2E"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BA672D"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4F94D" w14:textId="77777777" w:rsidR="004C453A" w:rsidRDefault="00000000">
            <w:pPr>
              <w:spacing w:after="40"/>
            </w:pPr>
            <w:r>
              <w:rPr>
                <w:sz w:val="18"/>
                <w:szCs w:val="18"/>
              </w:rPr>
              <w:t xml:space="preserve">Certification is revenue eligibility (premium, mandate, subsidy). Lenders ask for pre-approval of guarantees of origin and compliance with recognised standards. </w:t>
            </w:r>
            <w:r>
              <w:rPr>
                <w:b/>
                <w:bCs/>
                <w:color w:val="0D5754"/>
                <w:sz w:val="15"/>
                <w:szCs w:val="15"/>
              </w:rPr>
              <w:t>[P]</w:t>
            </w:r>
          </w:p>
        </w:tc>
      </w:tr>
      <w:tr w:rsidR="004C453A" w14:paraId="6AD52C2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02FE3F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4A70C6" w14:textId="77777777" w:rsidR="004C453A" w:rsidRDefault="00000000">
            <w:pPr>
              <w:spacing w:after="40"/>
            </w:pPr>
            <w:r>
              <w:rPr>
                <w:sz w:val="18"/>
                <w:szCs w:val="18"/>
              </w:rPr>
              <w:t>Can the design produce certifiable product (additionality, temporal and geographic correlation, CO2 source eligibility and cut-off dates, GHG saving threshold)? Can it qualify the product technically: an ASTM D7566 annex for the pathway, ISO 6583 for methanol as marine fuel?</w:t>
            </w:r>
          </w:p>
        </w:tc>
      </w:tr>
      <w:tr w:rsidR="004C453A" w14:paraId="1A65413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0CB72E"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C2ADC" w14:textId="77777777" w:rsidR="004C453A" w:rsidRDefault="00000000">
            <w:pPr>
              <w:spacing w:after="40"/>
            </w:pPr>
            <w:r>
              <w:rPr>
                <w:sz w:val="18"/>
                <w:szCs w:val="18"/>
              </w:rPr>
              <w:t xml:space="preserve">Will the product count towards its own obligation or claim: ReFuelEU sub-mandate (an obligation on fuel suppliers), FuelEU Maritime RFNBO rules, CORSIA (no default values yet for methanol-to-jet), book-and-claim acceptance? </w:t>
            </w:r>
            <w:r>
              <w:rPr>
                <w:b/>
                <w:bCs/>
                <w:color w:val="245E42"/>
                <w:sz w:val="15"/>
                <w:szCs w:val="15"/>
              </w:rPr>
              <w:t>[E]</w:t>
            </w:r>
          </w:p>
        </w:tc>
      </w:tr>
      <w:tr w:rsidR="004C453A" w14:paraId="6DCEF54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84C329" w14:textId="77777777" w:rsidR="004C453A" w:rsidRDefault="00000000">
            <w:pPr>
              <w:spacing w:after="40"/>
            </w:pPr>
            <w:r w:rsidRPr="0073098B">
              <w:rPr>
                <w:b/>
                <w:bCs/>
                <w:color w:val="EE0000"/>
                <w:sz w:val="18"/>
                <w:szCs w:val="18"/>
              </w:rPr>
              <w:lastRenderedPageBreak/>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3FDB5B" w14:textId="77777777" w:rsidR="004C453A" w:rsidRDefault="00000000">
            <w:pPr>
              <w:spacing w:after="40"/>
            </w:pPr>
            <w:r>
              <w:rPr>
                <w:sz w:val="18"/>
                <w:szCs w:val="18"/>
              </w:rPr>
              <w:t xml:space="preserve">Product technical qualification: methanol-to-jet only cleared its ASTM milestone (Annex A5, 50% blend) in June 2026 </w:t>
            </w:r>
            <w:r>
              <w:rPr>
                <w:b/>
                <w:bCs/>
                <w:color w:val="245E42"/>
                <w:sz w:val="15"/>
                <w:szCs w:val="15"/>
              </w:rPr>
              <w:t>[E]</w:t>
            </w:r>
            <w:r>
              <w:rPr>
                <w:sz w:val="18"/>
                <w:szCs w:val="18"/>
              </w:rPr>
              <w:t>. The offtaker’s compliance regime. Certificate issuance, which no gate requires before OPERATIONAL.</w:t>
            </w:r>
          </w:p>
        </w:tc>
      </w:tr>
      <w:tr w:rsidR="004C453A" w14:paraId="6F0F89D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A42F49"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B6C77B" w14:textId="77777777" w:rsidR="004C453A" w:rsidRDefault="00000000">
            <w:pPr>
              <w:spacing w:after="40"/>
            </w:pPr>
            <w:r>
              <w:rPr>
                <w:sz w:val="18"/>
                <w:szCs w:val="18"/>
              </w:rPr>
              <w:t>Add “Product qualification pathway (specification standard and annex status)”. Move certificate issuance to G11. Put “compliance-regime match” on the offtake quality card in G4.</w:t>
            </w:r>
          </w:p>
        </w:tc>
      </w:tr>
    </w:tbl>
    <w:p w14:paraId="42287E09" w14:textId="77777777" w:rsidR="004C453A" w:rsidRDefault="00000000">
      <w:pPr>
        <w:pStyle w:val="Heading2"/>
        <w:keepNext/>
        <w:spacing w:before="260" w:after="100"/>
      </w:pPr>
      <w:bookmarkStart w:id="13" w:name="_Toc241505187"/>
      <w:r>
        <w:t>G3 · Feedstock &amp; Logistics Terms</w:t>
      </w:r>
      <w:bookmarkEnd w:id="13"/>
    </w:p>
    <w:p w14:paraId="2677F344" w14:textId="77777777" w:rsidR="004C453A" w:rsidRDefault="00000000">
      <w:pPr>
        <w:keepNext/>
        <w:spacing w:after="80"/>
        <w:rPr>
          <w:color w:val="6A7A76"/>
          <w:sz w:val="18"/>
          <w:szCs w:val="18"/>
        </w:rPr>
      </w:pPr>
      <w:r>
        <w:rPr>
          <w:color w:val="6A7A76"/>
          <w:sz w:val="18"/>
          <w:szCs w:val="18"/>
        </w:rPr>
        <w:t>readiness · strategic equity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71F6895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BC42EE"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608C62" w14:textId="77777777" w:rsidR="004C453A" w:rsidRDefault="00000000">
            <w:pPr>
              <w:spacing w:after="40"/>
            </w:pPr>
            <w:r>
              <w:rPr>
                <w:sz w:val="18"/>
                <w:szCs w:val="18"/>
              </w:rPr>
              <w:t>Producer and commercial. Term-sheet level (INDICATIVE) is right for its stage.</w:t>
            </w:r>
          </w:p>
        </w:tc>
      </w:tr>
      <w:tr w:rsidR="004C453A" w14:paraId="7FBA439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FF53EE"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43810A" w14:textId="77777777" w:rsidR="004C453A" w:rsidRDefault="00000000">
            <w:pPr>
              <w:spacing w:after="40"/>
            </w:pPr>
            <w:r>
              <w:rPr>
                <w:sz w:val="18"/>
                <w:szCs w:val="18"/>
              </w:rPr>
              <w:t>Supply security over the debt tenor; counterparty credit; price.</w:t>
            </w:r>
          </w:p>
        </w:tc>
      </w:tr>
      <w:tr w:rsidR="004C453A" w14:paraId="7ED45B1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7BF9B26"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FC98F" w14:textId="77777777" w:rsidR="004C453A" w:rsidRDefault="00000000">
            <w:pPr>
              <w:spacing w:after="40"/>
            </w:pPr>
            <w:r>
              <w:rPr>
                <w:sz w:val="18"/>
                <w:szCs w:val="18"/>
              </w:rPr>
              <w:t xml:space="preserve">Volume, quality, price, tenor and substitutability: CO2 purity and continuity for e-fuels, feedstock variability for HEFA. The UK’s SAF allocation rules ask for “feedstock substitutability, optionality, supply chain resilience and contract security”. </w:t>
            </w:r>
            <w:r>
              <w:rPr>
                <w:b/>
                <w:bCs/>
                <w:color w:val="245E42"/>
                <w:sz w:val="15"/>
                <w:szCs w:val="15"/>
              </w:rPr>
              <w:t>[E]</w:t>
            </w:r>
          </w:p>
        </w:tc>
      </w:tr>
      <w:tr w:rsidR="004C453A" w14:paraId="414E15E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B7BA8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7ABA69" w14:textId="77777777" w:rsidR="004C453A" w:rsidRDefault="00000000">
            <w:pPr>
              <w:spacing w:after="40"/>
            </w:pPr>
            <w:r>
              <w:rPr>
                <w:sz w:val="18"/>
                <w:szCs w:val="18"/>
              </w:rPr>
              <w:t>Eligibility and traceability of the feedstock (RED Annex IX, sustainability criteria, fraud risk in waste oils); continuity of supply.</w:t>
            </w:r>
          </w:p>
        </w:tc>
      </w:tr>
      <w:tr w:rsidR="004C453A" w14:paraId="55CD62A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ABFF62"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714E15" w14:textId="77777777" w:rsidR="004C453A" w:rsidRDefault="00000000">
            <w:pPr>
              <w:spacing w:after="40"/>
            </w:pPr>
            <w:r>
              <w:rPr>
                <w:sz w:val="18"/>
                <w:szCs w:val="18"/>
              </w:rPr>
              <w:t>The link between feedstock specification and the licensor’s design basis; eligibility and traceability evidence; tenor alignment with the offtake.</w:t>
            </w:r>
          </w:p>
        </w:tc>
      </w:tr>
      <w:tr w:rsidR="004C453A" w14:paraId="4454CAA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4E978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170CDA" w14:textId="77777777" w:rsidR="004C453A" w:rsidRDefault="00000000">
            <w:pPr>
              <w:spacing w:after="40"/>
            </w:pPr>
            <w:r>
              <w:rPr>
                <w:sz w:val="18"/>
                <w:szCs w:val="18"/>
              </w:rPr>
              <w:t>Add “Feedstock specification and eligibility matched to design basis and certification scheme”. Add coherence check C6 (section 8.4).</w:t>
            </w:r>
          </w:p>
        </w:tc>
      </w:tr>
    </w:tbl>
    <w:p w14:paraId="03EE6E9D" w14:textId="77777777" w:rsidR="004C453A" w:rsidRDefault="00000000">
      <w:pPr>
        <w:pStyle w:val="Heading2"/>
        <w:keepNext/>
        <w:spacing w:before="260" w:after="100"/>
      </w:pPr>
      <w:bookmarkStart w:id="14" w:name="_Toc241505188"/>
      <w:r>
        <w:t>G4 · Binding Offtake</w:t>
      </w:r>
      <w:bookmarkEnd w:id="14"/>
    </w:p>
    <w:p w14:paraId="6D1634A1" w14:textId="77777777" w:rsidR="004C453A" w:rsidRDefault="00000000">
      <w:pPr>
        <w:keepNext/>
        <w:spacing w:after="80"/>
        <w:rPr>
          <w:color w:val="6A7A76"/>
          <w:sz w:val="18"/>
          <w:szCs w:val="18"/>
        </w:rPr>
      </w:pPr>
      <w:r>
        <w:rPr>
          <w:color w:val="6A7A76"/>
          <w:sz w:val="18"/>
          <w:szCs w:val="18"/>
        </w:rPr>
        <w:t>achievement · project equity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2E3A12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EDFC2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EF1ACA" w14:textId="77777777" w:rsidR="004C453A" w:rsidRDefault="00000000">
            <w:pPr>
              <w:spacing w:after="40"/>
            </w:pPr>
            <w:r>
              <w:rPr>
                <w:sz w:val="18"/>
                <w:szCs w:val="18"/>
              </w:rPr>
              <w:t>Lender revenue security, explicitly: coded among the gates that “exist purely to protect external capital providers”.</w:t>
            </w:r>
          </w:p>
        </w:tc>
      </w:tr>
      <w:tr w:rsidR="004C453A" w14:paraId="6A8D54E7"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AB4DD6"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5C256" w14:textId="77777777" w:rsidR="004C453A" w:rsidRDefault="00000000">
            <w:pPr>
              <w:spacing w:after="40"/>
            </w:pPr>
            <w:r>
              <w:rPr>
                <w:sz w:val="18"/>
                <w:szCs w:val="18"/>
              </w:rPr>
              <w:t>Take-or-pay floor, offtaker credit and credit support, assignment to lenders, step-in, termination payment, hedgeable pricing, reopener. All present.</w:t>
            </w:r>
          </w:p>
        </w:tc>
      </w:tr>
      <w:tr w:rsidR="004C453A" w14:paraId="2F31D19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FEFEE7"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5CDB8" w14:textId="77777777" w:rsidR="004C453A" w:rsidRDefault="00000000">
            <w:pPr>
              <w:spacing w:after="40"/>
            </w:pPr>
            <w:r>
              <w:rPr>
                <w:sz w:val="18"/>
                <w:szCs w:val="18"/>
              </w:rPr>
              <w:t>Whether it can perform what it sells: volumes against guaranteed capacity and ramp-up; delivery point; specification; delay and shortfall damages and their caps; force majeure aligned with the EPC, feedstock and power contracts; certification warranties; change-in-law pass-through; longstops it can meet.</w:t>
            </w:r>
          </w:p>
        </w:tc>
      </w:tr>
      <w:tr w:rsidR="004C453A" w14:paraId="4CF079A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542DEE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6E3B95" w14:textId="77777777" w:rsidR="004C453A" w:rsidRDefault="00000000">
            <w:pPr>
              <w:spacing w:after="40"/>
            </w:pPr>
            <w:r>
              <w:rPr>
                <w:sz w:val="18"/>
                <w:szCs w:val="18"/>
              </w:rPr>
              <w:t xml:space="preserve">Conditions precedent and longstop; delay damages; replacement-cost cover; seller performance security (parent guarantee, letter of credit); specification and acceptance testing; certificates per batch; ramp-up schedule; termination for persistent non-delivery or certification failure. </w:t>
            </w:r>
            <w:r>
              <w:rPr>
                <w:b/>
                <w:bCs/>
                <w:color w:val="0D5754"/>
                <w:sz w:val="15"/>
                <w:szCs w:val="15"/>
              </w:rPr>
              <w:t>[P]</w:t>
            </w:r>
          </w:p>
        </w:tc>
      </w:tr>
      <w:tr w:rsidR="004C453A" w14:paraId="40827CF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078C4A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E1116" w14:textId="77777777" w:rsidR="004C453A" w:rsidRDefault="00000000">
            <w:pPr>
              <w:spacing w:after="40"/>
            </w:pPr>
            <w:r>
              <w:rPr>
                <w:sz w:val="18"/>
                <w:szCs w:val="18"/>
              </w:rPr>
              <w:t>An offtake maturity scale: “EXECUTED” today lumps “signed subject to conditions” with unconditional take-or-pay. Offtake quality attributes. Every seller-side and buyer-side term.</w:t>
            </w:r>
          </w:p>
        </w:tc>
      </w:tr>
      <w:tr w:rsidR="004C453A" w14:paraId="56CCBD9B"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8FFFE7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D12D89" w14:textId="77777777" w:rsidR="004C453A" w:rsidRDefault="00000000">
            <w:pPr>
              <w:spacing w:after="40"/>
            </w:pPr>
            <w:r>
              <w:rPr>
                <w:sz w:val="18"/>
                <w:szCs w:val="18"/>
              </w:rPr>
              <w:t>Reclassify as a commercial gate that is never waived; keep assignment, step-in and debt-sized termination payments as project-finance-only items. Replace the single contract item with the offtake ladder O0–O7, derived from a structured offtake quality card (section 4). Require at least O4 at BUILDABLE.</w:t>
            </w:r>
          </w:p>
        </w:tc>
      </w:tr>
    </w:tbl>
    <w:p w14:paraId="0792BF2D" w14:textId="77777777" w:rsidR="004C453A" w:rsidRDefault="00000000">
      <w:pPr>
        <w:pStyle w:val="Heading2"/>
        <w:keepNext/>
        <w:spacing w:before="260" w:after="100"/>
      </w:pPr>
      <w:bookmarkStart w:id="15" w:name="_Toc241505189"/>
      <w:r>
        <w:lastRenderedPageBreak/>
        <w:t>G5 · EPC Risk Priced</w:t>
      </w:r>
      <w:bookmarkEnd w:id="15"/>
    </w:p>
    <w:p w14:paraId="23BCC8FD" w14:textId="77777777" w:rsidR="004C453A" w:rsidRDefault="00000000">
      <w:pPr>
        <w:keepNext/>
        <w:spacing w:after="80"/>
        <w:rPr>
          <w:color w:val="6A7A76"/>
          <w:sz w:val="18"/>
          <w:szCs w:val="18"/>
        </w:rPr>
      </w:pPr>
      <w:r>
        <w:rPr>
          <w:color w:val="6A7A76"/>
          <w:sz w:val="18"/>
          <w:szCs w:val="18"/>
        </w:rPr>
        <w:t>achievement (agreed form)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F1BBA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7748C3"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2F12D2" w14:textId="77777777" w:rsidR="004C453A" w:rsidRDefault="00000000">
            <w:pPr>
              <w:spacing w:after="40"/>
            </w:pPr>
            <w:r>
              <w:rPr>
                <w:sz w:val="18"/>
                <w:szCs w:val="18"/>
              </w:rPr>
              <w:t>Risk transfer for lenders, though most items also serve the producer: fixed price or capped GMP, liquidated damages, schedule, performance protocol, interface matrix, OEM warranties, contractor due diligence.</w:t>
            </w:r>
          </w:p>
        </w:tc>
      </w:tr>
      <w:tr w:rsidR="004C453A" w14:paraId="54FFA87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BA07A8"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C4A521" w14:textId="77777777" w:rsidR="004C453A" w:rsidRDefault="00000000">
            <w:pPr>
              <w:spacing w:after="40"/>
            </w:pPr>
            <w:r>
              <w:rPr>
                <w:sz w:val="18"/>
                <w:szCs w:val="18"/>
              </w:rPr>
              <w:t xml:space="preserve">Lump-sum turnkey with strong damages, contractor credit, security package. OIES/ING: lenders “typically mandate fixed-price, turnkey EPC contracts with strong liquidated damages clauses”. </w:t>
            </w:r>
            <w:r>
              <w:rPr>
                <w:b/>
                <w:bCs/>
                <w:color w:val="0D5754"/>
                <w:sz w:val="15"/>
                <w:szCs w:val="15"/>
              </w:rPr>
              <w:t>[P]</w:t>
            </w:r>
          </w:p>
        </w:tc>
      </w:tr>
      <w:tr w:rsidR="004C453A" w14:paraId="5C5854A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EEE05DD"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63D111" w14:textId="77777777" w:rsidR="004C453A" w:rsidRDefault="00000000">
            <w:pPr>
              <w:spacing w:after="40"/>
            </w:pPr>
            <w:r>
              <w:rPr>
                <w:sz w:val="18"/>
                <w:szCs w:val="18"/>
              </w:rPr>
              <w:t xml:space="preserve">The route to an EPC price: contracting strategy (lump-sum turnkey, EPCM, split contracts, FEED-to-EPC conversion), FEED quality, licensor process guarantee and its cap, who wraps the process, long-lead items, owner’s engineer. And a market reality: KBR left lump-sum EPC in 2022, Jacobs does about 70% cost-reimbursable work, McDermott says it “cannot … afford to bid EPC projects lump sum now”, while Bechtel still takes fixed-price work after early engagement (POWER, November 2025). Fixed-price for first-of-a-kind plants appears mainly where the licensor is the contractor: Casale’s US$465m fixed-price contract for Atome. </w:t>
            </w:r>
            <w:r>
              <w:rPr>
                <w:b/>
                <w:bCs/>
                <w:color w:val="245E42"/>
                <w:sz w:val="15"/>
                <w:szCs w:val="15"/>
              </w:rPr>
              <w:t>[E]</w:t>
            </w:r>
          </w:p>
        </w:tc>
      </w:tr>
      <w:tr w:rsidR="004C453A" w14:paraId="099CDF2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B4CF4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80C89D" w14:textId="77777777" w:rsidR="004C453A" w:rsidRDefault="00000000">
            <w:pPr>
              <w:spacing w:after="40"/>
            </w:pPr>
            <w:r>
              <w:rPr>
                <w:sz w:val="18"/>
                <w:szCs w:val="18"/>
              </w:rPr>
              <w:t>Completion-date certainty, and whether EPC delay and performance damages back the seller’s delay and shortfall obligations under the offtake.</w:t>
            </w:r>
          </w:p>
        </w:tc>
      </w:tr>
      <w:tr w:rsidR="004C453A" w14:paraId="58C2E70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93314" w14:textId="77777777" w:rsidR="004C453A" w:rsidRDefault="00000000">
            <w:pPr>
              <w:spacing w:after="40"/>
            </w:pPr>
            <w:r>
              <w:rPr>
                <w:b/>
                <w:bCs/>
                <w:sz w:val="18"/>
                <w:szCs w:val="18"/>
              </w:rPr>
              <w:t>EPC contractor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97FA6" w14:textId="77777777" w:rsidR="004C453A" w:rsidRDefault="00000000">
            <w:pPr>
              <w:spacing w:after="40"/>
            </w:pPr>
            <w:r>
              <w:rPr>
                <w:sz w:val="18"/>
                <w:szCs w:val="18"/>
              </w:rPr>
              <w:t>A FEED package it can price, licensor data, site data, permits, a credible path to notice to proceed, and bid validity that survives the offtake and financing timeline.</w:t>
            </w:r>
          </w:p>
        </w:tc>
      </w:tr>
      <w:tr w:rsidR="004C453A" w14:paraId="0398D01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26150B"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02197D" w14:textId="77777777" w:rsidR="004C453A" w:rsidRDefault="00000000">
            <w:pPr>
              <w:spacing w:after="40"/>
            </w:pPr>
            <w:r>
              <w:rPr>
                <w:sz w:val="18"/>
                <w:szCs w:val="18"/>
              </w:rPr>
              <w:t>FEED completion and estimate class; licence and process guarantee; long-lead items; EPC security (performance bond, parent guarantee, retention); damage caps compared with offtake exposure.</w:t>
            </w:r>
          </w:p>
        </w:tc>
      </w:tr>
      <w:tr w:rsidR="004C453A" w14:paraId="0174C54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73C99D"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A5BE9" w14:textId="77777777" w:rsidR="004C453A" w:rsidRDefault="00000000">
            <w:pPr>
              <w:spacing w:after="40"/>
            </w:pPr>
            <w:r>
              <w:rPr>
                <w:sz w:val="18"/>
                <w:szCs w:val="18"/>
              </w:rPr>
              <w:t>Add four items: “FEED complete — AACE Class 3 or better”; “Technology licence and process performance guarantee (AGREED)”; “Long-lead items reserved”; “EPC security package and damage caps (AGREED)”. Use the EPC ladder E0–E6 (section 5): at least E4 at BUILDABLE, E6 at FINANCEABLE.</w:t>
            </w:r>
          </w:p>
        </w:tc>
      </w:tr>
    </w:tbl>
    <w:p w14:paraId="77BFE64A" w14:textId="77777777" w:rsidR="004C453A" w:rsidRDefault="00000000">
      <w:pPr>
        <w:pStyle w:val="Heading2"/>
        <w:keepNext/>
        <w:spacing w:before="260" w:after="100"/>
      </w:pPr>
      <w:bookmarkStart w:id="16" w:name="_Toc241505190"/>
      <w:r>
        <w:t>G6 · Independent Engineer Sign-off</w:t>
      </w:r>
      <w:bookmarkEnd w:id="16"/>
    </w:p>
    <w:p w14:paraId="17F28E03" w14:textId="77777777" w:rsidR="004C453A" w:rsidRDefault="00000000">
      <w:pPr>
        <w:keepNext/>
        <w:spacing w:after="80"/>
        <w:rPr>
          <w:color w:val="6A7A76"/>
          <w:sz w:val="18"/>
          <w:szCs w:val="18"/>
        </w:rPr>
      </w:pPr>
      <w:r>
        <w:rPr>
          <w:color w:val="6A7A76"/>
          <w:sz w:val="18"/>
          <w:szCs w:val="18"/>
        </w:rPr>
        <w:t>achievement · development finance/mezzanine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44D743A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3EC21C"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A98EC7" w14:textId="77777777" w:rsidR="004C453A" w:rsidRDefault="00000000">
            <w:pPr>
              <w:spacing w:after="40"/>
            </w:pPr>
            <w:r>
              <w:rPr>
                <w:sz w:val="18"/>
                <w:szCs w:val="18"/>
              </w:rPr>
              <w:t>Lender: the independent engineer is appointed by the lenders.</w:t>
            </w:r>
          </w:p>
        </w:tc>
      </w:tr>
      <w:tr w:rsidR="004C453A" w14:paraId="36085A5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4A6171"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8D961" w14:textId="77777777" w:rsidR="004C453A" w:rsidRDefault="00000000">
            <w:pPr>
              <w:spacing w:after="40"/>
            </w:pPr>
            <w:r>
              <w:rPr>
                <w:sz w:val="18"/>
                <w:szCs w:val="18"/>
              </w:rPr>
              <w:t>An independent view of energy balance, capital cost, operating cost and completion tests.</w:t>
            </w:r>
          </w:p>
        </w:tc>
      </w:tr>
      <w:tr w:rsidR="004C453A" w14:paraId="5BDD20CE"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7DCDD5"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4E609C" w14:textId="77777777" w:rsidR="004C453A" w:rsidRDefault="00000000">
            <w:pPr>
              <w:spacing w:after="40"/>
            </w:pPr>
            <w:r>
              <w:rPr>
                <w:sz w:val="18"/>
                <w:szCs w:val="18"/>
              </w:rPr>
              <w:t>Its own independent technical validation earlier, before signing binding offtake and EPC, above all when it funds from its balance sheet, where G6 is waived today.</w:t>
            </w:r>
          </w:p>
        </w:tc>
      </w:tr>
      <w:tr w:rsidR="004C453A" w14:paraId="7138693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405A66"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8D38C" w14:textId="77777777" w:rsidR="004C453A" w:rsidRDefault="00000000">
            <w:pPr>
              <w:spacing w:after="40"/>
            </w:pPr>
            <w:r>
              <w:rPr>
                <w:sz w:val="18"/>
                <w:szCs w:val="18"/>
              </w:rPr>
              <w:t>Sophisticated buyers run their own technical diligence or rely on the engineer’s report.</w:t>
            </w:r>
          </w:p>
        </w:tc>
      </w:tr>
      <w:tr w:rsidR="004C453A" w14:paraId="56D5FBE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2853A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1DA87F" w14:textId="77777777" w:rsidR="004C453A" w:rsidRDefault="00000000">
            <w:pPr>
              <w:spacing w:after="40"/>
            </w:pPr>
            <w:r>
              <w:rPr>
                <w:sz w:val="18"/>
                <w:szCs w:val="18"/>
              </w:rPr>
              <w:t>Any independent technical review for balance-sheet projects; timing (first independent look comes after G4 and G5).</w:t>
            </w:r>
          </w:p>
        </w:tc>
      </w:tr>
      <w:tr w:rsidR="004C453A" w14:paraId="4C72FDF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2CEE95"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9B008" w14:textId="77777777" w:rsidR="004C453A" w:rsidRDefault="00000000">
            <w:pPr>
              <w:spacing w:after="40"/>
            </w:pPr>
            <w:r>
              <w:rPr>
                <w:sz w:val="18"/>
                <w:szCs w:val="18"/>
              </w:rPr>
              <w:t>Split into “Independent technical review of FEED” (all projects, before BUILDABLE) and “Lenders’ independent engineer report” (project finance only).</w:t>
            </w:r>
          </w:p>
        </w:tc>
      </w:tr>
    </w:tbl>
    <w:p w14:paraId="7284FAFD" w14:textId="77777777" w:rsidR="004C453A" w:rsidRDefault="00000000">
      <w:pPr>
        <w:pStyle w:val="Heading2"/>
        <w:keepNext/>
        <w:spacing w:before="260" w:after="100"/>
      </w:pPr>
      <w:bookmarkStart w:id="17" w:name="_Toc241505191"/>
      <w:r>
        <w:t>G7 · Insurability Confirmed</w:t>
      </w:r>
      <w:bookmarkEnd w:id="17"/>
    </w:p>
    <w:p w14:paraId="729DA016" w14:textId="77777777" w:rsidR="004C453A" w:rsidRDefault="00000000">
      <w:pPr>
        <w:keepNext/>
        <w:spacing w:after="80"/>
        <w:rPr>
          <w:color w:val="6A7A76"/>
          <w:sz w:val="18"/>
          <w:szCs w:val="18"/>
        </w:rPr>
      </w:pPr>
      <w:r>
        <w:rPr>
          <w:color w:val="6A7A76"/>
          <w:sz w:val="18"/>
          <w:szCs w:val="18"/>
        </w:rPr>
        <w:t>readiness · no capital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2EBAE1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41366A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55D57C" w14:textId="77777777" w:rsidR="004C453A" w:rsidRDefault="00000000">
            <w:pPr>
              <w:spacing w:after="40"/>
            </w:pPr>
            <w:r>
              <w:rPr>
                <w:sz w:val="18"/>
                <w:szCs w:val="18"/>
              </w:rPr>
              <w:t>Lender: deductibles accepted by lenders; lenders as loss payee at G10.</w:t>
            </w:r>
          </w:p>
        </w:tc>
      </w:tr>
      <w:tr w:rsidR="004C453A" w14:paraId="5BD95796"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82A37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C5D06A" w14:textId="77777777" w:rsidR="004C453A" w:rsidRDefault="00000000">
            <w:pPr>
              <w:spacing w:after="40"/>
            </w:pPr>
            <w:r>
              <w:rPr>
                <w:sz w:val="18"/>
                <w:szCs w:val="18"/>
              </w:rPr>
              <w:t>Insurability on terms lenders accept.</w:t>
            </w:r>
          </w:p>
        </w:tc>
      </w:tr>
      <w:tr w:rsidR="004C453A" w14:paraId="6D233FC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01F09B" w14:textId="77777777" w:rsidR="004C453A" w:rsidRDefault="00000000">
            <w:pPr>
              <w:spacing w:after="40"/>
            </w:pPr>
            <w:r>
              <w:rPr>
                <w:b/>
                <w:bCs/>
                <w:sz w:val="18"/>
                <w:szCs w:val="18"/>
              </w:rPr>
              <w:lastRenderedPageBreak/>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783F5A" w14:textId="77777777" w:rsidR="004C453A" w:rsidRDefault="00000000">
            <w:pPr>
              <w:spacing w:after="40"/>
            </w:pPr>
            <w:r>
              <w:rPr>
                <w:sz w:val="18"/>
                <w:szCs w:val="18"/>
              </w:rPr>
              <w:t xml:space="preserve">Construction and erection all-risks and delay-in-start-up cover are needed whoever funds the plant. First-of-a-kind exclusions can leave technology failure uninsured. Warranty backstops exist: Munich Re’s HySure insures electrolyser makers’ product and performance warranties, which matters after McPhy’s 2025 liquidation. </w:t>
            </w:r>
            <w:r>
              <w:rPr>
                <w:b/>
                <w:bCs/>
                <w:color w:val="245E42"/>
                <w:sz w:val="15"/>
                <w:szCs w:val="15"/>
              </w:rPr>
              <w:t>[E]</w:t>
            </w:r>
          </w:p>
        </w:tc>
      </w:tr>
      <w:tr w:rsidR="004C453A" w14:paraId="667C440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51A3B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23370" w14:textId="77777777" w:rsidR="004C453A" w:rsidRDefault="00000000">
            <w:pPr>
              <w:spacing w:after="40"/>
            </w:pPr>
            <w:r>
              <w:rPr>
                <w:sz w:val="18"/>
                <w:szCs w:val="18"/>
              </w:rPr>
              <w:t>Whether the seller can still deliver, or pay damages, after an insured event.</w:t>
            </w:r>
          </w:p>
        </w:tc>
      </w:tr>
      <w:tr w:rsidR="004C453A" w14:paraId="74D76B03"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4B83EF"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11402B" w14:textId="77777777" w:rsidR="004C453A" w:rsidRDefault="00000000">
            <w:pPr>
              <w:spacing w:after="40"/>
            </w:pPr>
            <w:r>
              <w:rPr>
                <w:sz w:val="18"/>
                <w:szCs w:val="18"/>
              </w:rPr>
              <w:t>Producer-side insurance needs; review of first-of-a-kind exclusions; OEM-warranty insurance where the OEM’s credit is weak.</w:t>
            </w:r>
          </w:p>
        </w:tc>
      </w:tr>
      <w:tr w:rsidR="004C453A" w14:paraId="69885CFA"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15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80FF2" w14:textId="77777777" w:rsidR="004C453A" w:rsidRDefault="00000000">
            <w:pPr>
              <w:spacing w:after="40"/>
            </w:pPr>
            <w:r>
              <w:rPr>
                <w:sz w:val="18"/>
                <w:szCs w:val="18"/>
              </w:rPr>
              <w:t>Split producer items (never waived) from lender items.</w:t>
            </w:r>
          </w:p>
        </w:tc>
      </w:tr>
    </w:tbl>
    <w:p w14:paraId="2F63C727" w14:textId="77777777" w:rsidR="004C453A" w:rsidRDefault="00000000">
      <w:pPr>
        <w:pStyle w:val="Heading2"/>
        <w:keepNext/>
        <w:spacing w:before="260" w:after="100"/>
      </w:pPr>
      <w:bookmarkStart w:id="18" w:name="_Toc241505192"/>
      <w:r>
        <w:t>G8 · Audit-Grade Financial Model</w:t>
      </w:r>
      <w:bookmarkEnd w:id="18"/>
    </w:p>
    <w:p w14:paraId="21DBDEF7" w14:textId="77777777" w:rsidR="004C453A" w:rsidRDefault="00000000">
      <w:pPr>
        <w:keepNext/>
        <w:spacing w:after="80"/>
        <w:rPr>
          <w:color w:val="6A7A76"/>
          <w:sz w:val="18"/>
          <w:szCs w:val="18"/>
        </w:rPr>
      </w:pPr>
      <w:r>
        <w:rPr>
          <w:color w:val="6A7A76"/>
          <w:sz w:val="18"/>
          <w:szCs w:val="18"/>
        </w:rPr>
        <w:t>achievement · senior debt commitment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3F1B54"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055B43"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8ACF49" w14:textId="77777777" w:rsidR="004C453A" w:rsidRDefault="00000000">
            <w:pPr>
              <w:spacing w:after="40"/>
            </w:pPr>
            <w:r>
              <w:rPr>
                <w:sz w:val="18"/>
                <w:szCs w:val="18"/>
              </w:rPr>
              <w:t>Credit committee.</w:t>
            </w:r>
          </w:p>
        </w:tc>
      </w:tr>
      <w:tr w:rsidR="004C453A" w14:paraId="76695F8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08505D"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FFDA5F" w14:textId="77777777" w:rsidR="004C453A" w:rsidRDefault="00000000">
            <w:pPr>
              <w:spacing w:after="40"/>
            </w:pPr>
            <w:r>
              <w:rPr>
                <w:sz w:val="18"/>
                <w:szCs w:val="18"/>
              </w:rPr>
              <w:t xml:space="preserve">The model is also the basis of the producer’s offtake price (cost-plus structures such as KLM’s for SkyNRG’s DSL-01) and of subsidy bids (strike prices). </w:t>
            </w:r>
            <w:r>
              <w:rPr>
                <w:b/>
                <w:bCs/>
                <w:color w:val="245E42"/>
                <w:sz w:val="15"/>
                <w:szCs w:val="15"/>
              </w:rPr>
              <w:t>[E]</w:t>
            </w:r>
          </w:p>
        </w:tc>
      </w:tr>
      <w:tr w:rsidR="004C453A" w14:paraId="3C0FA3E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81AE6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0C9DD3" w14:textId="77777777" w:rsidR="004C453A" w:rsidRDefault="00000000">
            <w:pPr>
              <w:spacing w:after="40"/>
            </w:pPr>
            <w:r>
              <w:rPr>
                <w:sz w:val="18"/>
                <w:szCs w:val="18"/>
              </w:rPr>
              <w:t>In cost-plus or open-book structures, the cost model and price-review mechanics.</w:t>
            </w:r>
          </w:p>
        </w:tc>
      </w:tr>
      <w:tr w:rsidR="004C453A" w14:paraId="2C53002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0EF516"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DD1A9E" w14:textId="77777777" w:rsidR="004C453A" w:rsidRDefault="00000000">
            <w:pPr>
              <w:spacing w:after="40"/>
            </w:pPr>
            <w:r>
              <w:rPr>
                <w:sz w:val="18"/>
                <w:szCs w:val="18"/>
              </w:rPr>
              <w:t>Consistency between the model and the signed contracts.</w:t>
            </w:r>
          </w:p>
        </w:tc>
      </w:tr>
      <w:tr w:rsidR="004C453A" w14:paraId="7F37947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8DEF0"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CD54B6" w14:textId="77777777" w:rsidR="004C453A" w:rsidRDefault="00000000">
            <w:pPr>
              <w:spacing w:after="40"/>
            </w:pPr>
            <w:r>
              <w:rPr>
                <w:sz w:val="18"/>
                <w:szCs w:val="18"/>
              </w:rPr>
              <w:t>No new items; the coherence checks in section 8.4 compare contract terms with model inputs.</w:t>
            </w:r>
          </w:p>
        </w:tc>
      </w:tr>
    </w:tbl>
    <w:p w14:paraId="1246BA73" w14:textId="77777777" w:rsidR="004C453A" w:rsidRDefault="00000000">
      <w:pPr>
        <w:pStyle w:val="Heading2"/>
        <w:keepNext/>
        <w:spacing w:before="260" w:after="100"/>
      </w:pPr>
      <w:bookmarkStart w:id="19" w:name="_Toc241505193"/>
      <w:r>
        <w:t>G9 · Permits Granted &amp; Appeal Risk Managed</w:t>
      </w:r>
      <w:bookmarkEnd w:id="19"/>
    </w:p>
    <w:p w14:paraId="3E6B89F2" w14:textId="77777777" w:rsidR="004C453A" w:rsidRDefault="00000000">
      <w:pPr>
        <w:keepNext/>
        <w:spacing w:after="80"/>
        <w:rPr>
          <w:color w:val="6A7A76"/>
          <w:sz w:val="18"/>
          <w:szCs w:val="18"/>
        </w:rPr>
      </w:pPr>
      <w:r>
        <w:rPr>
          <w:color w:val="6A7A76"/>
          <w:sz w:val="18"/>
          <w:szCs w:val="18"/>
        </w:rPr>
        <w:t>achievement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1E68E16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97DD49"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10139" w14:textId="77777777" w:rsidR="004C453A" w:rsidRDefault="00000000">
            <w:pPr>
              <w:spacing w:after="40"/>
            </w:pPr>
            <w:r>
              <w:rPr>
                <w:sz w:val="18"/>
                <w:szCs w:val="18"/>
              </w:rPr>
              <w:t>Balanced between producer and regulator.</w:t>
            </w:r>
          </w:p>
        </w:tc>
      </w:tr>
      <w:tr w:rsidR="004C453A" w14:paraId="5583898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89B9292"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52AB54" w14:textId="77777777" w:rsidR="004C453A" w:rsidRDefault="00000000">
            <w:pPr>
              <w:spacing w:after="40"/>
            </w:pPr>
            <w:r>
              <w:rPr>
                <w:sz w:val="18"/>
                <w:szCs w:val="18"/>
              </w:rPr>
              <w:t>Construction-permit timing drives the EPC notice to proceed; operating-permit pathway.</w:t>
            </w:r>
          </w:p>
        </w:tc>
      </w:tr>
      <w:tr w:rsidR="004C453A" w14:paraId="347EB09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3F31D2"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706DA" w14:textId="77777777" w:rsidR="004C453A" w:rsidRDefault="00000000">
            <w:pPr>
              <w:spacing w:after="40"/>
            </w:pPr>
            <w:r>
              <w:rPr>
                <w:sz w:val="18"/>
                <w:szCs w:val="18"/>
              </w:rPr>
              <w:t>Permits are standard conditions precedent; appeal periods move the first delivery date.</w:t>
            </w:r>
          </w:p>
        </w:tc>
      </w:tr>
      <w:tr w:rsidR="004C453A" w14:paraId="681A6C15"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48563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201D8D" w14:textId="77777777" w:rsidR="004C453A" w:rsidRDefault="00000000">
            <w:pPr>
              <w:spacing w:after="40"/>
            </w:pPr>
            <w:r>
              <w:rPr>
                <w:sz w:val="18"/>
                <w:szCs w:val="18"/>
              </w:rPr>
              <w:t xml:space="preserve">Permits sit late in the ladder (after credit approval) although offtake conditions and longstops depend on them. Arcadia had its environmental permit (May 2025) well before its binding offtake (September 2026). </w:t>
            </w:r>
            <w:r>
              <w:rPr>
                <w:b/>
                <w:bCs/>
                <w:color w:val="245E42"/>
                <w:sz w:val="15"/>
                <w:szCs w:val="15"/>
              </w:rPr>
              <w:t>[E]</w:t>
            </w:r>
          </w:p>
        </w:tc>
      </w:tr>
      <w:tr w:rsidR="004C453A" w14:paraId="0FAA0F0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B154DE"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11B06D" w14:textId="77777777" w:rsidR="004C453A" w:rsidRDefault="00000000">
            <w:pPr>
              <w:spacing w:after="40"/>
            </w:pPr>
            <w:r>
              <w:rPr>
                <w:sz w:val="18"/>
                <w:szCs w:val="18"/>
              </w:rPr>
              <w:t>Keep the gate; add coherence check C5: the offtake longstop covers permits, appeal period, construction and commissioning at a P80 schedule.</w:t>
            </w:r>
          </w:p>
        </w:tc>
      </w:tr>
    </w:tbl>
    <w:p w14:paraId="0A0F59AF" w14:textId="77777777" w:rsidR="004C453A" w:rsidRDefault="00000000">
      <w:pPr>
        <w:pStyle w:val="Heading2"/>
        <w:keepNext/>
        <w:spacing w:before="260" w:after="100"/>
      </w:pPr>
      <w:bookmarkStart w:id="20" w:name="_Toc241505194"/>
      <w:r>
        <w:t>G10 · Financial Close</w:t>
      </w:r>
      <w:bookmarkEnd w:id="20"/>
    </w:p>
    <w:p w14:paraId="09F055C2" w14:textId="77777777" w:rsidR="004C453A" w:rsidRDefault="00000000">
      <w:pPr>
        <w:keepNext/>
        <w:spacing w:after="80"/>
        <w:rPr>
          <w:color w:val="6A7A76"/>
          <w:sz w:val="18"/>
          <w:szCs w:val="18"/>
        </w:rPr>
      </w:pPr>
      <w:r>
        <w:rPr>
          <w:color w:val="6A7A76"/>
          <w:sz w:val="18"/>
          <w:szCs w:val="18"/>
        </w:rPr>
        <w:t>achievement · debt drawdown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B96132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16BC61"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5CB53" w14:textId="77777777" w:rsidR="004C453A" w:rsidRDefault="00000000">
            <w:pPr>
              <w:spacing w:after="40"/>
            </w:pPr>
            <w:r>
              <w:rPr>
                <w:sz w:val="18"/>
                <w:szCs w:val="18"/>
              </w:rPr>
              <w:t>Lender conditions precedent. Because it is waived for balance-sheet funding, a balance-sheet project has no “final investment decision” test at all.</w:t>
            </w:r>
          </w:p>
        </w:tc>
      </w:tr>
      <w:tr w:rsidR="004C453A" w14:paraId="7906742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6AB85C"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2F6370" w14:textId="77777777" w:rsidR="004C453A" w:rsidRDefault="00000000">
            <w:pPr>
              <w:spacing w:after="40"/>
            </w:pPr>
            <w:r>
              <w:rPr>
                <w:sz w:val="18"/>
                <w:szCs w:val="18"/>
              </w:rPr>
              <w:t>FID: all major contracts executed, EPC notice to proceed, funding committed.</w:t>
            </w:r>
          </w:p>
        </w:tc>
      </w:tr>
      <w:tr w:rsidR="004C453A" w14:paraId="4BC73DED"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A2424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D45B80" w14:textId="77777777" w:rsidR="004C453A" w:rsidRDefault="00000000">
            <w:pPr>
              <w:spacing w:after="40"/>
            </w:pPr>
            <w:r>
              <w:rPr>
                <w:sz w:val="18"/>
                <w:szCs w:val="18"/>
              </w:rPr>
              <w:t>The offtake’s conditions satisfied, so obligations become effective.</w:t>
            </w:r>
          </w:p>
        </w:tc>
      </w:tr>
      <w:tr w:rsidR="004C453A" w14:paraId="2B13D482"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9F93D3"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6E09E" w14:textId="77777777" w:rsidR="004C453A" w:rsidRDefault="00000000">
            <w:pPr>
              <w:spacing w:after="40"/>
            </w:pPr>
            <w:r>
              <w:rPr>
                <w:sz w:val="18"/>
                <w:szCs w:val="18"/>
              </w:rPr>
              <w:t>An FID lock independent of the financing model; an O&amp;M contract or organisation; offtake effectiveness.</w:t>
            </w:r>
          </w:p>
        </w:tc>
      </w:tr>
      <w:tr w:rsidR="004C453A" w14:paraId="74F91519"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CC412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ECBC1A" w14:textId="77777777" w:rsidR="004C453A" w:rsidRDefault="00000000">
            <w:pPr>
              <w:spacing w:after="40"/>
            </w:pPr>
            <w:r>
              <w:rPr>
                <w:sz w:val="18"/>
                <w:szCs w:val="18"/>
              </w:rPr>
              <w:t>Split into “FID and commitment lock” (all projects: offtake O5 or better, EPC E6, O&amp;M in place, funding committed) and lender conditions (project finance only: security perfected, reserve funded, lenders’ opinions).</w:t>
            </w:r>
          </w:p>
        </w:tc>
      </w:tr>
    </w:tbl>
    <w:p w14:paraId="12AB5041" w14:textId="77777777" w:rsidR="004C453A" w:rsidRDefault="00000000">
      <w:pPr>
        <w:pStyle w:val="Heading2"/>
        <w:keepNext/>
        <w:spacing w:before="260" w:after="100"/>
      </w:pPr>
      <w:bookmarkStart w:id="21" w:name="_Toc241505195"/>
      <w:r>
        <w:lastRenderedPageBreak/>
        <w:t>G11 · COD &amp; Stabilization</w:t>
      </w:r>
      <w:bookmarkEnd w:id="21"/>
    </w:p>
    <w:p w14:paraId="51327DF1" w14:textId="77777777" w:rsidR="004C453A" w:rsidRDefault="00000000">
      <w:pPr>
        <w:keepNext/>
        <w:spacing w:after="80"/>
        <w:rPr>
          <w:color w:val="6A7A76"/>
          <w:sz w:val="18"/>
          <w:szCs w:val="18"/>
        </w:rPr>
      </w:pPr>
      <w:r>
        <w:rPr>
          <w:color w:val="6A7A76"/>
          <w:sz w:val="18"/>
          <w:szCs w:val="18"/>
        </w:rPr>
        <w:t>achievement · refinancing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0739088"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166676"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658387" w14:textId="77777777" w:rsidR="004C453A" w:rsidRDefault="00000000">
            <w:pPr>
              <w:spacing w:after="40"/>
            </w:pPr>
            <w:r>
              <w:rPr>
                <w:sz w:val="18"/>
                <w:szCs w:val="18"/>
              </w:rPr>
              <w:t>Producer operations and refinancing lenders.</w:t>
            </w:r>
          </w:p>
        </w:tc>
      </w:tr>
      <w:tr w:rsidR="004C453A" w14:paraId="562FCD01"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7C9DF9"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5613A" w14:textId="77777777" w:rsidR="004C453A" w:rsidRDefault="00000000">
            <w:pPr>
              <w:spacing w:after="40"/>
            </w:pPr>
            <w:r>
              <w:rPr>
                <w:sz w:val="18"/>
                <w:szCs w:val="18"/>
              </w:rPr>
              <w:t xml:space="preserve">Performance tests; realistic ramp-up. LanzaJet finished building Freedom Pines in January 2024 and produced in 2025 after first-of-a-kind troubleshooting; Kassø made its first methanol in March 2025 and was fully ramped in the second quarter. An operations organisation: European Energy runs an in-house O&amp;M team of 30 for its Power-to-X plants. </w:t>
            </w:r>
            <w:r>
              <w:rPr>
                <w:b/>
                <w:bCs/>
                <w:color w:val="245E42"/>
                <w:sz w:val="15"/>
                <w:szCs w:val="15"/>
              </w:rPr>
              <w:t>[E]</w:t>
            </w:r>
          </w:p>
        </w:tc>
      </w:tr>
      <w:tr w:rsidR="004C453A" w14:paraId="6A9A78F0"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D87E87"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AA861" w14:textId="77777777" w:rsidR="004C453A" w:rsidRDefault="00000000">
            <w:pPr>
              <w:spacing w:after="40"/>
            </w:pPr>
            <w:r>
              <w:rPr>
                <w:sz w:val="18"/>
                <w:szCs w:val="18"/>
              </w:rPr>
              <w:t>On-specification deliveries accepted; certificates or proofs of sustainability per batch.</w:t>
            </w:r>
          </w:p>
        </w:tc>
      </w:tr>
      <w:tr w:rsidR="004C453A" w14:paraId="60EBE4EF"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1E8F04"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161A7" w14:textId="77777777" w:rsidR="004C453A" w:rsidRDefault="00000000">
            <w:pPr>
              <w:spacing w:after="40"/>
            </w:pPr>
            <w:r>
              <w:rPr>
                <w:sz w:val="18"/>
                <w:szCs w:val="18"/>
              </w:rPr>
              <w:t>Certification audit passed and first certificates issued; deliveries accepted by the offtaker.</w:t>
            </w:r>
          </w:p>
        </w:tc>
      </w:tr>
      <w:tr w:rsidR="004C453A" w14:paraId="61ECD60C" w14:textId="77777777">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4BA9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54667F" w14:textId="77777777" w:rsidR="004C453A" w:rsidRDefault="00000000">
            <w:pPr>
              <w:spacing w:after="40"/>
            </w:pPr>
            <w:r>
              <w:rPr>
                <w:sz w:val="18"/>
                <w:szCs w:val="18"/>
              </w:rPr>
              <w:t>Add “Certification audit passed and first certificates issued (EXECUTED)” and “First on-specification deliveries accepted (EXECUTED)”.</w:t>
            </w:r>
          </w:p>
        </w:tc>
      </w:tr>
    </w:tbl>
    <w:p w14:paraId="55DC883D" w14:textId="77777777" w:rsidR="004C453A" w:rsidRDefault="00000000">
      <w:pPr>
        <w:pStyle w:val="Heading1"/>
        <w:keepNext/>
        <w:pageBreakBefore/>
        <w:spacing w:after="160"/>
      </w:pPr>
      <w:bookmarkStart w:id="22" w:name="_Toc241505196"/>
      <w:r>
        <w:lastRenderedPageBreak/>
        <w:t>3. Producer-readiness framework</w:t>
      </w:r>
      <w:bookmarkEnd w:id="22"/>
    </w:p>
    <w:p w14:paraId="08636BFF" w14:textId="3882FE6D" w:rsidR="004C453A" w:rsidRDefault="00315D25">
      <w:pPr>
        <w:spacing w:after="120"/>
      </w:pPr>
      <w:r w:rsidRPr="00315D25">
        <w:t xml:space="preserve">Nine criteria that sit alongside the financing criteria. The last two columns state what must be true before the producer can responsibly sign a binding-with-conditions offtake, and what before it gives unconditional commitments. The thresholds are GEX’s proposal, anchored in the practice cited. [I] Since rules 4.0.0 most criteria have evidence items in the gates (technology, licensor, FEED, EPC, inputs, permits, product qualification and certificates, O&amp;M), and row 9 is computed by the coherence checks (section 8.4). </w:t>
      </w:r>
      <w:r w:rsidRPr="00315D25">
        <w:rPr>
          <w:b/>
          <w:bCs/>
        </w:rPr>
        <w:t>[GEX]</w:t>
      </w:r>
      <w:r w:rsidR="00000000" w:rsidRPr="00315D25">
        <w:rPr>
          <w:b/>
          <w:bCs/>
        </w:rPr>
        <w:t>.</w:t>
      </w:r>
      <w:r w:rsidR="00000000">
        <w:t xml:space="preserve"> </w:t>
      </w:r>
      <w:r w:rsidR="00000000">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1630"/>
        <w:gridCol w:w="1630"/>
      </w:tblGrid>
      <w:tr w:rsidR="004C453A" w14:paraId="34E40A9A" w14:textId="77777777">
        <w:trPr>
          <w:cantSplit/>
          <w:tblHeader/>
        </w:trPr>
        <w:tc>
          <w:tcPr>
            <w:tcW w:w="1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932D553" w14:textId="77777777" w:rsidR="004C453A" w:rsidRDefault="00000000">
            <w:pPr>
              <w:spacing w:after="40"/>
            </w:pPr>
            <w:r>
              <w:rPr>
                <w:b/>
                <w:bCs/>
                <w:color w:val="0D5754"/>
                <w:sz w:val="16"/>
                <w:szCs w:val="16"/>
              </w:rPr>
              <w:t>Criterion</w:t>
            </w:r>
          </w:p>
        </w:tc>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E2EBA20" w14:textId="77777777" w:rsidR="004C453A" w:rsidRDefault="00000000">
            <w:pPr>
              <w:spacing w:after="40"/>
            </w:pPr>
            <w:r>
              <w:rPr>
                <w:b/>
                <w:bCs/>
                <w:color w:val="0D5754"/>
                <w:sz w:val="16"/>
                <w:szCs w:val="16"/>
              </w:rPr>
              <w:t>Question</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A749D2" w14:textId="77777777" w:rsidR="004C453A" w:rsidRDefault="00000000">
            <w:pPr>
              <w:spacing w:after="40"/>
            </w:pPr>
            <w:r>
              <w:rPr>
                <w:b/>
                <w:bCs/>
                <w:color w:val="0D5754"/>
                <w:sz w:val="16"/>
                <w:szCs w:val="16"/>
              </w:rPr>
              <w:t>Evidence GEX should hold</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C7E238" w14:textId="77777777" w:rsidR="004C453A" w:rsidRDefault="00000000">
            <w:pPr>
              <w:spacing w:after="40"/>
            </w:pPr>
            <w:r>
              <w:rPr>
                <w:b/>
                <w:bCs/>
                <w:color w:val="0D5754"/>
                <w:sz w:val="16"/>
                <w:szCs w:val="16"/>
              </w:rPr>
              <w:t>Before binding-with-conditions offtake</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43E4B86" w14:textId="77777777" w:rsidR="004C453A" w:rsidRDefault="00000000">
            <w:pPr>
              <w:spacing w:after="40"/>
            </w:pPr>
            <w:r>
              <w:rPr>
                <w:b/>
                <w:bCs/>
                <w:color w:val="0D5754"/>
                <w:sz w:val="16"/>
                <w:szCs w:val="16"/>
              </w:rPr>
              <w:t>Before unconditional commitments (FID)</w:t>
            </w:r>
          </w:p>
        </w:tc>
      </w:tr>
      <w:tr w:rsidR="004C453A" w14:paraId="516AC242"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779541" w14:textId="77777777" w:rsidR="004C453A" w:rsidRDefault="00000000">
            <w:pPr>
              <w:spacing w:after="40"/>
            </w:pPr>
            <w:r>
              <w:rPr>
                <w:b/>
                <w:bCs/>
                <w:sz w:val="16"/>
                <w:szCs w:val="16"/>
              </w:rPr>
              <w:t>1 Technology maturity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A5BA41" w14:textId="77777777" w:rsidR="004C453A" w:rsidRDefault="00000000">
            <w:pPr>
              <w:spacing w:after="40"/>
            </w:pPr>
            <w:r>
              <w:rPr>
                <w:sz w:val="16"/>
                <w:szCs w:val="16"/>
              </w:rPr>
              <w:t>Does it work at this scale?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E708B5" w14:textId="77777777" w:rsidR="004C453A" w:rsidRDefault="00000000">
            <w:pPr>
              <w:spacing w:after="40"/>
            </w:pPr>
            <w:r>
              <w:rPr>
                <w:sz w:val="16"/>
                <w:szCs w:val="16"/>
              </w:rPr>
              <w:t xml:space="preserve">Readiness level; commercial readiness; reference plants, capacity, operating hours; scale-up factor from the largest operating unit; independent review. Lenders weigh deployed fleet over labels.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45F153" w14:textId="77777777" w:rsidR="004C453A" w:rsidRDefault="00000000">
            <w:pPr>
              <w:spacing w:after="40"/>
            </w:pPr>
            <w:r>
              <w:rPr>
                <w:sz w:val="16"/>
                <w:szCs w:val="16"/>
              </w:rPr>
              <w:t>Reference plant or demonstration at a defensible scale-up factor; independent review of FEED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47FABB" w14:textId="77777777" w:rsidR="004C453A" w:rsidRDefault="00000000">
            <w:pPr>
              <w:spacing w:after="40"/>
            </w:pPr>
            <w:r>
              <w:rPr>
                <w:sz w:val="16"/>
                <w:szCs w:val="16"/>
              </w:rPr>
              <w:t>Gap to proven scale covered by sponsor completion support, contingency or redundancy</w:t>
            </w:r>
          </w:p>
        </w:tc>
      </w:tr>
      <w:tr w:rsidR="004C453A" w14:paraId="3965466F"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AB2E27" w14:textId="77777777" w:rsidR="004C453A" w:rsidRDefault="00000000">
            <w:pPr>
              <w:spacing w:after="40"/>
            </w:pPr>
            <w:r>
              <w:rPr>
                <w:b/>
                <w:bCs/>
                <w:sz w:val="16"/>
                <w:szCs w:val="16"/>
              </w:rPr>
              <w:t>2 Licensor commitment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164F48" w14:textId="77777777" w:rsidR="004C453A" w:rsidRDefault="00000000">
            <w:pPr>
              <w:spacing w:after="40"/>
            </w:pPr>
            <w:r>
              <w:rPr>
                <w:sz w:val="16"/>
                <w:szCs w:val="16"/>
              </w:rPr>
              <w:t>Is the licensor contracted and standing behind performance?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C5113" w14:textId="77777777" w:rsidR="004C453A" w:rsidRDefault="00000000">
            <w:pPr>
              <w:spacing w:after="40"/>
            </w:pPr>
            <w:r>
              <w:rPr>
                <w:sz w:val="16"/>
                <w:szCs w:val="16"/>
              </w:rPr>
              <w:t>Licence; process design package; process guarantees on yield, consumption, product quality; cap; licensor’s balance sheet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EF3086" w14:textId="77777777" w:rsidR="004C453A" w:rsidRDefault="00000000">
            <w:pPr>
              <w:spacing w:after="40"/>
            </w:pPr>
            <w:r>
              <w:rPr>
                <w:sz w:val="16"/>
                <w:szCs w:val="16"/>
              </w:rPr>
              <w:t>Licence and guarantees in agreed form</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570CD" w14:textId="77777777" w:rsidR="004C453A" w:rsidRDefault="00000000">
            <w:pPr>
              <w:spacing w:after="40"/>
            </w:pPr>
            <w:r>
              <w:rPr>
                <w:sz w:val="16"/>
                <w:szCs w:val="16"/>
              </w:rPr>
              <w:t>Executed and effective</w:t>
            </w:r>
          </w:p>
        </w:tc>
      </w:tr>
      <w:tr w:rsidR="004C453A" w14:paraId="319CCA8E"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4BE19E" w14:textId="77777777" w:rsidR="004C453A" w:rsidRDefault="00000000">
            <w:pPr>
              <w:spacing w:after="40"/>
            </w:pPr>
            <w:r>
              <w:rPr>
                <w:b/>
                <w:bCs/>
                <w:sz w:val="16"/>
                <w:szCs w:val="16"/>
              </w:rPr>
              <w:t>3 Definition and cost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B6DAC" w14:textId="77777777" w:rsidR="004C453A" w:rsidRDefault="00000000">
            <w:pPr>
              <w:spacing w:after="40"/>
            </w:pPr>
            <w:r>
              <w:rPr>
                <w:sz w:val="16"/>
                <w:szCs w:val="16"/>
              </w:rPr>
              <w:t>How well is the plant defined?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4B4251" w14:textId="77777777" w:rsidR="004C453A" w:rsidRDefault="00000000">
            <w:pPr>
              <w:spacing w:after="40"/>
            </w:pPr>
            <w:r>
              <w:rPr>
                <w:sz w:val="16"/>
                <w:szCs w:val="16"/>
              </w:rPr>
              <w:t>Front-end loading stage; AACE estimate class; FEED contractor; estimate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3BE74F" w14:textId="77777777" w:rsidR="004C453A" w:rsidRDefault="00000000">
            <w:pPr>
              <w:spacing w:after="40"/>
            </w:pPr>
            <w:r>
              <w:rPr>
                <w:sz w:val="16"/>
                <w:szCs w:val="16"/>
              </w:rPr>
              <w:t xml:space="preserve">FEED complete, Class 3 (−20%/+30%)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578EC" w14:textId="77777777" w:rsidR="004C453A" w:rsidRDefault="00000000">
            <w:pPr>
              <w:spacing w:after="40"/>
            </w:pPr>
            <w:r>
              <w:rPr>
                <w:sz w:val="16"/>
                <w:szCs w:val="16"/>
              </w:rPr>
              <w:t>EPC price or Class 2</w:t>
            </w:r>
          </w:p>
        </w:tc>
      </w:tr>
      <w:tr w:rsidR="004C453A" w14:paraId="2004BD04"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1374BD" w14:textId="77777777" w:rsidR="004C453A" w:rsidRDefault="00000000">
            <w:pPr>
              <w:spacing w:after="40"/>
            </w:pPr>
            <w:r>
              <w:rPr>
                <w:b/>
                <w:bCs/>
                <w:sz w:val="16"/>
                <w:szCs w:val="16"/>
              </w:rPr>
              <w:t>4 Execution and EPC</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72579D" w14:textId="77777777" w:rsidR="004C453A" w:rsidRDefault="00000000">
            <w:pPr>
              <w:spacing w:after="40"/>
            </w:pPr>
            <w:r>
              <w:rPr>
                <w:sz w:val="16"/>
                <w:szCs w:val="16"/>
              </w:rPr>
              <w:t>Who builds it, on what terms?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9823E2" w14:textId="77777777" w:rsidR="004C453A" w:rsidRDefault="00000000">
            <w:pPr>
              <w:spacing w:after="40"/>
            </w:pPr>
            <w:r>
              <w:rPr>
                <w:sz w:val="16"/>
                <w:szCs w:val="16"/>
              </w:rPr>
              <w:t>Strategy; bids; contract form; damages and caps; security; long-lead items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A58D11" w14:textId="77777777" w:rsidR="004C453A" w:rsidRDefault="00000000">
            <w:pPr>
              <w:spacing w:after="40"/>
            </w:pPr>
            <w:r>
              <w:rPr>
                <w:sz w:val="16"/>
                <w:szCs w:val="16"/>
              </w:rPr>
              <w:t>E4 agreed form, or a priced FEED-to-EPC conversion; long-lead identified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1714E" w14:textId="77777777" w:rsidR="004C453A" w:rsidRDefault="00000000">
            <w:pPr>
              <w:spacing w:after="40"/>
            </w:pPr>
            <w:r>
              <w:rPr>
                <w:sz w:val="16"/>
                <w:szCs w:val="16"/>
              </w:rPr>
              <w:t>E6: executed, notice to proceed, security posted; long-lead ordered</w:t>
            </w:r>
          </w:p>
        </w:tc>
      </w:tr>
      <w:tr w:rsidR="004C453A" w14:paraId="01D4B689"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D4152C" w14:textId="77777777" w:rsidR="004C453A" w:rsidRDefault="00000000">
            <w:pPr>
              <w:spacing w:after="40"/>
            </w:pPr>
            <w:r>
              <w:rPr>
                <w:b/>
                <w:bCs/>
                <w:sz w:val="16"/>
                <w:szCs w:val="16"/>
              </w:rPr>
              <w:t>5 Inputs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33D2735" w14:textId="77777777" w:rsidR="004C453A" w:rsidRDefault="00000000">
            <w:pPr>
              <w:spacing w:after="40"/>
            </w:pPr>
            <w:r>
              <w:rPr>
                <w:sz w:val="16"/>
                <w:szCs w:val="16"/>
              </w:rPr>
              <w:t>Are power, water, CO2 or feedstock secure in volume, quality, price and duration?</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5D739" w14:textId="77777777" w:rsidR="004C453A" w:rsidRDefault="00000000">
            <w:pPr>
              <w:spacing w:after="40"/>
            </w:pPr>
            <w:r>
              <w:rPr>
                <w:sz w:val="16"/>
                <w:szCs w:val="16"/>
              </w:rPr>
              <w:t>PPA or grid contract; water permit; CO2 or feedstock contracts; substitutability</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EE7DAC" w14:textId="77777777" w:rsidR="004C453A" w:rsidRDefault="00000000">
            <w:pPr>
              <w:spacing w:after="40"/>
            </w:pPr>
            <w:r>
              <w:rPr>
                <w:sz w:val="16"/>
                <w:szCs w:val="16"/>
              </w:rPr>
              <w:t>Term sheets covering 100% of design needs; specifications matched to the design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5812C4" w14:textId="77777777" w:rsidR="004C453A" w:rsidRDefault="00000000">
            <w:pPr>
              <w:spacing w:after="40"/>
            </w:pPr>
            <w:r>
              <w:rPr>
                <w:sz w:val="16"/>
                <w:szCs w:val="16"/>
              </w:rPr>
              <w:t>Executed, with conditions aligned to the offtake</w:t>
            </w:r>
          </w:p>
        </w:tc>
      </w:tr>
      <w:tr w:rsidR="004C453A" w14:paraId="7AC4D8C5"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6B4444" w14:textId="77777777" w:rsidR="004C453A" w:rsidRDefault="00000000">
            <w:pPr>
              <w:spacing w:after="40"/>
            </w:pPr>
            <w:r>
              <w:rPr>
                <w:b/>
                <w:bCs/>
                <w:sz w:val="16"/>
                <w:szCs w:val="16"/>
              </w:rPr>
              <w:t>6 Permits and site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26BBC6" w14:textId="77777777" w:rsidR="004C453A" w:rsidRDefault="00000000">
            <w:pPr>
              <w:spacing w:after="40"/>
            </w:pPr>
            <w:r>
              <w:rPr>
                <w:sz w:val="16"/>
                <w:szCs w:val="16"/>
              </w:rPr>
              <w:t>Can it be built and operated here?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FE67F5" w14:textId="77777777" w:rsidR="004C453A" w:rsidRDefault="00000000">
            <w:pPr>
              <w:spacing w:after="40"/>
            </w:pPr>
            <w:r>
              <w:rPr>
                <w:sz w:val="16"/>
                <w:szCs w:val="16"/>
              </w:rPr>
              <w:t>Environmental, construction and ancillary permits; appeal status; major-hazard siting</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E6F15A" w14:textId="77777777" w:rsidR="004C453A" w:rsidRDefault="00000000">
            <w:pPr>
              <w:spacing w:after="40"/>
            </w:pPr>
            <w:r>
              <w:rPr>
                <w:sz w:val="16"/>
                <w:szCs w:val="16"/>
              </w:rPr>
              <w:t>Environmental application submitted with a credible timeline; site suitability confirmed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C5F13F" w14:textId="77777777" w:rsidR="004C453A" w:rsidRDefault="00000000">
            <w:pPr>
              <w:spacing w:after="40"/>
            </w:pPr>
            <w:r>
              <w:rPr>
                <w:sz w:val="16"/>
                <w:szCs w:val="16"/>
              </w:rPr>
              <w:t>Granted; appeal risk managed</w:t>
            </w:r>
          </w:p>
        </w:tc>
      </w:tr>
      <w:tr w:rsidR="004C453A" w14:paraId="22640BC7"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BD0A6E" w14:textId="77777777" w:rsidR="004C453A" w:rsidRDefault="00000000">
            <w:pPr>
              <w:spacing w:after="40"/>
            </w:pPr>
            <w:r>
              <w:rPr>
                <w:b/>
                <w:bCs/>
                <w:sz w:val="16"/>
                <w:szCs w:val="16"/>
              </w:rPr>
              <w:t>7 Product deliverability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460A62" w14:textId="77777777" w:rsidR="004C453A" w:rsidRDefault="00000000">
            <w:pPr>
              <w:spacing w:after="40"/>
            </w:pPr>
            <w:r>
              <w:rPr>
                <w:sz w:val="16"/>
                <w:szCs w:val="16"/>
              </w:rPr>
              <w:t>Can it make, certify and deliver what the buyer needs?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092526" w14:textId="77777777" w:rsidR="004C453A" w:rsidRDefault="00000000">
            <w:pPr>
              <w:spacing w:after="40"/>
            </w:pPr>
            <w:r>
              <w:rPr>
                <w:sz w:val="16"/>
                <w:szCs w:val="16"/>
              </w:rPr>
              <w:t>Specification standard and qualification; certification scheme and auditor; logistics to the delivery point; ramp-up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E2EA96" w14:textId="77777777" w:rsidR="004C453A" w:rsidRDefault="00000000">
            <w:pPr>
              <w:spacing w:after="40"/>
            </w:pPr>
            <w:r>
              <w:rPr>
                <w:sz w:val="16"/>
                <w:szCs w:val="16"/>
              </w:rPr>
              <w:t>Qualification approved or on a known timeline; scheme selected; logistics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4E56C8" w14:textId="77777777" w:rsidR="004C453A" w:rsidRDefault="00000000">
            <w:pPr>
              <w:spacing w:after="40"/>
            </w:pPr>
            <w:r>
              <w:rPr>
                <w:sz w:val="16"/>
                <w:szCs w:val="16"/>
              </w:rPr>
              <w:t>Certification pre-assessment; logistics contracts; ramp-up schedule in the offtake</w:t>
            </w:r>
          </w:p>
        </w:tc>
      </w:tr>
      <w:tr w:rsidR="004C453A" w14:paraId="577DEB10"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2491F4" w14:textId="77777777" w:rsidR="004C453A" w:rsidRDefault="00000000">
            <w:pPr>
              <w:spacing w:after="40"/>
            </w:pPr>
            <w:r>
              <w:rPr>
                <w:b/>
                <w:bCs/>
                <w:sz w:val="16"/>
                <w:szCs w:val="16"/>
              </w:rPr>
              <w:t>8 Organisation and operations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00347A" w14:textId="77777777" w:rsidR="004C453A" w:rsidRDefault="00000000">
            <w:pPr>
              <w:spacing w:after="40"/>
            </w:pPr>
            <w:r>
              <w:rPr>
                <w:sz w:val="16"/>
                <w:szCs w:val="16"/>
              </w:rPr>
              <w:t>Can the company run it?</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A0974" w14:textId="77777777" w:rsidR="004C453A" w:rsidRDefault="00000000">
            <w:pPr>
              <w:spacing w:after="40"/>
            </w:pPr>
            <w:r>
              <w:rPr>
                <w:sz w:val="16"/>
                <w:szCs w:val="16"/>
              </w:rPr>
              <w:t>Owner’s team, owner’s engineer, commissioning team, O&amp;M operator or contract, safety management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799EE1" w14:textId="77777777" w:rsidR="004C453A" w:rsidRDefault="00000000">
            <w:pPr>
              <w:spacing w:after="40"/>
            </w:pPr>
            <w:r>
              <w:rPr>
                <w:sz w:val="16"/>
                <w:szCs w:val="16"/>
              </w:rPr>
              <w:t>Owner’s engineer appointed; operating model defined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0DB68" w14:textId="77777777" w:rsidR="004C453A" w:rsidRDefault="00000000">
            <w:pPr>
              <w:spacing w:after="40"/>
            </w:pPr>
            <w:r>
              <w:rPr>
                <w:sz w:val="16"/>
                <w:szCs w:val="16"/>
              </w:rPr>
              <w:t>O&amp;M contract or organisation in place; commissioning plan</w:t>
            </w:r>
          </w:p>
        </w:tc>
      </w:tr>
      <w:tr w:rsidR="004C453A" w14:paraId="167AED34" w14:textId="77777777">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AFAD31" w14:textId="77777777" w:rsidR="004C453A" w:rsidRDefault="00000000">
            <w:pPr>
              <w:spacing w:after="40"/>
            </w:pPr>
            <w:r>
              <w:rPr>
                <w:b/>
                <w:bCs/>
                <w:sz w:val="16"/>
                <w:szCs w:val="16"/>
              </w:rPr>
              <w:t>9 Commitment coverage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93E540" w14:textId="77777777" w:rsidR="004C453A" w:rsidRDefault="00000000">
            <w:pPr>
              <w:spacing w:after="40"/>
            </w:pPr>
            <w:r>
              <w:rPr>
                <w:sz w:val="16"/>
                <w:szCs w:val="16"/>
              </w:rPr>
              <w:t>Is every outbound promise backed?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CEA7C8" w14:textId="77777777" w:rsidR="004C453A" w:rsidRDefault="00000000">
            <w:pPr>
              <w:spacing w:after="40"/>
            </w:pPr>
            <w:r>
              <w:rPr>
                <w:sz w:val="16"/>
                <w:szCs w:val="16"/>
              </w:rPr>
              <w:t>Matrix of offtake obligations against EPC, licensor, feedstock and power guarantees, plus contingency and sponsor support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079434" w14:textId="77777777" w:rsidR="004C453A" w:rsidRDefault="00000000">
            <w:pPr>
              <w:spacing w:after="40"/>
            </w:pPr>
            <w:r>
              <w:rPr>
                <w:sz w:val="16"/>
                <w:szCs w:val="16"/>
              </w:rPr>
              <w:t>Delay and shortfall exposure under the offtake no greater than the backstop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CD3BC7" w14:textId="77777777" w:rsidR="004C453A" w:rsidRDefault="00000000">
            <w:pPr>
              <w:spacing w:after="40"/>
            </w:pPr>
            <w:r>
              <w:rPr>
                <w:sz w:val="16"/>
                <w:szCs w:val="16"/>
              </w:rPr>
              <w:t>Confirmed by the coherence checks</w:t>
            </w:r>
          </w:p>
        </w:tc>
      </w:tr>
    </w:tbl>
    <w:p w14:paraId="04EAA84E" w14:textId="77777777" w:rsidR="004C453A" w:rsidRDefault="00000000">
      <w:pPr>
        <w:pStyle w:val="Heading2"/>
        <w:keepNext/>
        <w:spacing w:before="260" w:after="100"/>
      </w:pPr>
      <w:bookmarkStart w:id="23" w:name="_Toc241505197"/>
      <w:r>
        <w:lastRenderedPageBreak/>
        <w:t>3.1 What a producer can responsibly sign, by maturity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C453A" w14:paraId="40030415" w14:textId="77777777">
        <w:trPr>
          <w:cantSplit/>
          <w:tblHeader/>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477C99" w14:textId="77777777" w:rsidR="004C453A" w:rsidRDefault="00000000">
            <w:pPr>
              <w:spacing w:after="40"/>
            </w:pPr>
            <w:r>
              <w:rPr>
                <w:b/>
                <w:bCs/>
                <w:color w:val="0D5754"/>
                <w:sz w:val="16"/>
                <w:szCs w:val="16"/>
              </w:rPr>
              <w:t>Producer maturity</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83BF45" w14:textId="77777777" w:rsidR="004C453A" w:rsidRDefault="00000000">
            <w:pPr>
              <w:spacing w:after="40"/>
            </w:pPr>
            <w:r>
              <w:rPr>
                <w:b/>
                <w:bCs/>
                <w:color w:val="0D5754"/>
                <w:sz w:val="16"/>
                <w:szCs w:val="16"/>
              </w:rPr>
              <w:t>The producer can responsibly sign</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4D6AB3" w14:textId="77777777" w:rsidR="004C453A" w:rsidRDefault="00000000">
            <w:pPr>
              <w:spacing w:after="40"/>
            </w:pPr>
            <w:r>
              <w:rPr>
                <w:b/>
                <w:bCs/>
                <w:color w:val="0D5754"/>
                <w:sz w:val="16"/>
                <w:szCs w:val="16"/>
              </w:rPr>
              <w:t>The offtaker can reasonably sign</w:t>
            </w:r>
          </w:p>
        </w:tc>
      </w:tr>
      <w:tr w:rsidR="004C453A" w14:paraId="7CC8843D"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C0762A" w14:textId="77777777" w:rsidR="004C453A" w:rsidRDefault="00000000">
            <w:pPr>
              <w:spacing w:after="40"/>
            </w:pPr>
            <w:r>
              <w:rPr>
                <w:b/>
                <w:bCs/>
                <w:sz w:val="17"/>
                <w:szCs w:val="17"/>
              </w:rPr>
              <w:t>Concept · AACE Class 5 · technology candidates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820F9C" w14:textId="77777777" w:rsidR="004C453A" w:rsidRDefault="00000000">
            <w:pPr>
              <w:spacing w:after="40"/>
            </w:pPr>
            <w:r>
              <w:rPr>
                <w:sz w:val="17"/>
                <w:szCs w:val="17"/>
              </w:rPr>
              <w:t>Expressions of interest, MoUs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9DB228" w14:textId="77777777" w:rsidR="004C453A" w:rsidRDefault="00000000">
            <w:pPr>
              <w:spacing w:after="40"/>
            </w:pPr>
            <w:r>
              <w:rPr>
                <w:sz w:val="17"/>
                <w:szCs w:val="17"/>
              </w:rPr>
              <w:t>Expressions of interest, MoUs</w:t>
            </w:r>
          </w:p>
        </w:tc>
      </w:tr>
      <w:tr w:rsidR="004C453A" w14:paraId="23D66960"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624F4" w14:textId="77777777" w:rsidR="004C453A" w:rsidRDefault="00000000">
            <w:pPr>
              <w:spacing w:after="40"/>
            </w:pPr>
            <w:r>
              <w:rPr>
                <w:b/>
                <w:bCs/>
                <w:sz w:val="17"/>
                <w:szCs w:val="17"/>
              </w:rPr>
              <w:t>Feasibility · Class 4 · technology and licensor selected · input term sheets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4463CE" w14:textId="77777777" w:rsidR="004C453A" w:rsidRDefault="00000000">
            <w:pPr>
              <w:spacing w:after="40"/>
            </w:pPr>
            <w:r>
              <w:rPr>
                <w:sz w:val="17"/>
                <w:szCs w:val="17"/>
              </w:rPr>
              <w:t>Heads of agreement or term sheet with price-formula ranges; exclusivity</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B5B466" w14:textId="77777777" w:rsidR="004C453A" w:rsidRDefault="00000000">
            <w:pPr>
              <w:spacing w:after="40"/>
            </w:pPr>
            <w:r>
              <w:rPr>
                <w:sz w:val="17"/>
                <w:szCs w:val="17"/>
              </w:rPr>
              <w:t>Term sheet; a paid option or reservation</w:t>
            </w:r>
          </w:p>
        </w:tc>
      </w:tr>
      <w:tr w:rsidR="004C453A" w14:paraId="4655FB24"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9543D1" w14:textId="77777777" w:rsidR="004C453A" w:rsidRDefault="00000000">
            <w:pPr>
              <w:spacing w:after="40"/>
            </w:pPr>
            <w:r>
              <w:rPr>
                <w:b/>
                <w:bCs/>
                <w:sz w:val="17"/>
                <w:szCs w:val="17"/>
              </w:rPr>
              <w:t>FEED complete · Class 3 · licence agreed · EPC strategy fixed · permits filed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578EC1" w14:textId="77777777" w:rsidR="004C453A" w:rsidRDefault="00000000">
            <w:pPr>
              <w:spacing w:after="40"/>
            </w:pPr>
            <w:r>
              <w:rPr>
                <w:sz w:val="17"/>
                <w:szCs w:val="17"/>
              </w:rPr>
              <w:t>Binding offtake subject to conditions (FID, permits, financing, support award), with longstops at a P80 schedule and capped delay damages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0C5641" w14:textId="77777777" w:rsidR="004C453A" w:rsidRDefault="00000000">
            <w:pPr>
              <w:spacing w:after="40"/>
            </w:pPr>
            <w:r>
              <w:rPr>
                <w:sz w:val="17"/>
                <w:szCs w:val="17"/>
              </w:rPr>
              <w:t xml:space="preserve">Binding-with-conditions: Uniper and Arcadia, September 2026 </w:t>
            </w:r>
            <w:r>
              <w:rPr>
                <w:b/>
                <w:bCs/>
                <w:color w:val="245E42"/>
                <w:sz w:val="14"/>
                <w:szCs w:val="14"/>
              </w:rPr>
              <w:t>[E]</w:t>
            </w:r>
          </w:p>
        </w:tc>
      </w:tr>
      <w:tr w:rsidR="004C453A" w14:paraId="6A6EC927"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9073E9" w14:textId="77777777" w:rsidR="004C453A" w:rsidRDefault="00000000">
            <w:pPr>
              <w:spacing w:after="40"/>
            </w:pPr>
            <w:r>
              <w:rPr>
                <w:b/>
                <w:bCs/>
                <w:sz w:val="17"/>
                <w:szCs w:val="17"/>
              </w:rPr>
              <w:t>FID · EPC executed with notice to proceed · permits granted · inputs executed · funding committed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B97B3" w14:textId="77777777" w:rsidR="004C453A" w:rsidRDefault="00000000">
            <w:pPr>
              <w:spacing w:after="40"/>
            </w:pPr>
            <w:r>
              <w:rPr>
                <w:sz w:val="17"/>
                <w:szCs w:val="17"/>
              </w:rPr>
              <w:t>Unconditional obligations, deliveries from COD with a ramp-up schedule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770C9" w14:textId="77777777" w:rsidR="004C453A" w:rsidRDefault="00000000">
            <w:pPr>
              <w:spacing w:after="40"/>
            </w:pPr>
            <w:r>
              <w:rPr>
                <w:sz w:val="17"/>
                <w:szCs w:val="17"/>
              </w:rPr>
              <w:t>Take-or-pay or take-if-tendered effective</w:t>
            </w:r>
          </w:p>
        </w:tc>
      </w:tr>
      <w:tr w:rsidR="004C453A" w14:paraId="637FE6BF" w14:textId="77777777">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27BA01" w14:textId="77777777" w:rsidR="004C453A" w:rsidRDefault="00000000">
            <w:pPr>
              <w:spacing w:after="40"/>
            </w:pPr>
            <w:r>
              <w:rPr>
                <w:b/>
                <w:bCs/>
                <w:sz w:val="17"/>
                <w:szCs w:val="17"/>
              </w:rPr>
              <w:t>Performance tests passed · stable operation</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17943B" w14:textId="77777777" w:rsidR="004C453A" w:rsidRDefault="00000000">
            <w:pPr>
              <w:spacing w:after="40"/>
            </w:pPr>
            <w:r>
              <w:rPr>
                <w:sz w:val="17"/>
                <w:szCs w:val="17"/>
              </w:rPr>
              <w:t>Full annual contract quantity; delivery damages fully applicable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9E4312" w14:textId="77777777" w:rsidR="004C453A" w:rsidRDefault="00000000">
            <w:pPr>
              <w:spacing w:after="40"/>
            </w:pPr>
            <w:r>
              <w:rPr>
                <w:sz w:val="17"/>
                <w:szCs w:val="17"/>
              </w:rPr>
              <w:t>Full take-or-pay</w:t>
            </w:r>
          </w:p>
        </w:tc>
      </w:tr>
    </w:tbl>
    <w:p w14:paraId="0E549DE2" w14:textId="60A25620" w:rsidR="009556DC" w:rsidRDefault="00000000" w:rsidP="009556DC">
      <w:pPr>
        <w:pStyle w:val="Heading2"/>
        <w:keepNext/>
        <w:spacing w:before="260" w:after="100"/>
      </w:pPr>
      <w:bookmarkStart w:id="24" w:name="_Toc241505198"/>
      <w:r>
        <w:t>3.2 Who bears the risk — and what GEX check</w:t>
      </w:r>
      <w:bookmarkEnd w:id="24"/>
      <w:r w:rsidR="0073098B">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160"/>
      </w:tblGrid>
      <w:tr w:rsidR="004C453A" w14:paraId="4CA47498" w14:textId="77777777">
        <w:trPr>
          <w:cantSplit/>
          <w:tblHeader/>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DC4E1D" w14:textId="77777777" w:rsidR="004C453A" w:rsidRDefault="00000000">
            <w:pPr>
              <w:spacing w:after="40"/>
            </w:pPr>
            <w:r>
              <w:rPr>
                <w:b/>
                <w:bCs/>
                <w:color w:val="0D5754"/>
                <w:sz w:val="16"/>
                <w:szCs w:val="16"/>
              </w:rPr>
              <w:t>Event</w:t>
            </w:r>
          </w:p>
        </w:tc>
        <w:tc>
          <w:tcPr>
            <w:tcW w:w="3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AD8D9F" w14:textId="77777777" w:rsidR="004C453A" w:rsidRDefault="00000000">
            <w:pPr>
              <w:spacing w:after="40"/>
            </w:pPr>
            <w:r>
              <w:rPr>
                <w:b/>
                <w:bCs/>
                <w:color w:val="0D5754"/>
                <w:sz w:val="16"/>
                <w:szCs w:val="16"/>
              </w:rPr>
              <w:t>Typical first bearer, then fallback</w:t>
            </w:r>
          </w:p>
        </w:tc>
        <w:tc>
          <w:tcPr>
            <w:tcW w:w="4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1ED37F" w14:textId="5AFE6D0D" w:rsidR="004C453A" w:rsidRDefault="00000000">
            <w:pPr>
              <w:spacing w:after="40"/>
            </w:pPr>
            <w:r>
              <w:rPr>
                <w:b/>
                <w:bCs/>
                <w:color w:val="0D5754"/>
                <w:sz w:val="16"/>
                <w:szCs w:val="16"/>
              </w:rPr>
              <w:t>What GEX check</w:t>
            </w:r>
            <w:r w:rsidR="0073098B">
              <w:rPr>
                <w:b/>
                <w:bCs/>
                <w:color w:val="0D5754"/>
                <w:sz w:val="16"/>
                <w:szCs w:val="16"/>
              </w:rPr>
              <w:t>s</w:t>
            </w:r>
          </w:p>
        </w:tc>
      </w:tr>
      <w:tr w:rsidR="0073098B" w14:paraId="671FE46E"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19D3AB" w14:textId="77777777" w:rsidR="0073098B" w:rsidRDefault="0073098B" w:rsidP="0073098B">
            <w:pPr>
              <w:spacing w:after="40"/>
            </w:pPr>
            <w:r>
              <w:rPr>
                <w:b/>
                <w:bCs/>
                <w:sz w:val="16"/>
                <w:szCs w:val="16"/>
              </w:rPr>
              <w:t>Nameplate not achieved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DA28E7" w14:textId="77777777" w:rsidR="0073098B" w:rsidRDefault="0073098B" w:rsidP="0073098B">
            <w:pPr>
              <w:spacing w:after="40"/>
            </w:pPr>
            <w:r>
              <w:rPr>
                <w:sz w:val="16"/>
                <w:szCs w:val="16"/>
              </w:rPr>
              <w:t xml:space="preserve">EPC contractor (performance damages, capped), then licensor (process guarantee, capped), then producer equity; the offtaker only under take-if-delivered volumes. </w:t>
            </w:r>
            <w:r>
              <w:rPr>
                <w:b/>
                <w:bCs/>
                <w:color w:val="0D5754"/>
                <w:sz w:val="13"/>
                <w:szCs w:val="13"/>
              </w:rPr>
              <w:t>[P]</w:t>
            </w:r>
            <w:r>
              <w:rPr>
                <w:b/>
                <w:bCs/>
                <w:color w:val="A8341A"/>
                <w:sz w:val="13"/>
                <w:szCs w:val="13"/>
              </w:rPr>
              <w:t>[I]</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00154" w14:textId="27B56D66" w:rsidR="0073098B" w:rsidRDefault="009556DC" w:rsidP="0073098B">
            <w:pPr>
              <w:spacing w:after="40"/>
            </w:pPr>
            <w:r>
              <w:rPr>
                <w:sz w:val="16"/>
                <w:szCs w:val="16"/>
              </w:rPr>
              <w:t xml:space="preserve">Contracted Volume within </w:t>
            </w:r>
            <w:r w:rsidR="0073098B">
              <w:rPr>
                <w:sz w:val="16"/>
                <w:szCs w:val="16"/>
              </w:rPr>
              <w:t>guaranteed capacity</w:t>
            </w:r>
            <w:ins w:id="25" w:author="Claude" w:date="2026-09-30T09:00:00Z">
              <w:r w:rsidR="0073098B">
                <w:rPr>
                  <w:sz w:val="16"/>
                  <w:szCs w:val="16"/>
                </w:rPr>
                <w:t>; a</w:t>
              </w:r>
            </w:ins>
            <w:r w:rsidR="0073098B">
              <w:rPr>
                <w:sz w:val="16"/>
                <w:szCs w:val="16"/>
              </w:rPr>
              <w:t xml:space="preserve"> ramp-up factor</w:t>
            </w:r>
          </w:p>
        </w:tc>
      </w:tr>
      <w:tr w:rsidR="0073098B" w14:paraId="7A9A00EA"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8B45F9" w14:textId="77777777" w:rsidR="0073098B" w:rsidRDefault="0073098B" w:rsidP="0073098B">
            <w:pPr>
              <w:spacing w:after="40"/>
            </w:pPr>
            <w:r>
              <w:rPr>
                <w:b/>
                <w:bCs/>
                <w:sz w:val="16"/>
                <w:szCs w:val="16"/>
              </w:rPr>
              <w:t>Off-specification product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083E84" w14:textId="77777777" w:rsidR="0073098B" w:rsidRDefault="0073098B" w:rsidP="0073098B">
            <w:pPr>
              <w:spacing w:after="40"/>
            </w:pPr>
            <w:r>
              <w:rPr>
                <w:sz w:val="16"/>
                <w:szCs w:val="16"/>
              </w:rPr>
              <w:t xml:space="preserve">Licensor product guarantee; seller liability to the buyer (rejection, price reduction, replacement cost; often direct damages only).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E533EB9" w14:textId="77777777" w:rsidR="0073098B" w:rsidRDefault="0073098B" w:rsidP="0073098B">
            <w:pPr>
              <w:spacing w:after="40"/>
            </w:pPr>
            <w:r>
              <w:rPr>
                <w:sz w:val="16"/>
                <w:szCs w:val="16"/>
              </w:rPr>
              <w:t>Offtake specification contained in the licensor or EPC product guarantee (C3)</w:t>
            </w:r>
          </w:p>
        </w:tc>
      </w:tr>
      <w:tr w:rsidR="009556DC" w14:paraId="2967BC2E"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221CAE" w14:textId="77777777" w:rsidR="009556DC" w:rsidRDefault="009556DC" w:rsidP="009556DC">
            <w:pPr>
              <w:spacing w:after="40"/>
            </w:pPr>
            <w:r>
              <w:rPr>
                <w:b/>
                <w:bCs/>
                <w:sz w:val="16"/>
                <w:szCs w:val="16"/>
              </w:rPr>
              <w:t>Construction delay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B2E281" w14:textId="77777777" w:rsidR="009556DC" w:rsidRDefault="009556DC" w:rsidP="009556DC">
            <w:pPr>
              <w:spacing w:after="40"/>
            </w:pPr>
            <w:r>
              <w:rPr>
                <w:sz w:val="16"/>
                <w:szCs w:val="16"/>
              </w:rPr>
              <w:t xml:space="preserve">EPC delay damages; seller’s delay damages under the offtake; buyer’s longstop termination right.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286C59" w14:textId="77777777" w:rsidR="009556DC" w:rsidRPr="009556DC" w:rsidRDefault="009556DC" w:rsidP="009556DC">
            <w:pPr>
              <w:spacing w:after="40"/>
              <w:rPr>
                <w:b/>
                <w:bCs/>
                <w:color w:val="000000" w:themeColor="text1"/>
                <w:sz w:val="16"/>
                <w:szCs w:val="16"/>
              </w:rPr>
            </w:pPr>
            <w:r w:rsidRPr="009556DC">
              <w:rPr>
                <w:color w:val="000000" w:themeColor="text1"/>
                <w:sz w:val="16"/>
                <w:szCs w:val="16"/>
              </w:rPr>
              <w:t>Offtake delay exposure backed by EPC damages, contingency and sponsor support</w:t>
            </w:r>
            <w:r w:rsidRPr="009556DC">
              <w:rPr>
                <w:b/>
                <w:bCs/>
                <w:color w:val="000000" w:themeColor="text1"/>
                <w:sz w:val="16"/>
                <w:szCs w:val="16"/>
              </w:rPr>
              <w:t xml:space="preserve"> (C4); </w:t>
            </w:r>
          </w:p>
          <w:p w14:paraId="2DA8378C" w14:textId="26354BE0" w:rsidR="009556DC" w:rsidRPr="009556DC" w:rsidRDefault="009556DC" w:rsidP="009556DC">
            <w:pPr>
              <w:spacing w:after="40"/>
              <w:rPr>
                <w:color w:val="000000" w:themeColor="text1"/>
              </w:rPr>
            </w:pPr>
            <w:r w:rsidRPr="009556DC">
              <w:rPr>
                <w:color w:val="000000" w:themeColor="text1"/>
                <w:sz w:val="16"/>
                <w:szCs w:val="16"/>
              </w:rPr>
              <w:t>longstop covers permits, investment decision, construction at P80 and commissioning (C5</w:t>
            </w:r>
            <w:r>
              <w:rPr>
                <w:color w:val="000000" w:themeColor="text1"/>
                <w:sz w:val="16"/>
                <w:szCs w:val="16"/>
              </w:rPr>
              <w:t>)</w:t>
            </w:r>
          </w:p>
        </w:tc>
      </w:tr>
      <w:tr w:rsidR="0073098B" w14:paraId="0BDABD2D"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B0964" w14:textId="77777777" w:rsidR="0073098B" w:rsidRDefault="0073098B" w:rsidP="0073098B">
            <w:pPr>
              <w:spacing w:after="40"/>
            </w:pPr>
            <w:r>
              <w:rPr>
                <w:b/>
                <w:bCs/>
                <w:sz w:val="16"/>
                <w:szCs w:val="16"/>
              </w:rPr>
              <w:t>Technology underperforms over time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9406E6" w14:textId="77777777" w:rsidR="0073098B" w:rsidRDefault="0073098B" w:rsidP="0073098B">
            <w:pPr>
              <w:spacing w:after="40"/>
            </w:pPr>
            <w:r>
              <w:rPr>
                <w:sz w:val="16"/>
                <w:szCs w:val="16"/>
              </w:rPr>
              <w:t xml:space="preserve">OEM warranty and service-agreement availability guarantees; warranty insurance; redundant design; sponsor. </w:t>
            </w:r>
            <w:r>
              <w:rPr>
                <w:b/>
                <w:bCs/>
                <w:color w:val="0D5754"/>
                <w:sz w:val="13"/>
                <w:szCs w:val="13"/>
              </w:rPr>
              <w:t>[P]</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98547" w14:textId="314DCD17" w:rsidR="0073098B" w:rsidRDefault="009556DC" w:rsidP="0073098B">
            <w:pPr>
              <w:spacing w:after="40"/>
            </w:pPr>
            <w:r>
              <w:rPr>
                <w:sz w:val="16"/>
                <w:szCs w:val="16"/>
              </w:rPr>
              <w:t xml:space="preserve">First of a kind exclusion and </w:t>
            </w:r>
            <w:r w:rsidR="0073098B">
              <w:rPr>
                <w:sz w:val="16"/>
                <w:szCs w:val="16"/>
              </w:rPr>
              <w:t>OEM</w:t>
            </w:r>
            <w:r>
              <w:rPr>
                <w:sz w:val="16"/>
                <w:szCs w:val="16"/>
              </w:rPr>
              <w:t>-warranty backstop reviewed (G7)</w:t>
            </w:r>
            <w:r w:rsidR="0073098B">
              <w:rPr>
                <w:sz w:val="16"/>
                <w:szCs w:val="16"/>
              </w:rPr>
              <w:t>; service agreement</w:t>
            </w:r>
            <w:r>
              <w:rPr>
                <w:sz w:val="16"/>
                <w:szCs w:val="16"/>
              </w:rPr>
              <w:t>s not yet an item</w:t>
            </w:r>
          </w:p>
        </w:tc>
      </w:tr>
      <w:tr w:rsidR="0073098B" w14:paraId="23F629FB"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82CA8" w14:textId="77777777" w:rsidR="0073098B" w:rsidRDefault="0073098B" w:rsidP="0073098B">
            <w:pPr>
              <w:spacing w:after="40"/>
            </w:pPr>
            <w:r>
              <w:rPr>
                <w:b/>
                <w:bCs/>
                <w:sz w:val="16"/>
                <w:szCs w:val="16"/>
              </w:rPr>
              <w:t>Certification delayed, or methodology changes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F6038C" w14:textId="77777777" w:rsidR="0073098B" w:rsidRDefault="0073098B" w:rsidP="0073098B">
            <w:pPr>
              <w:spacing w:after="40"/>
            </w:pPr>
            <w:r>
              <w:rPr>
                <w:sz w:val="16"/>
                <w:szCs w:val="16"/>
              </w:rPr>
              <w:t xml:space="preserve">Change-in-law and force-majeure clauses; termination for persistent certification failure; subsidy-loss provisions.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F2D584" w14:textId="7C8F1FB1" w:rsidR="0073098B" w:rsidRPr="009556DC" w:rsidRDefault="009556DC" w:rsidP="0073098B">
            <w:pPr>
              <w:spacing w:after="40"/>
              <w:rPr>
                <w:sz w:val="16"/>
                <w:szCs w:val="16"/>
              </w:rPr>
            </w:pPr>
            <w:r w:rsidRPr="009556DC">
              <w:rPr>
                <w:sz w:val="16"/>
                <w:szCs w:val="16"/>
              </w:rPr>
              <w:t>Change in law allocated in the offtake (needed for O7); producer certifies under the scheme the offtake requires (C8)</w:t>
            </w:r>
          </w:p>
        </w:tc>
      </w:tr>
      <w:tr w:rsidR="0073098B" w14:paraId="48C4416A"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B553C8" w14:textId="77777777" w:rsidR="0073098B" w:rsidRDefault="0073098B" w:rsidP="0073098B">
            <w:pPr>
              <w:spacing w:after="40"/>
            </w:pPr>
            <w:r>
              <w:rPr>
                <w:b/>
                <w:bCs/>
                <w:sz w:val="16"/>
                <w:szCs w:val="16"/>
              </w:rPr>
              <w:t>Input disruption (power, CO2)</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5BF215" w14:textId="77777777" w:rsidR="0073098B" w:rsidRDefault="0073098B" w:rsidP="0073098B">
            <w:pPr>
              <w:spacing w:after="40"/>
            </w:pPr>
            <w:r>
              <w:rPr>
                <w:sz w:val="16"/>
                <w:szCs w:val="16"/>
              </w:rPr>
              <w:t xml:space="preserve">Force majeure, which must be aligned across contracts; substitutability.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62BB9D" w14:textId="77777777" w:rsidR="0073098B" w:rsidRDefault="0073098B" w:rsidP="0073098B">
            <w:pPr>
              <w:spacing w:after="40"/>
            </w:pPr>
            <w:r>
              <w:rPr>
                <w:sz w:val="16"/>
                <w:szCs w:val="16"/>
              </w:rPr>
              <w:t>Force-majeure definitions aligned (C9)</w:t>
            </w:r>
          </w:p>
        </w:tc>
      </w:tr>
      <w:tr w:rsidR="0073098B" w14:paraId="717A465B"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E4F02" w14:textId="77777777" w:rsidR="0073098B" w:rsidRDefault="0073098B" w:rsidP="0073098B">
            <w:pPr>
              <w:spacing w:after="40"/>
            </w:pPr>
            <w:r>
              <w:rPr>
                <w:b/>
                <w:bCs/>
                <w:sz w:val="16"/>
                <w:szCs w:val="16"/>
              </w:rPr>
              <w:t>Policy revoked after FID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F9CEDA" w14:textId="77777777" w:rsidR="0073098B" w:rsidRDefault="0073098B" w:rsidP="0073098B">
            <w:pPr>
              <w:spacing w:after="40"/>
            </w:pPr>
            <w:r>
              <w:rPr>
                <w:sz w:val="16"/>
                <w:szCs w:val="16"/>
              </w:rPr>
              <w:t xml:space="preserve">Change-in-law and stabilisation terms; investment-treaty protection; political-risk cover (Atome, 2026).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8153D7" w14:textId="2442290E" w:rsidR="0073098B" w:rsidRDefault="009556DC" w:rsidP="0073098B">
            <w:pPr>
              <w:spacing w:after="40"/>
            </w:pPr>
            <w:r w:rsidRPr="009556DC">
              <w:rPr>
                <w:sz w:val="16"/>
                <w:szCs w:val="16"/>
              </w:rPr>
              <w:t>Trigger T1 blocks G1 when the power contract or public support terms are revoked</w:t>
            </w:r>
          </w:p>
        </w:tc>
      </w:tr>
      <w:tr w:rsidR="0073098B" w14:paraId="509EAB8F" w14:textId="77777777">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E9F695" w14:textId="77777777" w:rsidR="0073098B" w:rsidRDefault="0073098B" w:rsidP="0073098B">
            <w:pPr>
              <w:spacing w:after="40"/>
            </w:pPr>
            <w:r>
              <w:rPr>
                <w:b/>
                <w:bCs/>
                <w:sz w:val="16"/>
                <w:szCs w:val="16"/>
              </w:rPr>
              <w:t>Contractor or OEM insolvency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5B720" w14:textId="77777777" w:rsidR="0073098B" w:rsidRDefault="0073098B" w:rsidP="0073098B">
            <w:pPr>
              <w:spacing w:after="40"/>
            </w:pPr>
            <w:r>
              <w:rPr>
                <w:sz w:val="16"/>
                <w:szCs w:val="16"/>
              </w:rPr>
              <w:t xml:space="preserve">Parent guarantees, bonds, step-in; asset buyer (McPhy, 2025).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6F3058" w14:textId="406E09FB" w:rsidR="0073098B" w:rsidRDefault="009556DC" w:rsidP="0073098B">
            <w:pPr>
              <w:spacing w:after="40"/>
            </w:pPr>
            <w:r w:rsidRPr="009556DC">
              <w:rPr>
                <w:sz w:val="16"/>
                <w:szCs w:val="16"/>
              </w:rPr>
              <w:t xml:space="preserve">EPC security package (G5); </w:t>
            </w:r>
            <w:r>
              <w:rPr>
                <w:sz w:val="16"/>
                <w:szCs w:val="16"/>
              </w:rPr>
              <w:t>T</w:t>
            </w:r>
            <w:r w:rsidRPr="009556DC">
              <w:rPr>
                <w:sz w:val="16"/>
                <w:szCs w:val="16"/>
              </w:rPr>
              <w:t>rigger T3 blocks G5 when the contractor or a key OEM is insolvent</w:t>
            </w:r>
          </w:p>
        </w:tc>
      </w:tr>
    </w:tbl>
    <w:p w14:paraId="72287612" w14:textId="6CA2915E" w:rsidR="004C453A" w:rsidRDefault="00000000">
      <w:pPr>
        <w:pStyle w:val="Heading1"/>
        <w:keepNext/>
        <w:pageBreakBefore/>
        <w:spacing w:after="160"/>
      </w:pPr>
      <w:bookmarkStart w:id="26" w:name="_Toc241505199"/>
      <w:r>
        <w:lastRenderedPageBreak/>
        <w:t>4. Offtaker-readiness framework</w:t>
      </w:r>
      <w:bookmarkEnd w:id="26"/>
    </w:p>
    <w:p w14:paraId="15468AAD" w14:textId="77777777" w:rsidR="004C453A" w:rsidRDefault="00000000">
      <w:pPr>
        <w:spacing w:after="120"/>
      </w:pPr>
      <w:r>
        <w:t xml:space="preserve">Two halves: how mature the commitment is, and how ready the buyer is. The first grades the contract; the second grades the counterparty. Both are needed because the same signature means very different things from a mandated fuel supplier, an airline, a trader or a state intermediary. </w:t>
      </w:r>
      <w:r>
        <w:rPr>
          <w:b/>
          <w:bCs/>
          <w:color w:val="A8341A"/>
          <w:sz w:val="18"/>
          <w:szCs w:val="18"/>
        </w:rPr>
        <w:t>[I]</w:t>
      </w:r>
    </w:p>
    <w:p w14:paraId="4E42C552" w14:textId="77777777" w:rsidR="004C453A" w:rsidRDefault="00000000">
      <w:pPr>
        <w:pStyle w:val="Heading2"/>
        <w:keepNext/>
        <w:spacing w:before="260" w:after="100"/>
      </w:pPr>
      <w:bookmarkStart w:id="27" w:name="_Toc241505200"/>
      <w:r>
        <w:t>4.1 The offtake ladder: “signed” is not “bankable”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1900"/>
        <w:gridCol w:w="2560"/>
        <w:gridCol w:w="1100"/>
        <w:gridCol w:w="1400"/>
      </w:tblGrid>
      <w:tr w:rsidR="004C453A" w14:paraId="14F59783"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8B6A6" w14:textId="77777777" w:rsidR="004C453A" w:rsidRDefault="00000000">
            <w:pPr>
              <w:spacing w:after="40"/>
            </w:pPr>
            <w:r>
              <w:rPr>
                <w:b/>
                <w:bCs/>
                <w:color w:val="0D5754"/>
                <w:sz w:val="16"/>
                <w:szCs w:val="16"/>
              </w:rPr>
              <w:t>Level</w:t>
            </w:r>
          </w:p>
        </w:tc>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A3F2AB" w14:textId="77777777" w:rsidR="004C453A" w:rsidRDefault="00000000">
            <w:pPr>
              <w:spacing w:after="40"/>
            </w:pPr>
            <w:r>
              <w:rPr>
                <w:b/>
                <w:bCs/>
                <w:color w:val="0D5754"/>
                <w:sz w:val="16"/>
                <w:szCs w:val="16"/>
              </w:rPr>
              <w:t>Instrument</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A16769" w14:textId="77777777" w:rsidR="004C453A" w:rsidRDefault="00000000">
            <w:pPr>
              <w:spacing w:after="40"/>
            </w:pPr>
            <w:r>
              <w:rPr>
                <w:b/>
                <w:bCs/>
                <w:color w:val="0D5754"/>
                <w:sz w:val="16"/>
                <w:szCs w:val="16"/>
              </w:rPr>
              <w:t>What binds</w:t>
            </w:r>
          </w:p>
        </w:tc>
        <w:tc>
          <w:tcPr>
            <w:tcW w:w="25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608E018" w14:textId="77777777" w:rsidR="004C453A" w:rsidRDefault="00000000">
            <w:pPr>
              <w:spacing w:after="40"/>
            </w:pPr>
            <w:r>
              <w:rPr>
                <w:b/>
                <w:bCs/>
                <w:color w:val="0D5754"/>
                <w:sz w:val="16"/>
                <w:szCs w:val="16"/>
              </w:rPr>
              <w:t>What it tells you about project maturity</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89ADFE" w14:textId="77777777" w:rsidR="004C453A" w:rsidRDefault="00000000">
            <w:pPr>
              <w:spacing w:after="40"/>
            </w:pPr>
            <w:r>
              <w:rPr>
                <w:b/>
                <w:bCs/>
                <w:color w:val="0D5754"/>
                <w:sz w:val="16"/>
                <w:szCs w:val="16"/>
              </w:rPr>
              <w:t>Weight for financing</w:t>
            </w:r>
          </w:p>
        </w:tc>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5E4C8BB" w14:textId="77777777" w:rsidR="004C453A" w:rsidRDefault="00000000">
            <w:pPr>
              <w:spacing w:after="40"/>
            </w:pPr>
            <w:r>
              <w:rPr>
                <w:b/>
                <w:bCs/>
                <w:color w:val="0D5754"/>
                <w:sz w:val="16"/>
                <w:szCs w:val="16"/>
              </w:rPr>
              <w:t>Example</w:t>
            </w:r>
          </w:p>
        </w:tc>
      </w:tr>
      <w:tr w:rsidR="004C453A" w14:paraId="711CAE63"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22D72" w14:textId="77777777" w:rsidR="004C453A" w:rsidRDefault="00000000">
            <w:pPr>
              <w:spacing w:after="40"/>
            </w:pPr>
            <w:r>
              <w:rPr>
                <w:sz w:val="15"/>
                <w:szCs w:val="15"/>
              </w:rPr>
              <w:t>O0</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563260" w14:textId="4AB19176" w:rsidR="004C453A" w:rsidRDefault="0017396C">
            <w:pPr>
              <w:spacing w:after="40"/>
            </w:pPr>
            <w:r w:rsidRPr="0017396C">
              <w:rPr>
                <w:sz w:val="15"/>
                <w:szCs w:val="15"/>
              </w:rPr>
              <w:t>No verified offtake document with a declared maturity.</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75D0C" w14:textId="77777777" w:rsidR="004C453A" w:rsidRDefault="00000000">
            <w:pPr>
              <w:spacing w:after="40"/>
            </w:pPr>
            <w:r>
              <w:rPr>
                <w:sz w:val="15"/>
                <w:szCs w:val="15"/>
              </w:rPr>
              <w:t>Nothing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97CD5" w14:textId="77777777" w:rsidR="004C453A" w:rsidRDefault="00000000">
            <w:pPr>
              <w:spacing w:after="40"/>
            </w:pPr>
            <w:r>
              <w:rPr>
                <w:sz w:val="15"/>
                <w:szCs w:val="15"/>
              </w:rPr>
              <w:t>Market interest only. Says nothing about the project.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D6F1BE"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04AAE2" w14:textId="77777777" w:rsidR="004C453A" w:rsidRDefault="00000000">
            <w:pPr>
              <w:spacing w:after="40"/>
            </w:pPr>
            <w:r>
              <w:rPr>
                <w:sz w:val="15"/>
                <w:szCs w:val="15"/>
              </w:rPr>
              <w:t>—</w:t>
            </w:r>
          </w:p>
        </w:tc>
      </w:tr>
      <w:tr w:rsidR="004C453A" w14:paraId="05603DC8"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B09C4" w14:textId="77777777" w:rsidR="004C453A" w:rsidRDefault="00000000">
            <w:pPr>
              <w:spacing w:after="40"/>
            </w:pPr>
            <w:r>
              <w:rPr>
                <w:sz w:val="15"/>
                <w:szCs w:val="15"/>
              </w:rPr>
              <w:t>O1</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A381" w14:textId="168DF3D7" w:rsidR="004C453A" w:rsidRDefault="00000000">
            <w:pPr>
              <w:spacing w:after="40"/>
            </w:pPr>
            <w:r>
              <w:rPr>
                <w:sz w:val="15"/>
                <w:szCs w:val="15"/>
              </w:rPr>
              <w:t>MoU or letter of intent</w:t>
            </w:r>
            <w:r w:rsidR="0017396C">
              <w:rPr>
                <w:sz w:val="15"/>
                <w:szCs w:val="15"/>
              </w:rPr>
              <w:t>: a buyer exists; nothing binds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977D15" w14:textId="77777777" w:rsidR="004C453A" w:rsidRDefault="00000000">
            <w:pPr>
              <w:spacing w:after="40"/>
            </w:pPr>
            <w:r>
              <w:rPr>
                <w:sz w:val="15"/>
                <w:szCs w:val="15"/>
              </w:rPr>
              <w:t>Intent to negotiate; sometimes exclusivity, confidentiality</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653B6" w14:textId="77777777" w:rsidR="004C453A" w:rsidRDefault="00000000">
            <w:pPr>
              <w:spacing w:after="40"/>
            </w:pPr>
            <w:r>
              <w:rPr>
                <w:sz w:val="15"/>
                <w:szCs w:val="15"/>
              </w:rPr>
              <w:t xml:space="preserve">A buyer with an internal sponsor exists. The project can be at concept stage. “Few … have translated into binding commitments.”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65918"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F49762" w14:textId="77777777" w:rsidR="004C453A" w:rsidRDefault="00000000">
            <w:pPr>
              <w:spacing w:after="40"/>
            </w:pPr>
            <w:r>
              <w:rPr>
                <w:sz w:val="15"/>
                <w:szCs w:val="15"/>
              </w:rPr>
              <w:t xml:space="preserve">HIF–Idemitsu LOI, after FEED </w:t>
            </w:r>
            <w:r>
              <w:rPr>
                <w:b/>
                <w:bCs/>
                <w:color w:val="245E42"/>
                <w:sz w:val="12"/>
                <w:szCs w:val="12"/>
              </w:rPr>
              <w:t>[E]</w:t>
            </w:r>
          </w:p>
        </w:tc>
      </w:tr>
      <w:tr w:rsidR="004C453A" w14:paraId="600060B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2EE2F5" w14:textId="77777777" w:rsidR="004C453A" w:rsidRDefault="00000000">
            <w:pPr>
              <w:spacing w:after="40"/>
            </w:pPr>
            <w:r>
              <w:rPr>
                <w:sz w:val="15"/>
                <w:szCs w:val="15"/>
              </w:rPr>
              <w:t>O2</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5A32A" w14:textId="0D28EBD8" w:rsidR="004C453A" w:rsidRDefault="0017396C">
            <w:pPr>
              <w:spacing w:after="40"/>
            </w:pPr>
            <w:r>
              <w:rPr>
                <w:sz w:val="15"/>
                <w:szCs w:val="15"/>
              </w:rPr>
              <w:t>T</w:t>
            </w:r>
            <w:r w:rsidR="00000000">
              <w:rPr>
                <w:sz w:val="15"/>
                <w:szCs w:val="15"/>
              </w:rPr>
              <w:t>ermsheet</w:t>
            </w:r>
            <w:r>
              <w:rPr>
                <w:sz w:val="15"/>
                <w:szCs w:val="15"/>
              </w:rPr>
              <w:t xml:space="preserve"> heads of agreement agreed form: a commercial fit, not binding</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114F6F" w14:textId="77777777" w:rsidR="004C453A" w:rsidRDefault="00000000">
            <w:pPr>
              <w:spacing w:after="40"/>
            </w:pPr>
            <w:r>
              <w:rPr>
                <w:sz w:val="15"/>
                <w:szCs w:val="15"/>
              </w:rPr>
              <w:t>Key terms agreed but not binding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1329D" w14:textId="7F5BEA9D" w:rsidR="004C453A" w:rsidRDefault="00000000">
            <w:pPr>
              <w:spacing w:after="40"/>
            </w:pPr>
            <w:r>
              <w:rPr>
                <w:sz w:val="15"/>
                <w:szCs w:val="15"/>
              </w:rPr>
              <w:t>Commercial fit on volume, price formula, tenor, delivery. Producer at feasibility or FEED</w:t>
            </w:r>
            <w:r w:rsidR="0017396C">
              <w:t xml:space="preserve"> </w:t>
            </w:r>
            <w:r w:rsidR="0017396C" w:rsidRPr="0017396C">
              <w:rPr>
                <w:sz w:val="15"/>
                <w:szCs w:val="15"/>
              </w:rPr>
              <w:t>needed for at least 60% of planned output to reach Commercially plausible.</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9F69FB" w14:textId="77777777" w:rsidR="004C453A" w:rsidRDefault="00000000">
            <w:pPr>
              <w:spacing w:after="40"/>
            </w:pPr>
            <w:r>
              <w:rPr>
                <w:sz w:val="15"/>
                <w:szCs w:val="15"/>
              </w:rPr>
              <w:t>Low; supports development capital and subsidy bids</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B19DD2" w14:textId="77777777" w:rsidR="004C453A" w:rsidRDefault="00000000">
            <w:pPr>
              <w:spacing w:after="40"/>
            </w:pPr>
            <w:r>
              <w:rPr>
                <w:sz w:val="15"/>
                <w:szCs w:val="15"/>
              </w:rPr>
              <w:t xml:space="preserve">Provaris, Norwegian Hydrogen and Uniper: MoU Aug 2024, term sheet Jan 2025, binding targeted Dec 2025 </w:t>
            </w:r>
            <w:r>
              <w:rPr>
                <w:b/>
                <w:bCs/>
                <w:color w:val="245E42"/>
                <w:sz w:val="12"/>
                <w:szCs w:val="12"/>
              </w:rPr>
              <w:t>[E]</w:t>
            </w:r>
          </w:p>
        </w:tc>
      </w:tr>
      <w:tr w:rsidR="004C453A" w14:paraId="2D2E7F59"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8C68F7" w14:textId="77777777" w:rsidR="004C453A" w:rsidRDefault="00000000">
            <w:pPr>
              <w:spacing w:after="40"/>
            </w:pPr>
            <w:r>
              <w:rPr>
                <w:sz w:val="15"/>
                <w:szCs w:val="15"/>
              </w:rPr>
              <w:t>O3</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A37C95" w14:textId="0B9FA274" w:rsidR="004C453A" w:rsidRDefault="0017396C">
            <w:pPr>
              <w:spacing w:after="40"/>
            </w:pPr>
            <w:r>
              <w:rPr>
                <w:sz w:val="15"/>
                <w:szCs w:val="15"/>
              </w:rPr>
              <w:t>S</w:t>
            </w:r>
            <w:r w:rsidRPr="0017396C">
              <w:rPr>
                <w:sz w:val="15"/>
                <w:szCs w:val="15"/>
              </w:rPr>
              <w:t>igned, but not a binding commitment: a framework, volume or price not firm, or conditions with no longstop.</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EF4A74" w14:textId="77777777" w:rsidR="004C453A" w:rsidRDefault="00000000">
            <w:pPr>
              <w:spacing w:after="40"/>
            </w:pPr>
            <w:r>
              <w:rPr>
                <w:sz w:val="15"/>
                <w:szCs w:val="15"/>
              </w:rPr>
              <w:t>Binding framework; volumes or price subject to later confirmation or a support award</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081451" w14:textId="77777777" w:rsidR="004C453A" w:rsidRDefault="00000000">
            <w:pPr>
              <w:spacing w:after="40"/>
            </w:pPr>
            <w:r>
              <w:rPr>
                <w:sz w:val="15"/>
                <w:szCs w:val="15"/>
              </w:rPr>
              <w:t xml:space="preserve">The buyer is in, provided the price gap is bridged. “Many hydrogen contracts are conditional on such support.”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00288B" w14:textId="77777777" w:rsidR="004C453A" w:rsidRDefault="00000000">
            <w:pPr>
              <w:spacing w:after="40"/>
            </w:pPr>
            <w:r>
              <w:rPr>
                <w:sz w:val="15"/>
                <w:szCs w:val="15"/>
              </w:rPr>
              <w:t>Limited; depends on the condition</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00A0E" w14:textId="77777777" w:rsidR="004C453A" w:rsidRDefault="00000000">
            <w:pPr>
              <w:spacing w:after="40"/>
            </w:pPr>
            <w:r>
              <w:rPr>
                <w:sz w:val="15"/>
                <w:szCs w:val="15"/>
              </w:rPr>
              <w:t xml:space="preserve">Contracts conditional on CfD or subsidy award </w:t>
            </w:r>
            <w:r>
              <w:rPr>
                <w:b/>
                <w:bCs/>
                <w:color w:val="0D5754"/>
                <w:sz w:val="12"/>
                <w:szCs w:val="12"/>
              </w:rPr>
              <w:t>[P]</w:t>
            </w:r>
          </w:p>
        </w:tc>
      </w:tr>
      <w:tr w:rsidR="004C453A" w14:paraId="6F35D55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D83F03" w14:textId="77777777" w:rsidR="004C453A" w:rsidRDefault="00000000">
            <w:pPr>
              <w:spacing w:after="40"/>
            </w:pPr>
            <w:r>
              <w:rPr>
                <w:sz w:val="15"/>
                <w:szCs w:val="15"/>
              </w:rPr>
              <w:t>O4</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F65371" w14:textId="45880B34" w:rsidR="004C453A" w:rsidRDefault="00000000">
            <w:pPr>
              <w:spacing w:after="40"/>
            </w:pPr>
            <w:r>
              <w:rPr>
                <w:sz w:val="15"/>
                <w:szCs w:val="15"/>
              </w:rPr>
              <w:t>Binding, subject to conditions precedent</w:t>
            </w:r>
            <w:r w:rsidR="0017396C">
              <w:rPr>
                <w:sz w:val="15"/>
                <w:szCs w:val="15"/>
              </w:rPr>
              <w:t xml:space="preserve"> with a longstop date.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EC11E8" w14:textId="77777777" w:rsidR="004C453A" w:rsidRDefault="00000000">
            <w:pPr>
              <w:spacing w:after="40"/>
            </w:pPr>
            <w:r>
              <w:rPr>
                <w:sz w:val="15"/>
                <w:szCs w:val="15"/>
              </w:rPr>
              <w:t>Binding if conditions are met by the longstop; buyer may exit otherwise</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77D4CA" w14:textId="1A569293" w:rsidR="004C453A" w:rsidRDefault="00000000">
            <w:pPr>
              <w:spacing w:after="40"/>
            </w:pPr>
            <w:r>
              <w:rPr>
                <w:sz w:val="15"/>
                <w:szCs w:val="15"/>
              </w:rPr>
              <w:t>The buyer has done its diligence and will be bound if the project matures. Value depends on the conditions and on how realistic the longstop is.</w:t>
            </w:r>
            <w:r w:rsidR="0017396C">
              <w:rPr>
                <w:sz w:val="15"/>
                <w:szCs w:val="15"/>
              </w:rPr>
              <w:t xml:space="preserve"> G4 requires O4</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2B0540" w14:textId="77777777" w:rsidR="004C453A" w:rsidRDefault="00000000">
            <w:pPr>
              <w:spacing w:after="40"/>
            </w:pPr>
            <w:r>
              <w:rPr>
                <w:sz w:val="15"/>
                <w:szCs w:val="15"/>
              </w:rPr>
              <w:t>Material for FID planning; not yet revenue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75471C" w14:textId="77777777" w:rsidR="004C453A" w:rsidRDefault="00000000">
            <w:pPr>
              <w:spacing w:after="40"/>
            </w:pPr>
            <w:r>
              <w:rPr>
                <w:sz w:val="15"/>
                <w:szCs w:val="15"/>
              </w:rPr>
              <w:t xml:space="preserve">Uniper–Arcadia, Sept 2026 </w:t>
            </w:r>
            <w:r>
              <w:rPr>
                <w:b/>
                <w:bCs/>
                <w:color w:val="245E42"/>
                <w:sz w:val="12"/>
                <w:szCs w:val="12"/>
              </w:rPr>
              <w:t>[E]</w:t>
            </w:r>
          </w:p>
        </w:tc>
      </w:tr>
      <w:tr w:rsidR="004C453A" w14:paraId="267CB8B7"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47229A" w14:textId="77777777" w:rsidR="004C453A" w:rsidRDefault="00000000">
            <w:pPr>
              <w:spacing w:after="40"/>
            </w:pPr>
            <w:r>
              <w:rPr>
                <w:sz w:val="15"/>
                <w:szCs w:val="15"/>
              </w:rPr>
              <w:t>O5</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077BA2" w14:textId="38322F49" w:rsidR="004C453A" w:rsidRDefault="00000000">
            <w:pPr>
              <w:spacing w:after="40"/>
            </w:pPr>
            <w:r>
              <w:rPr>
                <w:sz w:val="15"/>
                <w:szCs w:val="15"/>
              </w:rPr>
              <w:t xml:space="preserve">Binding and effective: </w:t>
            </w:r>
            <w:r w:rsidR="0017396C">
              <w:rPr>
                <w:sz w:val="15"/>
                <w:szCs w:val="15"/>
              </w:rPr>
              <w:t>c</w:t>
            </w:r>
            <w:r w:rsidR="0017396C" w:rsidRPr="0017396C">
              <w:rPr>
                <w:sz w:val="15"/>
                <w:szCs w:val="15"/>
              </w:rPr>
              <w:t>onditions satisfied; obligations run from COD.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1EE246" w14:textId="55F0D29A" w:rsidR="004C453A" w:rsidRDefault="00000000">
            <w:pPr>
              <w:spacing w:after="40"/>
            </w:pPr>
            <w:r>
              <w:rPr>
                <w:sz w:val="15"/>
                <w:szCs w:val="15"/>
              </w:rPr>
              <w:t xml:space="preserve">Obligations run from COD; </w:t>
            </w:r>
            <w:r w:rsidR="0017396C">
              <w:rPr>
                <w:sz w:val="15"/>
                <w:szCs w:val="15"/>
              </w:rPr>
              <w:t xml:space="preserve">the </w:t>
            </w:r>
            <w:r>
              <w:rPr>
                <w:sz w:val="15"/>
                <w:szCs w:val="15"/>
              </w:rPr>
              <w:t>seller carries volume risk</w:t>
            </w:r>
            <w:r w:rsidR="0017396C">
              <w:rPr>
                <w:sz w:val="15"/>
                <w:szCs w:val="15"/>
              </w:rPr>
              <w:t xml:space="preserve"> unless the commitment is firm.</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DB6AE7" w14:textId="77777777" w:rsidR="004C453A" w:rsidRDefault="00000000">
            <w:pPr>
              <w:spacing w:after="40"/>
            </w:pPr>
            <w:r>
              <w:rPr>
                <w:sz w:val="15"/>
                <w:szCs w:val="15"/>
              </w:rPr>
              <w:t>Conditions met, usually at FID or financial close. Project committed.</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0E0BA" w14:textId="77777777" w:rsidR="004C453A" w:rsidRDefault="00000000">
            <w:pPr>
              <w:spacing w:after="40"/>
            </w:pPr>
            <w:r>
              <w:rPr>
                <w:sz w:val="15"/>
                <w:szCs w:val="15"/>
              </w:rPr>
              <w:t>Moderate: price certain, volume risk with the project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DA4458" w14:textId="77777777" w:rsidR="004C453A" w:rsidRDefault="00000000">
            <w:pPr>
              <w:spacing w:after="40"/>
            </w:pPr>
            <w:r>
              <w:rPr>
                <w:sz w:val="15"/>
                <w:szCs w:val="15"/>
              </w:rPr>
              <w:t>—</w:t>
            </w:r>
          </w:p>
        </w:tc>
      </w:tr>
      <w:tr w:rsidR="004C453A" w14:paraId="1F14C89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708AB" w14:textId="77777777" w:rsidR="004C453A" w:rsidRDefault="00000000">
            <w:pPr>
              <w:spacing w:after="40"/>
            </w:pPr>
            <w:r>
              <w:rPr>
                <w:sz w:val="15"/>
                <w:szCs w:val="15"/>
              </w:rPr>
              <w:t>O6</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A446D7" w14:textId="47915C7A" w:rsidR="004C453A" w:rsidRDefault="00000000">
            <w:pPr>
              <w:spacing w:after="40"/>
            </w:pPr>
            <w:r>
              <w:rPr>
                <w:sz w:val="15"/>
                <w:szCs w:val="15"/>
              </w:rPr>
              <w:t xml:space="preserve">Firm take-or-pay or take-if-tendered, </w:t>
            </w:r>
            <w:r w:rsidR="00247110" w:rsidRPr="00247110">
              <w:rPr>
                <w:sz w:val="15"/>
                <w:szCs w:val="15"/>
              </w:rPr>
              <w:t>from an investment-grade or credit-supported buyer.</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3E5ADB" w14:textId="77777777" w:rsidR="004C453A" w:rsidRDefault="00000000">
            <w:pPr>
              <w:spacing w:after="40"/>
            </w:pPr>
            <w:r>
              <w:rPr>
                <w:sz w:val="15"/>
                <w:szCs w:val="15"/>
              </w:rPr>
              <w:t>Revenue floor, or duty to take whatever the plant tenders</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30589B" w14:textId="77777777" w:rsidR="004C453A" w:rsidRDefault="00000000">
            <w:pPr>
              <w:spacing w:after="40"/>
            </w:pPr>
            <w:r>
              <w:rPr>
                <w:sz w:val="15"/>
                <w:szCs w:val="15"/>
              </w:rPr>
              <w:t>The buyer carries market risk; the producer carries production risk.</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C3EC00" w14:textId="77777777" w:rsidR="004C453A" w:rsidRDefault="00000000">
            <w:pPr>
              <w:spacing w:after="40"/>
            </w:pPr>
            <w:r>
              <w:rPr>
                <w:sz w:val="15"/>
                <w:szCs w:val="15"/>
              </w:rPr>
              <w:t>High</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41B6F6" w14:textId="77777777" w:rsidR="004C453A" w:rsidRDefault="00000000">
            <w:pPr>
              <w:spacing w:after="40"/>
            </w:pPr>
            <w:r>
              <w:rPr>
                <w:sz w:val="15"/>
                <w:szCs w:val="15"/>
              </w:rPr>
              <w:t xml:space="preserve">Atome–Yara (100%, ≥10-year take-or-pay); NEOM–Air Products (30-year, fixed price, take-if-tendered) </w:t>
            </w:r>
            <w:r>
              <w:rPr>
                <w:b/>
                <w:bCs/>
                <w:color w:val="245E42"/>
                <w:sz w:val="12"/>
                <w:szCs w:val="12"/>
              </w:rPr>
              <w:t>[E]</w:t>
            </w:r>
          </w:p>
        </w:tc>
      </w:tr>
      <w:tr w:rsidR="004C453A" w14:paraId="3048620B"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6139A6" w14:textId="77777777" w:rsidR="004C453A" w:rsidRDefault="00000000">
            <w:pPr>
              <w:spacing w:after="40"/>
            </w:pPr>
            <w:r>
              <w:rPr>
                <w:sz w:val="15"/>
                <w:szCs w:val="15"/>
              </w:rPr>
              <w:t>O7</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ED96DB" w14:textId="186806E6" w:rsidR="004C453A" w:rsidRDefault="00247110">
            <w:pPr>
              <w:spacing w:after="40"/>
            </w:pPr>
            <w:r w:rsidRPr="00247110">
              <w:rPr>
                <w:sz w:val="15"/>
                <w:szCs w:val="15"/>
              </w:rPr>
              <w:t>Project-finance grade: O6 plus tenor covering debt, assignment, step-in, a termination payment and allocated change in law.</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C12BA5" w14:textId="77777777" w:rsidR="004C453A" w:rsidRDefault="00000000">
            <w:pPr>
              <w:spacing w:after="40"/>
            </w:pPr>
            <w:r>
              <w:rPr>
                <w:sz w:val="15"/>
                <w:szCs w:val="15"/>
              </w:rPr>
              <w:t>O6 plus tenor ≥ debt, assignment, direct agreement and step-in, termination payment covering debt, change-in-law allocation, credit support</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B43BD9" w14:textId="77777777" w:rsidR="004C453A" w:rsidRDefault="00000000">
            <w:pPr>
              <w:spacing w:after="40"/>
            </w:pPr>
            <w:r>
              <w:rPr>
                <w:sz w:val="15"/>
                <w:szCs w:val="15"/>
              </w:rPr>
              <w:t>Lenders can size debt on it.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68C4AE" w14:textId="77777777" w:rsidR="004C453A" w:rsidRDefault="00000000">
            <w:pPr>
              <w:spacing w:after="40"/>
            </w:pPr>
            <w:r>
              <w:rPr>
                <w:sz w:val="15"/>
                <w:szCs w:val="15"/>
              </w:rPr>
              <w:t>Highest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4E20AC" w14:textId="77777777" w:rsidR="004C453A" w:rsidRDefault="00000000">
            <w:pPr>
              <w:spacing w:after="40"/>
            </w:pPr>
            <w:r>
              <w:rPr>
                <w:sz w:val="15"/>
                <w:szCs w:val="15"/>
              </w:rPr>
              <w:t xml:space="preserve">NEOM financial close 2023; DSL-01 cost-plus for 75% of volumes, February 2026 </w:t>
            </w:r>
            <w:r>
              <w:rPr>
                <w:b/>
                <w:bCs/>
                <w:color w:val="245E42"/>
                <w:sz w:val="12"/>
                <w:szCs w:val="12"/>
              </w:rPr>
              <w:t>[E]</w:t>
            </w:r>
          </w:p>
        </w:tc>
      </w:tr>
    </w:tbl>
    <w:p w14:paraId="63E607A0" w14:textId="77777777" w:rsidR="004C453A" w:rsidRDefault="004C453A">
      <w:pPr>
        <w:spacing w:before="80"/>
      </w:pPr>
    </w:p>
    <w:p w14:paraId="55B280C0" w14:textId="77777777" w:rsidR="00247110" w:rsidRPr="00247110" w:rsidRDefault="00247110" w:rsidP="00247110">
      <w:pPr>
        <w:pStyle w:val="Heading2"/>
        <w:keepNext/>
        <w:spacing w:before="260" w:after="100"/>
        <w:rPr>
          <w:b w:val="0"/>
          <w:bCs w:val="0"/>
          <w:color w:val="111D1B"/>
          <w:sz w:val="21"/>
          <w:szCs w:val="21"/>
        </w:rPr>
      </w:pPr>
      <w:bookmarkStart w:id="28" w:name="_Toc241505201"/>
      <w:r w:rsidRPr="00247110">
        <w:rPr>
          <w:b w:val="0"/>
          <w:bCs w:val="0"/>
          <w:color w:val="111D1B"/>
          <w:sz w:val="21"/>
          <w:szCs w:val="21"/>
        </w:rPr>
        <w:t xml:space="preserve">Market calibration: BloombergNEF (2025, cited by OIES/ING) finds only about 13% of contracted clean-hydrogen volumes backed by fully binding offtakes. OIES expects firm take-or-pay “as a condition for reaching FID”, at 60–80% of contract quantity in current negotiations against more than 90% in early LNG, with 10–15 </w:t>
      </w:r>
      <w:r w:rsidRPr="00247110">
        <w:rPr>
          <w:b w:val="0"/>
          <w:bCs w:val="0"/>
          <w:color w:val="111D1B"/>
          <w:sz w:val="21"/>
          <w:szCs w:val="21"/>
        </w:rPr>
        <w:lastRenderedPageBreak/>
        <w:t xml:space="preserve">year tenors. Some European projects have reached FID on 5–7 year contracts with about 50% equity. </w:t>
      </w:r>
      <w:r w:rsidRPr="00247110">
        <w:rPr>
          <w:color w:val="111D1B"/>
          <w:sz w:val="21"/>
          <w:szCs w:val="21"/>
        </w:rPr>
        <w:t>[E][P]</w:t>
      </w:r>
      <w:r w:rsidRPr="00247110">
        <w:rPr>
          <w:b w:val="0"/>
          <w:bCs w:val="0"/>
          <w:color w:val="111D1B"/>
          <w:sz w:val="21"/>
          <w:szCs w:val="21"/>
        </w:rPr>
        <w:t xml:space="preserve"> GEX’s firmness threshold for O6 is the bottom of that range: take-or-pay for at least 60% of contract quantity, or take-if-tendered. [GEX]</w:t>
      </w:r>
    </w:p>
    <w:p w14:paraId="3C02389E" w14:textId="77777777" w:rsidR="00247110" w:rsidRPr="00247110" w:rsidRDefault="00247110" w:rsidP="00247110">
      <w:pPr>
        <w:pStyle w:val="Heading2"/>
        <w:keepNext/>
        <w:spacing w:before="260" w:after="100"/>
        <w:rPr>
          <w:b w:val="0"/>
          <w:bCs w:val="0"/>
          <w:color w:val="111D1B"/>
          <w:sz w:val="21"/>
          <w:szCs w:val="21"/>
        </w:rPr>
      </w:pPr>
      <w:r w:rsidRPr="00247110">
        <w:rPr>
          <w:b w:val="0"/>
          <w:bCs w:val="0"/>
          <w:color w:val="111D1B"/>
          <w:sz w:val="21"/>
          <w:szCs w:val="21"/>
        </w:rPr>
        <w:t>How GEX derives the level. The level is derived, never entered: from the verified maturity of the offtake contract (intent gives O1; indicative or agreed gives O2; executed or effective gives O3 or higher) and from the offtake card: a binding commitment form, a longstop date, conditions satisfied, the take-or-pay share, the buyer’s credit, tenor against the debt tenor and allocated change in law. O7 also needs the lender protections (assignment, step-in, termination payment) verified in G4. Effectiveness is tracked separately: a firm O6 or O7 offtake can still be conditional, and Financeable requires it to be effective. [GEX]</w:t>
      </w:r>
    </w:p>
    <w:p w14:paraId="3C42CA55" w14:textId="77777777" w:rsidR="00247110" w:rsidRPr="00247110" w:rsidRDefault="00247110" w:rsidP="00247110">
      <w:pPr>
        <w:pStyle w:val="Heading2"/>
        <w:keepNext/>
        <w:spacing w:before="260" w:after="100"/>
        <w:rPr>
          <w:b w:val="0"/>
          <w:bCs w:val="0"/>
          <w:color w:val="111D1B"/>
          <w:sz w:val="21"/>
          <w:szCs w:val="21"/>
        </w:rPr>
      </w:pPr>
      <w:r w:rsidRPr="00247110">
        <w:rPr>
          <w:b w:val="0"/>
          <w:bCs w:val="0"/>
          <w:color w:val="111D1B"/>
          <w:sz w:val="21"/>
          <w:szCs w:val="21"/>
        </w:rPr>
        <w:t>What each stage requires. Commercially plausible: O2 or better for at least 60% of planned output. G4: O4. Structurally bankable, under project finance: O6. Financeable: an effective offtake at O7 under project finance, or at O5 on a balance sheet. [GEX]</w:t>
      </w:r>
    </w:p>
    <w:p w14:paraId="23E04CE7" w14:textId="77777777" w:rsidR="00247110" w:rsidRDefault="00247110" w:rsidP="00247110">
      <w:pPr>
        <w:pStyle w:val="Heading2"/>
        <w:keepNext/>
        <w:spacing w:before="260" w:after="100"/>
        <w:rPr>
          <w:b w:val="0"/>
          <w:bCs w:val="0"/>
          <w:color w:val="111D1B"/>
          <w:sz w:val="21"/>
          <w:szCs w:val="21"/>
        </w:rPr>
      </w:pPr>
      <w:r w:rsidRPr="00247110">
        <w:rPr>
          <w:b w:val="0"/>
          <w:bCs w:val="0"/>
          <w:color w:val="111D1B"/>
          <w:sz w:val="21"/>
          <w:szCs w:val="21"/>
        </w:rPr>
        <w:t>Coverage. Coverage is contracted tonnes per year divided by the planned output recorded on the offtake card, or by the EPC’s guaranteed capacity when no planned output is recorded; a coverage that cannot be computed fails closed. The 60% bar is the EU Hydrogen Bank’s own application requirement (section 10). A project that consumes its own output records an intra-group offtake card; there is no captive exemption, just as the Hydrogen Bank asks integrated projects for a director’s letter reserving 60% of output. [GEX][E]</w:t>
      </w:r>
    </w:p>
    <w:p w14:paraId="6E655077" w14:textId="27F95937" w:rsidR="004C453A" w:rsidRDefault="00000000" w:rsidP="00247110">
      <w:pPr>
        <w:pStyle w:val="Heading2"/>
        <w:keepNext/>
        <w:spacing w:before="260" w:after="100"/>
      </w:pPr>
      <w:r>
        <w:t>4.2 The offtake quality card</w:t>
      </w:r>
      <w:bookmarkEnd w:id="28"/>
    </w:p>
    <w:p w14:paraId="3FCCCB82" w14:textId="311CCBDC" w:rsidR="004C453A" w:rsidRDefault="00000000">
      <w:pPr>
        <w:spacing w:after="120"/>
      </w:pPr>
      <w:r>
        <w:t xml:space="preserve">Instead of one yes/no document, GEX records </w:t>
      </w:r>
      <w:r w:rsidR="00247110" w:rsidRPr="00247110">
        <w:t>the offtake’s terms on a card and derives the O-level from them. The table lists the full card the review proposed; what is built is listed below it. Every field is something a buyer, seller or lender negotiates anyway</w:t>
      </w:r>
      <w:r>
        <w:t xml:space="preserve">.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53A" w14:paraId="700B7280"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A811D2" w14:textId="77777777" w:rsidR="004C453A" w:rsidRDefault="00000000">
            <w:pPr>
              <w:spacing w:after="40"/>
            </w:pPr>
            <w:r>
              <w:rPr>
                <w:b/>
                <w:bCs/>
                <w:sz w:val="18"/>
                <w:szCs w:val="18"/>
              </w:rPr>
              <w:t>Counterparty and role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C065BB" w14:textId="77777777" w:rsidR="004C453A" w:rsidRDefault="00000000">
            <w:pPr>
              <w:spacing w:after="40"/>
            </w:pPr>
            <w:r>
              <w:rPr>
                <w:sz w:val="18"/>
                <w:szCs w:val="18"/>
              </w:rPr>
              <w:t>End user, obligated fuel supplier, trader, state intermediary, equity partner</w:t>
            </w:r>
          </w:p>
        </w:tc>
      </w:tr>
      <w:tr w:rsidR="004C453A" w14:paraId="77FFD9A2"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3481DB" w14:textId="77777777" w:rsidR="004C453A" w:rsidRDefault="00000000">
            <w:pPr>
              <w:spacing w:after="40"/>
            </w:pPr>
            <w:r>
              <w:rPr>
                <w:b/>
                <w:bCs/>
                <w:sz w:val="18"/>
                <w:szCs w:val="18"/>
              </w:rPr>
              <w:t>Credit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66560C" w14:textId="77777777" w:rsidR="004C453A" w:rsidRDefault="00000000">
            <w:pPr>
              <w:spacing w:after="40"/>
            </w:pPr>
            <w:r>
              <w:rPr>
                <w:sz w:val="18"/>
                <w:szCs w:val="18"/>
              </w:rPr>
              <w:t>Rating; parent guarantee or letter of credit; intermediary backing</w:t>
            </w:r>
          </w:p>
        </w:tc>
      </w:tr>
      <w:tr w:rsidR="004C453A" w14:paraId="7FE65870"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4D1370" w14:textId="77777777" w:rsidR="004C453A" w:rsidRDefault="00000000">
            <w:pPr>
              <w:spacing w:after="40"/>
            </w:pPr>
            <w:r>
              <w:rPr>
                <w:b/>
                <w:bCs/>
                <w:sz w:val="18"/>
                <w:szCs w:val="18"/>
              </w:rPr>
              <w:t>Volume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F85A2" w14:textId="77777777" w:rsidR="004C453A" w:rsidRDefault="00000000">
            <w:pPr>
              <w:spacing w:after="40"/>
            </w:pPr>
            <w:r>
              <w:rPr>
                <w:sz w:val="18"/>
                <w:szCs w:val="18"/>
              </w:rPr>
              <w:t>Annual contract quantity against guaranteed capacity; ramp-up profile; tolerance band</w:t>
            </w:r>
          </w:p>
        </w:tc>
      </w:tr>
      <w:tr w:rsidR="004C453A" w14:paraId="09AAB3AF"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DBB08F" w14:textId="77777777" w:rsidR="004C453A" w:rsidRDefault="00000000">
            <w:pPr>
              <w:spacing w:after="40"/>
            </w:pPr>
            <w:r>
              <w:rPr>
                <w:b/>
                <w:bCs/>
                <w:sz w:val="18"/>
                <w:szCs w:val="18"/>
              </w:rPr>
              <w:t>Tenor</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112450" w14:textId="77777777" w:rsidR="004C453A" w:rsidRDefault="00000000">
            <w:pPr>
              <w:spacing w:after="40"/>
            </w:pPr>
            <w:r>
              <w:rPr>
                <w:sz w:val="18"/>
                <w:szCs w:val="18"/>
              </w:rPr>
              <w:t>Years, against debt tenor and feedstock and power tenors</w:t>
            </w:r>
          </w:p>
        </w:tc>
      </w:tr>
      <w:tr w:rsidR="004C453A" w14:paraId="0173A0DD"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4BBF0E7" w14:textId="77777777" w:rsidR="004C453A" w:rsidRDefault="00000000">
            <w:pPr>
              <w:spacing w:after="40"/>
            </w:pPr>
            <w:r>
              <w:rPr>
                <w:b/>
                <w:bCs/>
                <w:sz w:val="18"/>
                <w:szCs w:val="18"/>
              </w:rPr>
              <w:t>Commitment form</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15B953" w14:textId="77777777" w:rsidR="004C453A" w:rsidRDefault="00000000">
            <w:pPr>
              <w:spacing w:after="40"/>
            </w:pPr>
            <w:r>
              <w:rPr>
                <w:sz w:val="18"/>
                <w:szCs w:val="18"/>
              </w:rPr>
              <w:t>Take-or-pay percentage; take-if-tendered; take-and-pay; make-up and carry-forward rights</w:t>
            </w:r>
          </w:p>
        </w:tc>
      </w:tr>
      <w:tr w:rsidR="004C453A" w14:paraId="7EBCCDAC"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BEEED7D" w14:textId="77777777" w:rsidR="004C453A" w:rsidRDefault="00000000">
            <w:pPr>
              <w:spacing w:after="40"/>
            </w:pPr>
            <w:r>
              <w:rPr>
                <w:b/>
                <w:bCs/>
                <w:sz w:val="18"/>
                <w:szCs w:val="18"/>
              </w:rPr>
              <w:t>Price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19BEE3" w14:textId="77777777" w:rsidR="004C453A" w:rsidRDefault="00000000">
            <w:pPr>
              <w:spacing w:after="40"/>
            </w:pPr>
            <w:r>
              <w:rPr>
                <w:sz w:val="18"/>
                <w:szCs w:val="18"/>
              </w:rPr>
              <w:t>Fixed, cost-plus, index plus premium, floor or cap; how subsidies flow; review windows</w:t>
            </w:r>
          </w:p>
        </w:tc>
      </w:tr>
      <w:tr w:rsidR="004C453A" w14:paraId="527E03E3"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C2B3D11" w14:textId="77777777" w:rsidR="004C453A" w:rsidRDefault="00000000">
            <w:pPr>
              <w:spacing w:after="40"/>
            </w:pPr>
            <w:r>
              <w:rPr>
                <w:b/>
                <w:bCs/>
                <w:sz w:val="18"/>
                <w:szCs w:val="18"/>
              </w:rPr>
              <w:t>Conditions precedent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27924" w14:textId="77777777" w:rsidR="004C453A" w:rsidRDefault="00000000">
            <w:pPr>
              <w:spacing w:after="40"/>
            </w:pPr>
            <w:r>
              <w:rPr>
                <w:sz w:val="18"/>
                <w:szCs w:val="18"/>
              </w:rPr>
              <w:t>List (FID, permits, financing, support award, certification) and longstop date</w:t>
            </w:r>
          </w:p>
        </w:tc>
      </w:tr>
      <w:tr w:rsidR="004C453A" w14:paraId="17D00538"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76802F1" w14:textId="77777777" w:rsidR="004C453A" w:rsidRDefault="00000000">
            <w:pPr>
              <w:spacing w:after="40"/>
            </w:pPr>
            <w:r>
              <w:rPr>
                <w:b/>
                <w:bCs/>
                <w:sz w:val="18"/>
                <w:szCs w:val="18"/>
              </w:rPr>
              <w:t>Remedies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45AB78" w14:textId="77777777" w:rsidR="004C453A" w:rsidRDefault="00000000">
            <w:pPr>
              <w:spacing w:after="40"/>
            </w:pPr>
            <w:r>
              <w:rPr>
                <w:sz w:val="18"/>
                <w:szCs w:val="18"/>
              </w:rPr>
              <w:t>Delay and shortfall damages; caps; replacement cost; seller performance security</w:t>
            </w:r>
          </w:p>
        </w:tc>
      </w:tr>
      <w:tr w:rsidR="004C453A" w14:paraId="40BD5114"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64FB1B" w14:textId="77777777" w:rsidR="004C453A" w:rsidRDefault="00000000">
            <w:pPr>
              <w:spacing w:after="40"/>
            </w:pPr>
            <w:r>
              <w:rPr>
                <w:b/>
                <w:bCs/>
                <w:sz w:val="18"/>
                <w:szCs w:val="18"/>
              </w:rPr>
              <w:t>Product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01F269" w14:textId="77777777" w:rsidR="004C453A" w:rsidRDefault="00000000">
            <w:pPr>
              <w:spacing w:after="40"/>
            </w:pPr>
            <w:r>
              <w:rPr>
                <w:sz w:val="18"/>
                <w:szCs w:val="18"/>
              </w:rPr>
              <w:t>Specification standard; acceptance testing; delivery point and Incoterm; logistics responsibility</w:t>
            </w:r>
          </w:p>
        </w:tc>
      </w:tr>
      <w:tr w:rsidR="004C453A" w14:paraId="61F57C97"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DC492D" w14:textId="77777777" w:rsidR="004C453A" w:rsidRDefault="00000000">
            <w:pPr>
              <w:spacing w:after="40"/>
            </w:pPr>
            <w:r>
              <w:rPr>
                <w:b/>
                <w:bCs/>
                <w:sz w:val="18"/>
                <w:szCs w:val="18"/>
              </w:rPr>
              <w:t>Compliance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F0262D" w14:textId="77777777" w:rsidR="004C453A" w:rsidRDefault="00000000">
            <w:pPr>
              <w:spacing w:after="40"/>
            </w:pPr>
            <w:r>
              <w:rPr>
                <w:sz w:val="18"/>
                <w:szCs w:val="18"/>
              </w:rPr>
              <w:t>Certification scheme; the offtaker’s regime (ReFuelEU, FuelEU, CORSIA, book-and-claim)</w:t>
            </w:r>
          </w:p>
        </w:tc>
      </w:tr>
      <w:tr w:rsidR="004C453A" w14:paraId="4B7F672A"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B98A71" w14:textId="77777777" w:rsidR="004C453A" w:rsidRDefault="00000000">
            <w:pPr>
              <w:spacing w:after="40"/>
            </w:pPr>
            <w:r>
              <w:rPr>
                <w:b/>
                <w:bCs/>
                <w:sz w:val="18"/>
                <w:szCs w:val="18"/>
              </w:rPr>
              <w:t>Risk allocation</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00E5DE" w14:textId="77777777" w:rsidR="004C453A" w:rsidRDefault="00000000">
            <w:pPr>
              <w:spacing w:after="40"/>
            </w:pPr>
            <w:r>
              <w:rPr>
                <w:sz w:val="18"/>
                <w:szCs w:val="18"/>
              </w:rPr>
              <w:t>Change in law; force majeure definitions; termination rights</w:t>
            </w:r>
          </w:p>
        </w:tc>
      </w:tr>
      <w:tr w:rsidR="004C453A" w14:paraId="37FD7131"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1A59736" w14:textId="77777777" w:rsidR="004C453A" w:rsidRDefault="00000000">
            <w:pPr>
              <w:spacing w:after="40"/>
            </w:pPr>
            <w:r>
              <w:rPr>
                <w:b/>
                <w:bCs/>
                <w:sz w:val="18"/>
                <w:szCs w:val="18"/>
              </w:rPr>
              <w:t>Lender protections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6F477" w14:textId="77777777" w:rsidR="004C453A" w:rsidRDefault="00000000">
            <w:pPr>
              <w:spacing w:after="40"/>
            </w:pPr>
            <w:r>
              <w:rPr>
                <w:sz w:val="18"/>
                <w:szCs w:val="18"/>
              </w:rPr>
              <w:t>Assignment, direct agreement, step-in, termination payment (project finance only)</w:t>
            </w:r>
          </w:p>
        </w:tc>
      </w:tr>
    </w:tbl>
    <w:p w14:paraId="15687F92" w14:textId="04EE224B" w:rsidR="00247110" w:rsidRDefault="00247110" w:rsidP="00247110">
      <w:bookmarkStart w:id="29" w:name="_Toc241505202"/>
      <w:r>
        <w:t xml:space="preserve">Built. The offtake card records: counterparty name and role; planned output (tonnes per year); buyer investment grade; credit support; commitment form (take-or-pay, take-if-tendered, take-and-pay, take-if-delivered or framework); take-or-pay percentage; contracted tonnes per year; tenor; price mechanism; conditions satisfied; conditions precedent; longstop date; first delivery date; delay-damages cap; product specification standard; certification scheme; compliance regime; force-majeure definition; change in law </w:t>
      </w:r>
      <w:r>
        <w:lastRenderedPageBreak/>
        <w:t>allocated. The lender protections are evidence items in G4, not card fields. Four more cards hold the EPC, schedule, supply and model terms that the coherence checks compare. [GEX]</w:t>
      </w:r>
    </w:p>
    <w:p w14:paraId="1BF5FE2B" w14:textId="64F2D170" w:rsidR="00247110" w:rsidRDefault="00247110" w:rsidP="00247110">
      <w:r>
        <w:t>Roadmap. Not yet recorded: ramp-up profile, tolerance band, make-up and carry-forward rights, floors and caps, price-review windows, replacement cost, seller performance security, acceptance testing, delivery point and Incoterm, logistics responsibility, termination rights. [GEX]</w:t>
      </w:r>
    </w:p>
    <w:p w14:paraId="10EC374D" w14:textId="4F200F41" w:rsidR="004C453A" w:rsidRDefault="00000000">
      <w:pPr>
        <w:pStyle w:val="Heading2"/>
        <w:keepNext/>
        <w:spacing w:before="260" w:after="100"/>
      </w:pPr>
      <w:r>
        <w:t>4.3 The offtaker’s own readiness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60"/>
        <w:gridCol w:w="2800"/>
      </w:tblGrid>
      <w:tr w:rsidR="004C453A" w14:paraId="7B54FC6C" w14:textId="77777777">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1237EC" w14:textId="77777777" w:rsidR="004C453A" w:rsidRDefault="00000000">
            <w:pPr>
              <w:spacing w:after="40"/>
            </w:pPr>
            <w:r>
              <w:rPr>
                <w:b/>
                <w:bCs/>
                <w:color w:val="0D5754"/>
                <w:sz w:val="16"/>
                <w:szCs w:val="16"/>
              </w:rPr>
              <w:t>Criterion</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F8465B" w14:textId="77777777" w:rsidR="004C453A" w:rsidRDefault="00000000">
            <w:pPr>
              <w:spacing w:after="40"/>
            </w:pPr>
            <w:r>
              <w:rPr>
                <w:b/>
                <w:bCs/>
                <w:color w:val="0D5754"/>
                <w:sz w:val="16"/>
                <w:szCs w:val="16"/>
              </w:rPr>
              <w:t>Question</w:t>
            </w:r>
          </w:p>
        </w:tc>
        <w:tc>
          <w:tcPr>
            <w:tcW w:w="2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AFE0EF" w14:textId="77777777" w:rsidR="004C453A" w:rsidRDefault="00000000">
            <w:pPr>
              <w:spacing w:after="40"/>
            </w:pPr>
            <w:r>
              <w:rPr>
                <w:b/>
                <w:bCs/>
                <w:color w:val="0D5754"/>
                <w:sz w:val="16"/>
                <w:szCs w:val="16"/>
              </w:rPr>
              <w:t>Evidence from the market</w:t>
            </w:r>
          </w:p>
        </w:tc>
      </w:tr>
      <w:tr w:rsidR="004C453A" w14:paraId="36EC9161"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4C601" w14:textId="77777777" w:rsidR="004C453A" w:rsidRDefault="00000000">
            <w:pPr>
              <w:spacing w:after="40"/>
            </w:pPr>
            <w:r>
              <w:rPr>
                <w:b/>
                <w:bCs/>
                <w:sz w:val="17"/>
                <w:szCs w:val="17"/>
              </w:rPr>
              <w:t>Demand driver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CD71F" w14:textId="77777777" w:rsidR="004C453A" w:rsidRDefault="00000000">
            <w:pPr>
              <w:spacing w:after="40"/>
            </w:pPr>
            <w:r>
              <w:rPr>
                <w:sz w:val="17"/>
                <w:szCs w:val="17"/>
              </w:rPr>
              <w:t>Does the buyer have a durable reason to buy for the whole tenor: its own obligation or paying customers?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A5BA64" w14:textId="77777777" w:rsidR="004C453A" w:rsidRDefault="00000000">
            <w:pPr>
              <w:spacing w:after="40"/>
            </w:pPr>
            <w:r>
              <w:rPr>
                <w:sz w:val="17"/>
                <w:szCs w:val="17"/>
              </w:rPr>
              <w:t xml:space="preserve">ReFuelEU obliges fuel suppliers, so Uniper (not an airline) signed Arcadia’s offtake; FuelEU’s RFNBO quota starts in 2034, which undercut FlagshipONE. </w:t>
            </w:r>
            <w:r>
              <w:rPr>
                <w:b/>
                <w:bCs/>
                <w:color w:val="245E42"/>
                <w:sz w:val="14"/>
                <w:szCs w:val="14"/>
              </w:rPr>
              <w:t>[E]</w:t>
            </w:r>
          </w:p>
        </w:tc>
      </w:tr>
      <w:tr w:rsidR="004C453A" w14:paraId="78F9AC07"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92043D" w14:textId="77777777" w:rsidR="004C453A" w:rsidRDefault="00000000">
            <w:pPr>
              <w:spacing w:after="40"/>
            </w:pPr>
            <w:r>
              <w:rPr>
                <w:b/>
                <w:bCs/>
                <w:sz w:val="17"/>
                <w:szCs w:val="17"/>
              </w:rPr>
              <w:t>Physical integration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B9755E" w14:textId="77777777" w:rsidR="004C453A" w:rsidRDefault="00000000">
            <w:pPr>
              <w:spacing w:after="40"/>
            </w:pPr>
            <w:r>
              <w:rPr>
                <w:sz w:val="17"/>
                <w:szCs w:val="17"/>
              </w:rPr>
              <w:t>Can it receive, store, blend and use the product at the delivery point?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D895D9" w14:textId="77777777" w:rsidR="004C453A" w:rsidRDefault="00000000">
            <w:pPr>
              <w:spacing w:after="40"/>
            </w:pPr>
            <w:r>
              <w:rPr>
                <w:sz w:val="17"/>
                <w:szCs w:val="17"/>
              </w:rPr>
              <w:t xml:space="preserve">Maersk’s methanol offtakes sit behind its dual-fuel fleet; SAF blends up to 50% under the ASTM annexes. </w:t>
            </w:r>
            <w:r>
              <w:rPr>
                <w:b/>
                <w:bCs/>
                <w:color w:val="245E42"/>
                <w:sz w:val="14"/>
                <w:szCs w:val="14"/>
              </w:rPr>
              <w:t>[E]</w:t>
            </w:r>
          </w:p>
        </w:tc>
      </w:tr>
      <w:tr w:rsidR="004C453A" w14:paraId="776882A8"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496EAC" w14:textId="77777777" w:rsidR="004C453A" w:rsidRDefault="00000000">
            <w:pPr>
              <w:spacing w:after="40"/>
            </w:pPr>
            <w:r>
              <w:rPr>
                <w:b/>
                <w:bCs/>
                <w:sz w:val="17"/>
                <w:szCs w:val="17"/>
              </w:rPr>
              <w:t>Compliance accounting</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278624" w14:textId="77777777" w:rsidR="004C453A" w:rsidRDefault="00000000">
            <w:pPr>
              <w:spacing w:after="40"/>
            </w:pPr>
            <w:r>
              <w:rPr>
                <w:sz w:val="17"/>
                <w:szCs w:val="17"/>
              </w:rPr>
              <w:t>Will the certificates count in its regime? Is double counting excluded?</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51DBC1" w14:textId="77777777" w:rsidR="004C453A" w:rsidRDefault="00000000">
            <w:pPr>
              <w:spacing w:after="40"/>
            </w:pPr>
            <w:r>
              <w:rPr>
                <w:sz w:val="17"/>
                <w:szCs w:val="17"/>
              </w:rPr>
              <w:t xml:space="preserve">First EU RFNBO schemes recognised only in December 2024; CORSIA has no default values for methanol-to-jet. </w:t>
            </w:r>
            <w:r>
              <w:rPr>
                <w:b/>
                <w:bCs/>
                <w:color w:val="245E42"/>
                <w:sz w:val="14"/>
                <w:szCs w:val="14"/>
              </w:rPr>
              <w:t>[E]</w:t>
            </w:r>
          </w:p>
        </w:tc>
      </w:tr>
      <w:tr w:rsidR="004C453A" w14:paraId="4C069EF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69577F" w14:textId="77777777" w:rsidR="004C453A" w:rsidRDefault="00000000">
            <w:pPr>
              <w:spacing w:after="40"/>
            </w:pPr>
            <w:r>
              <w:rPr>
                <w:b/>
                <w:bCs/>
                <w:sz w:val="17"/>
                <w:szCs w:val="17"/>
              </w:rPr>
              <w:t>Ability to pay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4E95B5" w14:textId="77777777" w:rsidR="004C453A" w:rsidRDefault="00000000">
            <w:pPr>
              <w:spacing w:after="40"/>
            </w:pPr>
            <w:r>
              <w:rPr>
                <w:sz w:val="17"/>
                <w:szCs w:val="17"/>
              </w:rPr>
              <w:t>Credit, pass-through of the premium, budget for the premium over the tenor</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D1E9E3" w14:textId="77777777" w:rsidR="004C453A" w:rsidRDefault="00000000">
            <w:pPr>
              <w:spacing w:after="40"/>
            </w:pPr>
            <w:r>
              <w:rPr>
                <w:sz w:val="17"/>
                <w:szCs w:val="17"/>
              </w:rPr>
              <w:t xml:space="preserve">Synthetic aviation fuel is still roughly 10–15 times the cost of fossil jet (OIES/ING). </w:t>
            </w:r>
            <w:r>
              <w:rPr>
                <w:b/>
                <w:bCs/>
                <w:color w:val="8A5F06"/>
                <w:sz w:val="14"/>
                <w:szCs w:val="14"/>
              </w:rPr>
              <w:t>[O]</w:t>
            </w:r>
          </w:p>
        </w:tc>
      </w:tr>
      <w:tr w:rsidR="004C453A" w14:paraId="3F10528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0CC94A" w14:textId="77777777" w:rsidR="004C453A" w:rsidRDefault="00000000">
            <w:pPr>
              <w:spacing w:after="40"/>
            </w:pPr>
            <w:r>
              <w:rPr>
                <w:b/>
                <w:bCs/>
                <w:sz w:val="17"/>
                <w:szCs w:val="17"/>
              </w:rPr>
              <w:t>Tenor capacity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92DCC5" w14:textId="77777777" w:rsidR="004C453A" w:rsidRDefault="00000000">
            <w:pPr>
              <w:spacing w:after="40"/>
            </w:pPr>
            <w:r>
              <w:rPr>
                <w:sz w:val="17"/>
                <w:szCs w:val="17"/>
              </w:rPr>
              <w:t>Can it approve a 10–15 year commitment when it normally buys for 1–3 years?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2C56F3" w14:textId="77777777" w:rsidR="004C453A" w:rsidRDefault="00000000">
            <w:pPr>
              <w:spacing w:after="40"/>
            </w:pPr>
            <w:r>
              <w:rPr>
                <w:sz w:val="17"/>
                <w:szCs w:val="17"/>
              </w:rPr>
              <w:t xml:space="preserve">The tenor mismatch was a stated cause of FlagshipONE’s cancellation. </w:t>
            </w:r>
            <w:r>
              <w:rPr>
                <w:b/>
                <w:bCs/>
                <w:color w:val="245E42"/>
                <w:sz w:val="14"/>
                <w:szCs w:val="14"/>
              </w:rPr>
              <w:t>[E]</w:t>
            </w:r>
          </w:p>
        </w:tc>
      </w:tr>
      <w:tr w:rsidR="004C453A" w14:paraId="72F8239E"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3B3CB1" w14:textId="77777777" w:rsidR="004C453A" w:rsidRDefault="00000000">
            <w:pPr>
              <w:spacing w:after="40"/>
            </w:pPr>
            <w:r>
              <w:rPr>
                <w:b/>
                <w:bCs/>
                <w:sz w:val="17"/>
                <w:szCs w:val="17"/>
              </w:rPr>
              <w:t>Resale capacity (traders, intermediaries)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9433DC" w14:textId="77777777" w:rsidR="004C453A" w:rsidRDefault="00000000">
            <w:pPr>
              <w:spacing w:after="40"/>
            </w:pPr>
            <w:r>
              <w:rPr>
                <w:sz w:val="17"/>
                <w:szCs w:val="17"/>
              </w:rPr>
              <w:t>Can it place what it buys downstream?</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64594" w14:textId="77777777" w:rsidR="004C453A" w:rsidRDefault="00000000">
            <w:pPr>
              <w:spacing w:after="40"/>
            </w:pPr>
            <w:r>
              <w:rPr>
                <w:sz w:val="17"/>
                <w:szCs w:val="17"/>
              </w:rPr>
              <w:t xml:space="preserve">Air Products reportedly sold less than half of NEOM’s volume and turned to Yara. </w:t>
            </w:r>
            <w:r>
              <w:rPr>
                <w:b/>
                <w:bCs/>
                <w:color w:val="245E42"/>
                <w:sz w:val="14"/>
                <w:szCs w:val="14"/>
              </w:rPr>
              <w:t>[E]</w:t>
            </w:r>
          </w:p>
        </w:tc>
      </w:tr>
      <w:tr w:rsidR="004C453A" w14:paraId="7AE177ED"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7B511F" w14:textId="77777777" w:rsidR="004C453A" w:rsidRDefault="00000000">
            <w:pPr>
              <w:spacing w:after="40"/>
            </w:pPr>
            <w:r>
              <w:rPr>
                <w:b/>
                <w:bCs/>
                <w:sz w:val="17"/>
                <w:szCs w:val="17"/>
              </w:rPr>
              <w:t>Alignment</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E3DB50" w14:textId="77777777" w:rsidR="004C453A" w:rsidRDefault="00000000">
            <w:pPr>
              <w:spacing w:after="40"/>
            </w:pPr>
            <w:r>
              <w:rPr>
                <w:sz w:val="17"/>
                <w:szCs w:val="17"/>
              </w:rPr>
              <w:t>Does it hold equity or co-invest?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619016" w14:textId="77777777" w:rsidR="004C453A" w:rsidRDefault="00000000">
            <w:pPr>
              <w:spacing w:after="40"/>
            </w:pPr>
            <w:r w:rsidRPr="00DF5031">
              <w:rPr>
                <w:sz w:val="17"/>
                <w:szCs w:val="17"/>
                <w:lang w:val="de-DE"/>
              </w:rPr>
              <w:t xml:space="preserve">KLM in DSL-01; Idemitsu in HIF; Mitsui in Kassø; Marubeni in ExxonMobil’s Baytown project. </w:t>
            </w:r>
            <w:r>
              <w:rPr>
                <w:b/>
                <w:bCs/>
                <w:color w:val="245E42"/>
                <w:sz w:val="14"/>
                <w:szCs w:val="14"/>
              </w:rPr>
              <w:t>[E]</w:t>
            </w:r>
          </w:p>
        </w:tc>
      </w:tr>
    </w:tbl>
    <w:p w14:paraId="36C2BA6E" w14:textId="77777777" w:rsidR="004C453A" w:rsidRDefault="00000000">
      <w:pPr>
        <w:pStyle w:val="Heading2"/>
        <w:keepNext/>
        <w:spacing w:before="260" w:after="100"/>
      </w:pPr>
      <w:bookmarkStart w:id="30" w:name="_Toc241505203"/>
      <w:r>
        <w:t>4.4 How new offtakers find their place in the gates</w:t>
      </w:r>
      <w:bookmarkEnd w:id="30"/>
    </w:p>
    <w:p w14:paraId="6776E733" w14:textId="77777777" w:rsidR="004C453A" w:rsidRDefault="00000000">
      <w:pPr>
        <w:spacing w:after="120"/>
      </w:pPr>
      <w:r>
        <w:t xml:space="preserve">New buyers cannot be asked for O6 at FEED; they can be asked for the commitment the project’s maturity justifies, and GEX can show them what that is. The market already offers the instruments: </w:t>
      </w:r>
      <w:r>
        <w:rPr>
          <w:b/>
          <w:bCs/>
          <w:color w:val="A8341A"/>
          <w:sz w:val="18"/>
          <w:szCs w:val="18"/>
        </w:rPr>
        <w:t>[I]</w:t>
      </w:r>
    </w:p>
    <w:p w14:paraId="5790762E" w14:textId="77777777" w:rsidR="004C453A" w:rsidRDefault="00000000">
      <w:pPr>
        <w:pStyle w:val="ListParagraph"/>
        <w:numPr>
          <w:ilvl w:val="0"/>
          <w:numId w:val="3"/>
        </w:numPr>
        <w:spacing w:after="70"/>
      </w:pPr>
      <w:r>
        <w:rPr>
          <w:b/>
          <w:bCs/>
        </w:rPr>
        <w:t>Options and reservations during FEED (O2–O3):</w:t>
      </w:r>
      <w:r>
        <w:t xml:space="preserve"> paid rights to volume at a formula, converted when the project passes BUILDABLE.</w:t>
      </w:r>
    </w:p>
    <w:p w14:paraId="5C1296B4" w14:textId="77777777" w:rsidR="004C453A" w:rsidRDefault="00000000">
      <w:pPr>
        <w:pStyle w:val="ListParagraph"/>
        <w:numPr>
          <w:ilvl w:val="0"/>
          <w:numId w:val="3"/>
        </w:numPr>
        <w:spacing w:after="70"/>
      </w:pPr>
      <w:r>
        <w:rPr>
          <w:b/>
          <w:bCs/>
        </w:rPr>
        <w:t>Staged commitments that step up with the gates:</w:t>
      </w:r>
      <w:r>
        <w:t xml:space="preserve"> a condition-precedent structure that tightens as evidence arrives, the way the UK’s SAF contracts move from “Initial Conditions Precedent” through “Milestone Requirements” to “Operational Conditions Precedent” (July 2026). </w:t>
      </w:r>
      <w:r>
        <w:rPr>
          <w:b/>
          <w:bCs/>
          <w:color w:val="245E42"/>
          <w:sz w:val="18"/>
          <w:szCs w:val="18"/>
        </w:rPr>
        <w:t>[E]</w:t>
      </w:r>
    </w:p>
    <w:p w14:paraId="502C68FB" w14:textId="77777777" w:rsidR="004C453A" w:rsidRDefault="00000000">
      <w:pPr>
        <w:pStyle w:val="ListParagraph"/>
        <w:numPr>
          <w:ilvl w:val="0"/>
          <w:numId w:val="3"/>
        </w:numPr>
        <w:spacing w:after="70"/>
      </w:pPr>
      <w:r>
        <w:rPr>
          <w:b/>
          <w:bCs/>
        </w:rPr>
        <w:t>Intermediated contracts:</w:t>
      </w:r>
      <w:r>
        <w:t xml:space="preserve"> a state-backed buyer signs the long contract and resells short. H2Global’s Hintco does this for hydrogen derivatives; the EU announced an e-SAF double-sided auction pilot for 2026 in its November 2025 transport investment plan; the UK’s SAF contracts put a government-owned counterparty on the price risk. </w:t>
      </w:r>
      <w:r>
        <w:rPr>
          <w:b/>
          <w:bCs/>
          <w:color w:val="245E42"/>
          <w:sz w:val="18"/>
          <w:szCs w:val="18"/>
        </w:rPr>
        <w:t>[E]</w:t>
      </w:r>
    </w:p>
    <w:p w14:paraId="52C44D1C" w14:textId="77777777" w:rsidR="004C453A" w:rsidRDefault="00000000">
      <w:pPr>
        <w:pStyle w:val="ListParagraph"/>
        <w:numPr>
          <w:ilvl w:val="0"/>
          <w:numId w:val="3"/>
        </w:numPr>
        <w:spacing w:after="70"/>
      </w:pPr>
      <w:r>
        <w:rPr>
          <w:b/>
          <w:bCs/>
        </w:rPr>
        <w:t>Certificate offtakes for corporates:</w:t>
      </w:r>
      <w:r>
        <w:t xml:space="preserve"> book-and-claim buyers take the environmental attribute while an obligated party takes the molecule; they need the compliance-accounting evidence above.</w:t>
      </w:r>
    </w:p>
    <w:p w14:paraId="4FCF028A" w14:textId="77777777" w:rsidR="004C453A" w:rsidRDefault="00000000">
      <w:pPr>
        <w:pStyle w:val="ListParagraph"/>
        <w:numPr>
          <w:ilvl w:val="0"/>
          <w:numId w:val="3"/>
        </w:numPr>
        <w:spacing w:after="70"/>
      </w:pPr>
      <w:r>
        <w:rPr>
          <w:b/>
          <w:bCs/>
        </w:rPr>
        <w:t>Equity plus offtake:</w:t>
      </w:r>
      <w:r>
        <w:t xml:space="preserve"> the buyer co-invests and aligns interests (KLM, Idemitsu, Mitsui, Marubeni). </w:t>
      </w:r>
      <w:r>
        <w:rPr>
          <w:b/>
          <w:bCs/>
          <w:color w:val="245E42"/>
          <w:sz w:val="18"/>
          <w:szCs w:val="18"/>
        </w:rPr>
        <w:t>[E]</w:t>
      </w:r>
    </w:p>
    <w:p w14:paraId="53A13A07" w14:textId="11AF0C0E" w:rsidR="004C453A" w:rsidRDefault="00000000">
      <w:pPr>
        <w:spacing w:after="120"/>
      </w:pPr>
      <w:r>
        <w:lastRenderedPageBreak/>
        <w:t xml:space="preserve">In GEX: the </w:t>
      </w:r>
      <w:r w:rsidR="00247110" w:rsidRPr="00247110">
        <w:t>offtaker accounts have their own gate view (G2, G4, G5, G9, G10, G11) and an Offtaker lens on every item. The offtaker’s own readiness (section 4.3), and let them see the O-level the project can support at each state. is not yet recorded. [GEX]</w:t>
      </w:r>
      <w:r>
        <w:t>.</w:t>
      </w:r>
    </w:p>
    <w:p w14:paraId="6B3C0CD6" w14:textId="77777777" w:rsidR="004C453A" w:rsidRDefault="00000000">
      <w:pPr>
        <w:pStyle w:val="Heading1"/>
        <w:keepNext/>
        <w:pageBreakBefore/>
        <w:spacing w:after="160"/>
      </w:pPr>
      <w:bookmarkStart w:id="31" w:name="_Toc241505204"/>
      <w:r>
        <w:lastRenderedPageBreak/>
        <w:t>5. EPC maturity, defined precisely</w:t>
      </w:r>
      <w:bookmarkEnd w:id="31"/>
    </w:p>
    <w:p w14:paraId="79C555F7" w14:textId="0E9E54FF" w:rsidR="004C453A" w:rsidRDefault="00000000">
      <w:pPr>
        <w:spacing w:after="120"/>
      </w:pPr>
      <w:r>
        <w:t xml:space="preserve">“EPC approved” or “EPC verified” should never appear on its own. In GEX, verified means the document is authentic; maturity says how far the contract has progressed; and the coherence checks say whether it backs the other commitments. These are three separate facts. </w:t>
      </w:r>
      <w:r>
        <w:rPr>
          <w:b/>
          <w:bCs/>
          <w:color w:val="A8341A"/>
          <w:sz w:val="18"/>
          <w:szCs w:val="18"/>
        </w:rPr>
        <w:t>[</w:t>
      </w:r>
      <w:r w:rsidR="00247110">
        <w:rPr>
          <w:b/>
          <w:bCs/>
          <w:color w:val="A8341A"/>
          <w:sz w:val="18"/>
          <w:szCs w:val="18"/>
        </w:rPr>
        <w:t>GEX</w:t>
      </w:r>
      <w:r>
        <w:rPr>
          <w:b/>
          <w:bCs/>
          <w:color w:val="A8341A"/>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700"/>
        <w:gridCol w:w="1300"/>
        <w:gridCol w:w="1360"/>
      </w:tblGrid>
      <w:tr w:rsidR="004C453A" w14:paraId="65404DBA"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7FD80C" w14:textId="77777777" w:rsidR="004C453A" w:rsidRDefault="00000000">
            <w:pPr>
              <w:spacing w:after="40"/>
            </w:pPr>
            <w:r>
              <w:rPr>
                <w:b/>
                <w:bCs/>
                <w:color w:val="0D5754"/>
                <w:sz w:val="16"/>
                <w:szCs w:val="16"/>
              </w:rPr>
              <w:t>Level</w:t>
            </w:r>
          </w:p>
        </w:tc>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D900CD1" w14:textId="77777777" w:rsidR="004C453A" w:rsidRDefault="00000000">
            <w:pPr>
              <w:spacing w:after="40"/>
            </w:pPr>
            <w:r>
              <w:rPr>
                <w:b/>
                <w:bCs/>
                <w:color w:val="0D5754"/>
                <w:sz w:val="16"/>
                <w:szCs w:val="16"/>
              </w:rPr>
              <w:t>State</w:t>
            </w:r>
          </w:p>
        </w:tc>
        <w:tc>
          <w:tcPr>
            <w:tcW w:w="3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487A34" w14:textId="783D5F65" w:rsidR="004C453A" w:rsidRDefault="00247110">
            <w:pPr>
              <w:spacing w:after="40"/>
            </w:pPr>
            <w:r w:rsidRPr="00247110">
              <w:rPr>
                <w:b/>
                <w:bCs/>
                <w:color w:val="0D5754"/>
                <w:sz w:val="16"/>
                <w:szCs w:val="16"/>
              </w:rPr>
              <w:t>Definition (GEX engine), then practice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4F349" w14:textId="77777777" w:rsidR="004C453A" w:rsidRDefault="00000000">
            <w:pPr>
              <w:spacing w:after="40"/>
            </w:pPr>
            <w:r>
              <w:rPr>
                <w:b/>
                <w:bCs/>
                <w:color w:val="0D5754"/>
                <w:sz w:val="16"/>
                <w:szCs w:val="16"/>
              </w:rPr>
              <w:t>Estimate class</w:t>
            </w:r>
          </w:p>
        </w:tc>
        <w:tc>
          <w:tcPr>
            <w:tcW w:w="13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75FB8E" w14:textId="77777777" w:rsidR="004C453A" w:rsidRDefault="00000000">
            <w:pPr>
              <w:spacing w:after="40"/>
            </w:pPr>
            <w:r>
              <w:rPr>
                <w:b/>
                <w:bCs/>
                <w:color w:val="0D5754"/>
                <w:sz w:val="16"/>
                <w:szCs w:val="16"/>
              </w:rPr>
              <w:t>Gate</w:t>
            </w:r>
          </w:p>
        </w:tc>
      </w:tr>
      <w:tr w:rsidR="004C453A" w14:paraId="17BF074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F2BBEC" w14:textId="77777777" w:rsidR="004C453A" w:rsidRDefault="00000000">
            <w:pPr>
              <w:spacing w:after="40"/>
            </w:pPr>
            <w:r>
              <w:rPr>
                <w:sz w:val="16"/>
                <w:szCs w:val="16"/>
              </w:rPr>
              <w:t>E0</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1204764" w14:textId="77777777" w:rsidR="004C453A" w:rsidRDefault="00000000">
            <w:pPr>
              <w:spacing w:after="40"/>
            </w:pPr>
            <w:r>
              <w:rPr>
                <w:sz w:val="16"/>
                <w:szCs w:val="16"/>
              </w:rPr>
              <w:t>Not identified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5FAE80" w14:textId="12C348D1" w:rsidR="004C453A" w:rsidRDefault="00000000">
            <w:pPr>
              <w:spacing w:after="40"/>
            </w:pPr>
            <w:r>
              <w:rPr>
                <w:sz w:val="16"/>
                <w:szCs w:val="16"/>
              </w:rPr>
              <w:t>—</w:t>
            </w:r>
            <w:r w:rsidR="00247110" w:rsidRPr="00247110">
              <w:rPr>
                <w:sz w:val="16"/>
                <w:szCs w:val="16"/>
              </w:rPr>
              <w:t>No contracting strategy and no verified EPC document.</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B66959" w14:textId="77777777" w:rsidR="004C453A" w:rsidRDefault="00000000">
            <w:pPr>
              <w:spacing w:after="40"/>
            </w:pPr>
            <w:r>
              <w:rPr>
                <w:sz w:val="16"/>
                <w:szCs w:val="16"/>
              </w:rPr>
              <w:t>Class 5</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F4571E" w14:textId="77777777" w:rsidR="004C453A" w:rsidRDefault="00000000">
            <w:pPr>
              <w:spacing w:after="40"/>
            </w:pPr>
            <w:r>
              <w:rPr>
                <w:sz w:val="16"/>
                <w:szCs w:val="16"/>
              </w:rPr>
              <w:t>—</w:t>
            </w:r>
          </w:p>
        </w:tc>
      </w:tr>
      <w:tr w:rsidR="004C453A" w14:paraId="4B21B7E8"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7A995" w14:textId="77777777" w:rsidR="004C453A" w:rsidRDefault="00000000">
            <w:pPr>
              <w:spacing w:after="40"/>
            </w:pPr>
            <w:r>
              <w:rPr>
                <w:sz w:val="16"/>
                <w:szCs w:val="16"/>
              </w:rPr>
              <w:t>E1</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16ABB" w14:textId="77777777" w:rsidR="004C453A" w:rsidRDefault="00000000">
            <w:pPr>
              <w:spacing w:after="40"/>
            </w:pPr>
            <w:r>
              <w:rPr>
                <w:sz w:val="16"/>
                <w:szCs w:val="16"/>
              </w:rPr>
              <w:t>Strategy defined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E86B37" w14:textId="3077C611" w:rsidR="004C453A" w:rsidRDefault="00247110">
            <w:pPr>
              <w:spacing w:after="40"/>
            </w:pPr>
            <w:r w:rsidRPr="00247110">
              <w:rPr>
                <w:sz w:val="16"/>
                <w:szCs w:val="16"/>
              </w:rPr>
              <w:t>contracting model chosen, contractor candidates identified. In practice also: lump-sum turnkey, EPCM, split contracts, or FEED-to-EPC conversion); who wraps process performance; the licensor’s role</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65EA62" w14:textId="77777777" w:rsidR="004C453A" w:rsidRDefault="00000000">
            <w:pPr>
              <w:spacing w:after="40"/>
            </w:pPr>
            <w:r>
              <w:rPr>
                <w:sz w:val="16"/>
                <w:szCs w:val="16"/>
              </w:rPr>
              <w:t>Class 5–4</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DD7D6F" w14:textId="77777777" w:rsidR="004C453A" w:rsidRDefault="00000000">
            <w:pPr>
              <w:spacing w:after="40"/>
            </w:pPr>
            <w:r>
              <w:rPr>
                <w:sz w:val="16"/>
                <w:szCs w:val="16"/>
              </w:rPr>
              <w:t>G1</w:t>
            </w:r>
          </w:p>
        </w:tc>
      </w:tr>
      <w:tr w:rsidR="004C453A" w14:paraId="2E312C0E"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991C0A" w14:textId="77777777" w:rsidR="004C453A" w:rsidRDefault="00000000">
            <w:pPr>
              <w:spacing w:after="40"/>
            </w:pPr>
            <w:r>
              <w:rPr>
                <w:sz w:val="16"/>
                <w:szCs w:val="16"/>
              </w:rPr>
              <w:t>E2</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D5A6E3" w14:textId="77777777" w:rsidR="004C453A" w:rsidRDefault="00000000">
            <w:pPr>
              <w:spacing w:after="40"/>
            </w:pPr>
            <w:r>
              <w:rPr>
                <w:sz w:val="16"/>
                <w:szCs w:val="16"/>
              </w:rPr>
              <w:t>FEED complete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704AF3" w14:textId="7B820888" w:rsidR="004C453A" w:rsidRPr="004A492A" w:rsidRDefault="004A492A">
            <w:pPr>
              <w:spacing w:after="40"/>
              <w:rPr>
                <w:sz w:val="16"/>
                <w:szCs w:val="16"/>
              </w:rPr>
            </w:pPr>
            <w:r w:rsidRPr="004A492A">
              <w:rPr>
                <w:sz w:val="16"/>
                <w:szCs w:val="16"/>
              </w:rPr>
              <w:t>FEED complete (AACE Class 3 or better). In practice: FEED by a credible contractor; licensor, the licensor’s process design package; a long-lead list; and hazard studies. IPA: design competitions for FEED “typically produce better defined FEED packages” than other routes.</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F8291E" w14:textId="77777777" w:rsidR="004C453A" w:rsidRDefault="00000000">
            <w:pPr>
              <w:spacing w:after="40"/>
            </w:pPr>
            <w:r>
              <w:rPr>
                <w:sz w:val="16"/>
                <w:szCs w:val="16"/>
              </w:rPr>
              <w:t>Class 3 (−20%/+30%)</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4E1965" w14:textId="77777777" w:rsidR="004C453A" w:rsidRDefault="00000000">
            <w:pPr>
              <w:spacing w:after="40"/>
            </w:pPr>
            <w:r>
              <w:rPr>
                <w:sz w:val="16"/>
                <w:szCs w:val="16"/>
              </w:rPr>
              <w:t>G5</w:t>
            </w:r>
          </w:p>
        </w:tc>
      </w:tr>
      <w:tr w:rsidR="004C453A" w14:paraId="039C3831"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73F25F" w14:textId="77777777" w:rsidR="004C453A" w:rsidRDefault="00000000">
            <w:pPr>
              <w:spacing w:after="40"/>
            </w:pPr>
            <w:r>
              <w:rPr>
                <w:sz w:val="16"/>
                <w:szCs w:val="16"/>
              </w:rPr>
              <w:t>E3</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2605D3" w14:textId="77777777" w:rsidR="004C453A" w:rsidRDefault="00000000">
            <w:pPr>
              <w:spacing w:after="40"/>
            </w:pPr>
            <w:r>
              <w:rPr>
                <w:sz w:val="16"/>
                <w:szCs w:val="16"/>
              </w:rPr>
              <w:t>Priced proposal</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BA24ED" w14:textId="6FC77157" w:rsidR="004C453A" w:rsidRDefault="004A492A">
            <w:pPr>
              <w:spacing w:after="40"/>
            </w:pPr>
            <w:r w:rsidRPr="004A492A">
              <w:rPr>
                <w:sz w:val="16"/>
                <w:szCs w:val="16"/>
              </w:rPr>
              <w:t>Priced proposal: a verified quotation or term sheet on the FEED basis, such as a binding priced bid or an agreed FEED-to-EPC conversion price</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27778E" w14:textId="77777777" w:rsidR="004C453A" w:rsidRDefault="00000000">
            <w:pPr>
              <w:spacing w:after="40"/>
            </w:pPr>
            <w:r>
              <w:rPr>
                <w:sz w:val="16"/>
                <w:szCs w:val="16"/>
              </w:rPr>
              <w:t>Class 3–2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26C29" w14:textId="77777777" w:rsidR="004C453A" w:rsidRDefault="00000000">
            <w:pPr>
              <w:spacing w:after="40"/>
            </w:pPr>
            <w:r>
              <w:rPr>
                <w:sz w:val="16"/>
                <w:szCs w:val="16"/>
              </w:rPr>
              <w:t>G5</w:t>
            </w:r>
          </w:p>
        </w:tc>
      </w:tr>
      <w:tr w:rsidR="004C453A" w14:paraId="70B7FF5A"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24545E" w14:textId="77777777" w:rsidR="004C453A" w:rsidRDefault="00000000">
            <w:pPr>
              <w:spacing w:after="40"/>
            </w:pPr>
            <w:r>
              <w:rPr>
                <w:sz w:val="16"/>
                <w:szCs w:val="16"/>
              </w:rPr>
              <w:t>E4</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C56633" w14:textId="77777777" w:rsidR="004C453A" w:rsidRDefault="00000000">
            <w:pPr>
              <w:spacing w:after="40"/>
            </w:pPr>
            <w:r>
              <w:rPr>
                <w:sz w:val="16"/>
                <w:szCs w:val="16"/>
              </w:rPr>
              <w:t>Agreed form</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E9A61" w14:textId="7BA71EF1" w:rsidR="004C453A" w:rsidRDefault="004A492A">
            <w:pPr>
              <w:spacing w:after="40"/>
            </w:pPr>
            <w:r w:rsidRPr="004A492A">
              <w:rPr>
                <w:sz w:val="16"/>
                <w:szCs w:val="16"/>
              </w:rPr>
              <w:t>Agreed form: price</w:t>
            </w:r>
            <w:r>
              <w:rPr>
                <w:sz w:val="16"/>
                <w:szCs w:val="16"/>
              </w:rPr>
              <w:t xml:space="preserve"> </w:t>
            </w:r>
            <w:r w:rsidRPr="004A492A">
              <w:rPr>
                <w:i/>
                <w:iCs/>
                <w:color w:val="385623" w:themeColor="accent6" w:themeShade="80"/>
                <w:sz w:val="16"/>
                <w:szCs w:val="16"/>
              </w:rPr>
              <w:t>(fixed or GMP</w:t>
            </w:r>
            <w:r>
              <w:rPr>
                <w:sz w:val="16"/>
                <w:szCs w:val="16"/>
              </w:rPr>
              <w:t>)</w:t>
            </w:r>
            <w:r w:rsidRPr="004A492A">
              <w:rPr>
                <w:sz w:val="16"/>
                <w:szCs w:val="16"/>
              </w:rPr>
              <w:t xml:space="preserve">, schedule, guarantees, damages and caps, security </w:t>
            </w:r>
            <w:r>
              <w:rPr>
                <w:sz w:val="16"/>
                <w:szCs w:val="16"/>
              </w:rPr>
              <w:t xml:space="preserve">guarantee all agreed. </w:t>
            </w:r>
            <w:r w:rsidR="00000000">
              <w:rPr>
                <w:sz w:val="16"/>
                <w:szCs w:val="16"/>
              </w:rPr>
              <w:t>This is</w:t>
            </w:r>
            <w:r>
              <w:rPr>
                <w:sz w:val="16"/>
                <w:szCs w:val="16"/>
              </w:rPr>
              <w:t xml:space="preserve"> the</w:t>
            </w:r>
            <w:r w:rsidR="00000000">
              <w:rPr>
                <w:sz w:val="16"/>
                <w:szCs w:val="16"/>
              </w:rPr>
              <w:t xml:space="preserve"> G5 bar.</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A54BA2" w14:textId="77777777" w:rsidR="004C453A" w:rsidRDefault="00000000">
            <w:pPr>
              <w:spacing w:after="40"/>
            </w:pPr>
            <w:r>
              <w:rPr>
                <w:sz w:val="16"/>
                <w:szCs w:val="16"/>
              </w:rPr>
              <w:t>Class 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53823B" w14:textId="77777777" w:rsidR="004C453A" w:rsidRDefault="00000000">
            <w:pPr>
              <w:spacing w:after="40"/>
            </w:pPr>
            <w:r>
              <w:rPr>
                <w:sz w:val="16"/>
                <w:szCs w:val="16"/>
              </w:rPr>
              <w:t>G5 · BUILDABLE</w:t>
            </w:r>
          </w:p>
        </w:tc>
      </w:tr>
      <w:tr w:rsidR="004C453A" w14:paraId="259CF989"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CC0B84" w14:textId="77777777" w:rsidR="004C453A" w:rsidRDefault="00000000">
            <w:pPr>
              <w:spacing w:after="40"/>
            </w:pPr>
            <w:r>
              <w:rPr>
                <w:sz w:val="16"/>
                <w:szCs w:val="16"/>
              </w:rPr>
              <w:t>E5</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E2AF7A" w14:textId="77777777" w:rsidR="004C453A" w:rsidRDefault="00000000">
            <w:pPr>
              <w:spacing w:after="40"/>
            </w:pPr>
            <w:r>
              <w:rPr>
                <w:sz w:val="16"/>
                <w:szCs w:val="16"/>
              </w:rPr>
              <w:t>Executed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72C412" w14:textId="77777777" w:rsidR="004C453A" w:rsidRDefault="00000000">
            <w:pPr>
              <w:spacing w:after="40"/>
            </w:pPr>
            <w:r>
              <w:rPr>
                <w:sz w:val="16"/>
                <w:szCs w:val="16"/>
              </w:rPr>
              <w:t>Contract signed; long-lead items ordered</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8BDFC"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FD1F0C" w14:textId="77777777" w:rsidR="004C453A" w:rsidRDefault="00000000">
            <w:pPr>
              <w:spacing w:after="40"/>
            </w:pPr>
            <w:r>
              <w:rPr>
                <w:sz w:val="16"/>
                <w:szCs w:val="16"/>
              </w:rPr>
              <w:t>G10</w:t>
            </w:r>
          </w:p>
        </w:tc>
      </w:tr>
      <w:tr w:rsidR="004C453A" w14:paraId="70C9DFE5"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DBF02" w14:textId="77777777" w:rsidR="004C453A" w:rsidRDefault="00000000">
            <w:pPr>
              <w:spacing w:after="40"/>
            </w:pPr>
            <w:r>
              <w:rPr>
                <w:sz w:val="16"/>
                <w:szCs w:val="16"/>
              </w:rPr>
              <w:t>E6</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357916" w14:textId="77777777" w:rsidR="004C453A" w:rsidRDefault="00000000">
            <w:pPr>
              <w:spacing w:after="40"/>
            </w:pPr>
            <w:r>
              <w:rPr>
                <w:sz w:val="16"/>
                <w:szCs w:val="16"/>
              </w:rPr>
              <w:t>Effective and bankable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72EDCD" w14:textId="5528F291" w:rsidR="004C453A" w:rsidRDefault="004A492A">
            <w:pPr>
              <w:spacing w:after="40"/>
            </w:pPr>
            <w:r w:rsidRPr="004A492A">
              <w:rPr>
                <w:sz w:val="16"/>
                <w:szCs w:val="16"/>
              </w:rPr>
              <w:t>Effective and bankable: notice to proceed issued</w:t>
            </w:r>
            <w:r w:rsidR="00000000">
              <w:rPr>
                <w:sz w:val="16"/>
                <w:szCs w:val="16"/>
              </w:rPr>
              <w:t xml:space="preserve">; </w:t>
            </w:r>
            <w:r>
              <w:rPr>
                <w:sz w:val="16"/>
                <w:szCs w:val="16"/>
              </w:rPr>
              <w:t>Security posted</w:t>
            </w:r>
            <w:r w:rsidRPr="004A492A">
              <w:rPr>
                <w:sz w:val="16"/>
                <w:szCs w:val="16"/>
              </w:rPr>
              <w:t xml:space="preserve"> In practice also: interfaces wrapped,  </w:t>
            </w:r>
            <w:r w:rsidR="00805C22">
              <w:rPr>
                <w:sz w:val="16"/>
                <w:szCs w:val="16"/>
              </w:rPr>
              <w:t>performance bond or parent guarantee and retention posted</w:t>
            </w:r>
            <w:r w:rsidR="00805C22">
              <w:rPr>
                <w:sz w:val="16"/>
                <w:szCs w:val="16"/>
              </w:rPr>
              <w:t>, c</w:t>
            </w:r>
            <w:r w:rsidRPr="004A492A">
              <w:rPr>
                <w:sz w:val="16"/>
                <w:szCs w:val="16"/>
              </w:rPr>
              <w:t>onstruction insurance in place, which GEX requires bound at G10.</w:t>
            </w:r>
            <w:r>
              <w:rPr>
                <w:sz w:val="16"/>
                <w:szCs w:val="16"/>
              </w:rPr>
              <w:t>.</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199CC7"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A046D4" w14:textId="77777777" w:rsidR="004C453A" w:rsidRDefault="00000000">
            <w:pPr>
              <w:spacing w:after="40"/>
            </w:pPr>
            <w:r>
              <w:rPr>
                <w:sz w:val="16"/>
                <w:szCs w:val="16"/>
              </w:rPr>
              <w:t>G10 · FINANCEABLE</w:t>
            </w:r>
          </w:p>
        </w:tc>
      </w:tr>
    </w:tbl>
    <w:p w14:paraId="251CBDB4" w14:textId="77777777" w:rsidR="00805C22" w:rsidRDefault="00805C22" w:rsidP="00805C22"/>
    <w:p w14:paraId="0B9F4CD4" w14:textId="2D7964CC" w:rsidR="004C453A" w:rsidRDefault="00805C22" w:rsidP="00805C22">
      <w:r w:rsidRPr="00805C22">
        <w:rPr>
          <w:b/>
          <w:bCs/>
        </w:rPr>
        <w:t>How GEX derives the level</w:t>
      </w:r>
      <w:r w:rsidRPr="00805C22">
        <w:t>. From the verified maturity of the EPC contract and of the licence guarantee, security package, damages schedule and long-lead orders, with the contracting model on the EPC card. G5 requires E4; Financeable requires E6. If the contractor or a key OEM is reported insolvent, an EPC at E4 or above falls back to E3 (trigger T3). [GEX]</w:t>
      </w:r>
    </w:p>
    <w:p w14:paraId="1B869BBA" w14:textId="77777777" w:rsidR="00805C22" w:rsidRDefault="00805C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000"/>
        <w:gridCol w:w="3760"/>
      </w:tblGrid>
      <w:tr w:rsidR="004C453A" w14:paraId="7CF35F79" w14:textId="77777777">
        <w:trPr>
          <w:cantSplit/>
          <w:tblHeader/>
        </w:trPr>
        <w:tc>
          <w:tcPr>
            <w:tcW w:w="1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532592" w14:textId="77777777" w:rsidR="004C453A" w:rsidRDefault="00000000">
            <w:pPr>
              <w:spacing w:after="40"/>
            </w:pPr>
            <w:r>
              <w:rPr>
                <w:b/>
                <w:bCs/>
                <w:color w:val="0D5754"/>
                <w:sz w:val="16"/>
                <w:szCs w:val="16"/>
              </w:rPr>
              <w:t>AACE class</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D559F6" w14:textId="77777777" w:rsidR="004C453A" w:rsidRDefault="00000000">
            <w:pPr>
              <w:spacing w:after="40"/>
            </w:pPr>
            <w:r>
              <w:rPr>
                <w:b/>
                <w:bCs/>
                <w:color w:val="0D5754"/>
                <w:sz w:val="16"/>
                <w:szCs w:val="16"/>
              </w:rPr>
              <w:t>Typical use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E8F906" w14:textId="77777777" w:rsidR="004C453A" w:rsidRDefault="00000000">
            <w:pPr>
              <w:spacing w:after="40"/>
            </w:pPr>
            <w:r>
              <w:rPr>
                <w:b/>
                <w:bCs/>
                <w:color w:val="0D5754"/>
                <w:sz w:val="16"/>
                <w:szCs w:val="16"/>
              </w:rPr>
              <w:t>Project definition</w:t>
            </w:r>
          </w:p>
        </w:tc>
        <w:tc>
          <w:tcPr>
            <w:tcW w:w="3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A64008" w14:textId="77777777" w:rsidR="004C453A" w:rsidRDefault="00000000">
            <w:pPr>
              <w:spacing w:after="40"/>
            </w:pPr>
            <w:r>
              <w:rPr>
                <w:b/>
                <w:bCs/>
                <w:color w:val="0D5754"/>
                <w:sz w:val="16"/>
                <w:szCs w:val="16"/>
              </w:rPr>
              <w:t>Typical accuracy range (80% confidence)</w:t>
            </w:r>
          </w:p>
        </w:tc>
      </w:tr>
      <w:tr w:rsidR="004C453A" w14:paraId="13A59C71"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A2ACBB" w14:textId="77777777" w:rsidR="004C453A" w:rsidRDefault="00000000">
            <w:pPr>
              <w:spacing w:after="40"/>
            </w:pPr>
            <w:r>
              <w:rPr>
                <w:sz w:val="17"/>
                <w:szCs w:val="17"/>
              </w:rPr>
              <w:t>Class 5</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C93A81" w14:textId="77777777" w:rsidR="004C453A" w:rsidRDefault="00000000">
            <w:pPr>
              <w:spacing w:after="40"/>
            </w:pPr>
            <w:r>
              <w:rPr>
                <w:sz w:val="17"/>
                <w:szCs w:val="17"/>
              </w:rPr>
              <w:t>Concept screening</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D64606" w14:textId="77777777" w:rsidR="004C453A" w:rsidRDefault="00000000">
            <w:pPr>
              <w:spacing w:after="40"/>
            </w:pPr>
            <w:r>
              <w:rPr>
                <w:sz w:val="17"/>
                <w:szCs w:val="17"/>
              </w:rPr>
              <w:t>0–2%</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4921E1" w14:textId="77777777" w:rsidR="004C453A" w:rsidRDefault="00000000">
            <w:pPr>
              <w:spacing w:after="40"/>
            </w:pPr>
            <w:r>
              <w:rPr>
                <w:sz w:val="17"/>
                <w:szCs w:val="17"/>
              </w:rPr>
              <w:t>−50% / +100%</w:t>
            </w:r>
          </w:p>
        </w:tc>
      </w:tr>
      <w:tr w:rsidR="004C453A" w14:paraId="70D6DD94"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6F5D83" w14:textId="77777777" w:rsidR="004C453A" w:rsidRDefault="00000000">
            <w:pPr>
              <w:spacing w:after="40"/>
            </w:pPr>
            <w:r>
              <w:rPr>
                <w:sz w:val="17"/>
                <w:szCs w:val="17"/>
              </w:rPr>
              <w:t>Class 4</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6348D9" w14:textId="77777777" w:rsidR="004C453A" w:rsidRDefault="00000000">
            <w:pPr>
              <w:spacing w:after="40"/>
            </w:pPr>
            <w:r>
              <w:rPr>
                <w:sz w:val="17"/>
                <w:szCs w:val="17"/>
              </w:rPr>
              <w:t>Feasibility study</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EE9A00" w14:textId="77777777" w:rsidR="004C453A" w:rsidRDefault="00000000">
            <w:pPr>
              <w:spacing w:after="40"/>
            </w:pPr>
            <w:r>
              <w:rPr>
                <w:sz w:val="17"/>
                <w:szCs w:val="17"/>
              </w:rPr>
              <w:t>1–15%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96E4DE" w14:textId="77777777" w:rsidR="004C453A" w:rsidRDefault="00000000">
            <w:pPr>
              <w:spacing w:after="40"/>
            </w:pPr>
            <w:r>
              <w:rPr>
                <w:sz w:val="17"/>
                <w:szCs w:val="17"/>
              </w:rPr>
              <w:t>−30% / +50%</w:t>
            </w:r>
          </w:p>
        </w:tc>
      </w:tr>
      <w:tr w:rsidR="004C453A" w14:paraId="46840DEC"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FF7B29" w14:textId="77777777" w:rsidR="004C453A" w:rsidRDefault="00000000">
            <w:pPr>
              <w:spacing w:after="40"/>
            </w:pPr>
            <w:r>
              <w:rPr>
                <w:sz w:val="17"/>
                <w:szCs w:val="17"/>
              </w:rPr>
              <w:t>Class 3</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4D299" w14:textId="77777777" w:rsidR="004C453A" w:rsidRDefault="00000000">
            <w:pPr>
              <w:spacing w:after="40"/>
            </w:pPr>
            <w:r>
              <w:rPr>
                <w:sz w:val="17"/>
                <w:szCs w:val="17"/>
              </w:rPr>
              <w:t>Budget authorisation; FEED output</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0176B" w14:textId="77777777" w:rsidR="004C453A" w:rsidRDefault="00000000">
            <w:pPr>
              <w:spacing w:after="40"/>
            </w:pPr>
            <w:r>
              <w:rPr>
                <w:sz w:val="17"/>
                <w:szCs w:val="17"/>
              </w:rPr>
              <w:t>10–40%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7F2390" w14:textId="77777777" w:rsidR="004C453A" w:rsidRDefault="00000000">
            <w:pPr>
              <w:spacing w:after="40"/>
            </w:pPr>
            <w:r>
              <w:rPr>
                <w:sz w:val="17"/>
                <w:szCs w:val="17"/>
              </w:rPr>
              <w:t>−20% / +30%</w:t>
            </w:r>
          </w:p>
        </w:tc>
      </w:tr>
      <w:tr w:rsidR="004C453A" w14:paraId="2CA7F91D"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1702EE" w14:textId="77777777" w:rsidR="004C453A" w:rsidRDefault="00000000">
            <w:pPr>
              <w:spacing w:after="40"/>
            </w:pPr>
            <w:r>
              <w:rPr>
                <w:sz w:val="17"/>
                <w:szCs w:val="17"/>
              </w:rPr>
              <w:t>Class 2</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D84964" w14:textId="77777777" w:rsidR="004C453A" w:rsidRDefault="00000000">
            <w:pPr>
              <w:spacing w:after="40"/>
            </w:pPr>
            <w:r>
              <w:rPr>
                <w:sz w:val="17"/>
                <w:szCs w:val="17"/>
              </w:rPr>
              <w:t>Control or bid estimate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844E81" w14:textId="77777777" w:rsidR="004C453A" w:rsidRDefault="00000000">
            <w:pPr>
              <w:spacing w:after="40"/>
            </w:pPr>
            <w:r>
              <w:rPr>
                <w:sz w:val="17"/>
                <w:szCs w:val="17"/>
              </w:rPr>
              <w:t>30–75%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C48826" w14:textId="77777777" w:rsidR="004C453A" w:rsidRDefault="00000000">
            <w:pPr>
              <w:spacing w:after="40"/>
            </w:pPr>
            <w:r>
              <w:rPr>
                <w:sz w:val="17"/>
                <w:szCs w:val="17"/>
              </w:rPr>
              <w:t>about −15% / +20%</w:t>
            </w:r>
          </w:p>
        </w:tc>
      </w:tr>
      <w:tr w:rsidR="004C453A" w14:paraId="3014C4EE" w14:textId="77777777">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0CA92C" w14:textId="77777777" w:rsidR="004C453A" w:rsidRDefault="00000000">
            <w:pPr>
              <w:spacing w:after="40"/>
            </w:pPr>
            <w:r>
              <w:rPr>
                <w:sz w:val="17"/>
                <w:szCs w:val="17"/>
              </w:rPr>
              <w:t>Class 1</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C2DC71" w14:textId="77777777" w:rsidR="004C453A" w:rsidRDefault="00000000">
            <w:pPr>
              <w:spacing w:after="40"/>
            </w:pPr>
            <w:r>
              <w:rPr>
                <w:sz w:val="17"/>
                <w:szCs w:val="17"/>
              </w:rPr>
              <w:t>Check estimate, near-complete design</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8FC49F" w14:textId="77777777" w:rsidR="004C453A" w:rsidRDefault="00000000">
            <w:pPr>
              <w:spacing w:after="40"/>
            </w:pPr>
            <w:r>
              <w:rPr>
                <w:sz w:val="17"/>
                <w:szCs w:val="17"/>
              </w:rPr>
              <w:t>65–100%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770557" w14:textId="77777777" w:rsidR="004C453A" w:rsidRDefault="00000000">
            <w:pPr>
              <w:spacing w:after="40"/>
            </w:pPr>
            <w:r>
              <w:rPr>
                <w:sz w:val="17"/>
                <w:szCs w:val="17"/>
              </w:rPr>
              <w:t>about −10% / +15%</w:t>
            </w:r>
          </w:p>
        </w:tc>
      </w:tr>
    </w:tbl>
    <w:p w14:paraId="27D3AEA3" w14:textId="77777777" w:rsidR="004C453A" w:rsidRDefault="00000000">
      <w:pPr>
        <w:spacing w:before="80"/>
        <w:rPr>
          <w:sz w:val="18"/>
          <w:szCs w:val="18"/>
        </w:rPr>
      </w:pPr>
      <w:r>
        <w:rPr>
          <w:sz w:val="18"/>
          <w:szCs w:val="18"/>
        </w:rPr>
        <w:t xml:space="preserve">Source: AACE International recommended practice 18R-97 (process industries). Ranges are indicative; the standard gives ranges of ranges. </w:t>
      </w:r>
      <w:r>
        <w:rPr>
          <w:b/>
          <w:bCs/>
          <w:color w:val="0D5754"/>
          <w:sz w:val="15"/>
          <w:szCs w:val="15"/>
        </w:rPr>
        <w:t>[P]</w:t>
      </w:r>
      <w:r>
        <w:rPr>
          <w:sz w:val="18"/>
          <w:szCs w:val="18"/>
        </w:rPr>
        <w:t xml:space="preserve"> Technology maturity needs its own scale: readiness level (TRL 1–9) plus a commercial readiness index (ARENA’s CRI 1–6, from “hypothetical commercial proposition” to “bankable asset class”). A CRI of 2, a first commercial trial, typically means equity and government money; a CRI of 3 or more is where debt starts to appear. </w:t>
      </w:r>
      <w:r>
        <w:rPr>
          <w:b/>
          <w:bCs/>
          <w:color w:val="0D5754"/>
          <w:sz w:val="15"/>
          <w:szCs w:val="15"/>
        </w:rPr>
        <w: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5F4E92F2" w14:textId="77777777">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70" w:type="dxa"/>
              <w:left w:w="100" w:type="dxa"/>
              <w:bottom w:w="70" w:type="dxa"/>
              <w:right w:w="100" w:type="dxa"/>
            </w:tcMar>
          </w:tcPr>
          <w:p w14:paraId="7EDF6453" w14:textId="77777777" w:rsidR="004C453A" w:rsidRDefault="00000000">
            <w:pPr>
              <w:spacing w:after="60"/>
            </w:pPr>
            <w:r>
              <w:rPr>
                <w:b/>
                <w:bCs/>
                <w:color w:val="8A5F06"/>
                <w:sz w:val="20"/>
                <w:szCs w:val="20"/>
              </w:rPr>
              <w:lastRenderedPageBreak/>
              <w:t>Why this matters for the ladder</w:t>
            </w:r>
          </w:p>
          <w:p w14:paraId="5B18BE6F" w14:textId="1A582D4A" w:rsidR="004C453A" w:rsidRDefault="00000000">
            <w:pPr>
              <w:spacing w:after="60"/>
            </w:pPr>
            <w:r>
              <w:rPr>
                <w:sz w:val="19"/>
                <w:szCs w:val="19"/>
              </w:rPr>
              <w:t>The technology’s commercial readiness caps the capital available, whatever the project evidence says. HEFA (a mature pathway) closed non-recourse project finance for DSL-01 in February 2026; first-of-a-kind e-SAF has so far reached FID on equity-led structures, with project debt arriving behind strong sponsors or in modest amounts (Infinium: Brookfield and Breakthrough Energy Catalyst equity plus an HSBC project credit of undisclosed size, HSBC as sole lender; Twelve: US$600m of project and corporate equity plus US$45m of credit facilities</w:t>
            </w:r>
            <w:r w:rsidR="00805C22">
              <w:t xml:space="preserve"> </w:t>
            </w:r>
            <w:r w:rsidR="00805C22" w:rsidRPr="00805C22">
              <w:rPr>
                <w:sz w:val="19"/>
                <w:szCs w:val="19"/>
              </w:rPr>
              <w:t>A ladder that promised a “senior debt commitment” at G8 regardless of technology told a first-of-a-kind producer something the market will not deliver. Since rules 4.1.0, G8 makes a project eligible for a lender’s credit decision, labelled “Senior Debt Credit Approval (conditional)”; whether a lender approves still depends on the technology’s commercial readiness</w:t>
            </w:r>
            <w:r>
              <w:rPr>
                <w:sz w:val="19"/>
                <w:szCs w:val="19"/>
              </w:rPr>
              <w:t xml:space="preserve">. </w:t>
            </w:r>
            <w:r>
              <w:rPr>
                <w:b/>
                <w:bCs/>
                <w:color w:val="245E42"/>
                <w:sz w:val="16"/>
                <w:szCs w:val="16"/>
              </w:rPr>
              <w:t>[E]</w:t>
            </w:r>
            <w:r>
              <w:rPr>
                <w:b/>
                <w:bCs/>
                <w:color w:val="A8341A"/>
                <w:sz w:val="16"/>
                <w:szCs w:val="16"/>
              </w:rPr>
              <w:t>[I]</w:t>
            </w:r>
          </w:p>
        </w:tc>
      </w:tr>
    </w:tbl>
    <w:p w14:paraId="646839F5" w14:textId="77777777" w:rsidR="004C453A" w:rsidRDefault="004C453A">
      <w:pPr>
        <w:sectPr w:rsidR="004C453A">
          <w:footerReference w:type="default" r:id="rId7"/>
          <w:pgSz w:w="12240" w:h="15840"/>
          <w:pgMar w:top="1080" w:right="1440" w:bottom="1080" w:left="1440" w:header="708" w:footer="708" w:gutter="0"/>
          <w:cols w:space="720"/>
          <w:docGrid w:linePitch="360"/>
        </w:sectPr>
      </w:pPr>
    </w:p>
    <w:p w14:paraId="0D84695D" w14:textId="77777777" w:rsidR="004C453A" w:rsidRDefault="00000000">
      <w:pPr>
        <w:pStyle w:val="Heading1"/>
        <w:keepNext/>
        <w:spacing w:after="160"/>
      </w:pPr>
      <w:bookmarkStart w:id="32" w:name="_Toc241505205"/>
      <w:r>
        <w:lastRenderedPageBreak/>
        <w:t>6. Offtake and EPC dependency map</w:t>
      </w:r>
      <w:bookmarkEnd w:id="32"/>
    </w:p>
    <w:p w14:paraId="2BCAC3D7" w14:textId="77777777" w:rsidR="004C453A" w:rsidRDefault="00000000">
      <w:pPr>
        <w:spacing w:after="120"/>
      </w:pPr>
      <w:r>
        <w:t xml:space="preserve">How the commitments that each party can reasonably make should evolve from concept to operations. Columns are read together: a row is only coherent if every column has reached its level. </w:t>
      </w:r>
      <w:r>
        <w:rPr>
          <w:b/>
          <w:bCs/>
          <w:color w:val="A8341A"/>
          <w:sz w:val="18"/>
          <w:szCs w:val="18"/>
        </w:rPr>
        <w:t>[I]</w:t>
      </w:r>
      <w:r>
        <w:t xml:space="preserve"> with </w:t>
      </w:r>
      <w:r>
        <w:rPr>
          <w:b/>
          <w:bCs/>
          <w:color w:val="245E42"/>
          <w:sz w:val="18"/>
          <w:szCs w:val="18"/>
        </w:rPr>
        <w:t>[E]</w:t>
      </w:r>
      <w:r>
        <w:t>/</w:t>
      </w:r>
      <w:r>
        <w:rPr>
          <w:b/>
          <w:bCs/>
          <w:color w:val="0D5754"/>
          <w:sz w:val="18"/>
          <w:szCs w:val="18"/>
        </w:rPr>
        <w:t>[P]</w:t>
      </w:r>
      <w:r>
        <w:t xml:space="preserve"> anchors as marked.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100"/>
        <w:gridCol w:w="1800"/>
        <w:gridCol w:w="1800"/>
        <w:gridCol w:w="1900"/>
        <w:gridCol w:w="2000"/>
        <w:gridCol w:w="1780"/>
      </w:tblGrid>
      <w:tr w:rsidR="004C453A" w14:paraId="6B82C557" w14:textId="77777777">
        <w:trPr>
          <w:cantSplit/>
          <w:tblHeader/>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C7EBA5" w14:textId="77777777" w:rsidR="004C453A" w:rsidRDefault="00000000">
            <w:pPr>
              <w:spacing w:after="40"/>
            </w:pPr>
            <w:r>
              <w:rPr>
                <w:b/>
                <w:bCs/>
                <w:color w:val="0D5754"/>
                <w:sz w:val="15"/>
                <w:szCs w:val="15"/>
              </w:rPr>
              <w:t>Phase</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A7D8EE" w14:textId="77777777" w:rsidR="004C453A" w:rsidRDefault="00000000">
            <w:pPr>
              <w:spacing w:after="40"/>
            </w:pPr>
            <w:r>
              <w:rPr>
                <w:b/>
                <w:bCs/>
                <w:color w:val="0D5754"/>
                <w:sz w:val="15"/>
                <w:szCs w:val="15"/>
              </w:rPr>
              <w:t>Technology and engineering</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E3A00F3" w14:textId="77777777" w:rsidR="004C453A" w:rsidRDefault="00000000">
            <w:pPr>
              <w:spacing w:after="40"/>
            </w:pPr>
            <w:r>
              <w:rPr>
                <w:b/>
                <w:bCs/>
                <w:color w:val="0D5754"/>
                <w:sz w:val="15"/>
                <w:szCs w:val="15"/>
              </w:rPr>
              <w:t>EPC</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431FA0" w14:textId="77777777" w:rsidR="004C453A" w:rsidRDefault="00000000">
            <w:pPr>
              <w:spacing w:after="40"/>
            </w:pPr>
            <w:r>
              <w:rPr>
                <w:b/>
                <w:bCs/>
                <w:color w:val="0D5754"/>
                <w:sz w:val="15"/>
                <w:szCs w:val="15"/>
              </w:rPr>
              <w:t>Permits and inputs</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421238D" w14:textId="77777777" w:rsidR="004C453A" w:rsidRDefault="00000000">
            <w:pPr>
              <w:spacing w:after="40"/>
            </w:pPr>
            <w:r>
              <w:rPr>
                <w:b/>
                <w:bCs/>
                <w:color w:val="0D5754"/>
                <w:sz w:val="15"/>
                <w:szCs w:val="15"/>
              </w:rPr>
              <w:t>Certification and product</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65DBDAD" w14:textId="77777777" w:rsidR="004C453A" w:rsidRDefault="00000000">
            <w:pPr>
              <w:spacing w:after="40"/>
            </w:pPr>
            <w:r>
              <w:rPr>
                <w:b/>
                <w:bCs/>
                <w:color w:val="0D5754"/>
                <w:sz w:val="15"/>
                <w:szCs w:val="15"/>
              </w:rPr>
              <w:t>Offtake achievable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426D71" w14:textId="77777777" w:rsidR="004C453A" w:rsidRDefault="00000000">
            <w:pPr>
              <w:spacing w:after="40"/>
            </w:pPr>
            <w:r>
              <w:rPr>
                <w:b/>
                <w:bCs/>
                <w:color w:val="0D5754"/>
                <w:sz w:val="15"/>
                <w:szCs w:val="15"/>
              </w:rPr>
              <w:t>Capital typically available</w:t>
            </w:r>
          </w:p>
        </w:tc>
        <w:tc>
          <w:tcPr>
            <w:tcW w:w="17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6D487E" w14:textId="77777777" w:rsidR="004C453A" w:rsidRDefault="00000000">
            <w:pPr>
              <w:spacing w:after="40"/>
            </w:pPr>
            <w:r>
              <w:rPr>
                <w:b/>
                <w:bCs/>
                <w:color w:val="0D5754"/>
                <w:sz w:val="15"/>
                <w:szCs w:val="15"/>
              </w:rPr>
              <w:t>Gates and state</w:t>
            </w:r>
          </w:p>
        </w:tc>
      </w:tr>
      <w:tr w:rsidR="004C453A" w14:paraId="5FD981B0"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2D983F5" w14:textId="77777777" w:rsidR="004C453A" w:rsidRDefault="00000000">
            <w:pPr>
              <w:spacing w:after="40"/>
            </w:pPr>
            <w:r>
              <w:rPr>
                <w:b/>
                <w:bCs/>
                <w:sz w:val="15"/>
                <w:szCs w:val="15"/>
              </w:rPr>
              <w:t>Concept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A81077" w14:textId="77777777" w:rsidR="004C453A" w:rsidRDefault="00000000">
            <w:pPr>
              <w:spacing w:after="40"/>
            </w:pPr>
            <w:r>
              <w:rPr>
                <w:sz w:val="15"/>
                <w:szCs w:val="15"/>
              </w:rPr>
              <w:t>Technology candidates; Class 5</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8C837D" w14:textId="77777777" w:rsidR="004C453A" w:rsidRDefault="00000000">
            <w:pPr>
              <w:spacing w:after="40"/>
            </w:pPr>
            <w:r>
              <w:rPr>
                <w:sz w:val="15"/>
                <w:szCs w:val="15"/>
              </w:rPr>
              <w:t>E0</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9D3F94" w14:textId="77777777" w:rsidR="004C453A" w:rsidRDefault="00000000">
            <w:pPr>
              <w:spacing w:after="40"/>
            </w:pPr>
            <w:r>
              <w:rPr>
                <w:sz w:val="15"/>
                <w:szCs w:val="15"/>
              </w:rPr>
              <w:t>Site options; power and CO2 scoping</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9D03A1" w14:textId="77777777" w:rsidR="004C453A" w:rsidRDefault="00000000">
            <w:pPr>
              <w:spacing w:after="40"/>
            </w:pPr>
            <w:r>
              <w:rPr>
                <w:sz w:val="15"/>
                <w:szCs w:val="15"/>
              </w:rPr>
              <w:t>Pathway identified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A122DD" w14:textId="77777777" w:rsidR="004C453A" w:rsidRDefault="00000000">
            <w:pPr>
              <w:spacing w:after="40"/>
            </w:pPr>
            <w:r>
              <w:rPr>
                <w:sz w:val="15"/>
                <w:szCs w:val="15"/>
              </w:rPr>
              <w:t>O0–O1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C336EE" w14:textId="77777777" w:rsidR="004C453A" w:rsidRDefault="00000000">
            <w:pPr>
              <w:spacing w:after="40"/>
            </w:pPr>
            <w:r>
              <w:rPr>
                <w:sz w:val="15"/>
                <w:szCs w:val="15"/>
              </w:rPr>
              <w:t>Founders, venture, grants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1EF63F" w14:textId="77777777" w:rsidR="004C453A" w:rsidRDefault="00000000">
            <w:pPr>
              <w:spacing w:after="40"/>
            </w:pPr>
            <w:r>
              <w:rPr>
                <w:sz w:val="15"/>
                <w:szCs w:val="15"/>
              </w:rPr>
              <w:t>G0 → towards Technically plausible</w:t>
            </w:r>
          </w:p>
        </w:tc>
      </w:tr>
      <w:tr w:rsidR="004C453A" w14:paraId="76317C1A"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511C9F" w14:textId="77777777" w:rsidR="004C453A" w:rsidRDefault="00000000">
            <w:pPr>
              <w:spacing w:after="40"/>
            </w:pPr>
            <w:r>
              <w:rPr>
                <w:b/>
                <w:bCs/>
                <w:sz w:val="15"/>
                <w:szCs w:val="15"/>
              </w:rPr>
              <w:t>Feasibility / pre-FEED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C3D7E0" w14:textId="77777777" w:rsidR="004C453A" w:rsidRDefault="00000000">
            <w:pPr>
              <w:spacing w:after="40"/>
            </w:pPr>
            <w:r>
              <w:rPr>
                <w:sz w:val="15"/>
                <w:szCs w:val="15"/>
              </w:rPr>
              <w:t>Technology and licensor selected; Class 4; mass and energy balance</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3D9D97" w14:textId="77777777" w:rsidR="004C453A" w:rsidRDefault="00000000">
            <w:pPr>
              <w:spacing w:after="40"/>
            </w:pPr>
            <w:r>
              <w:rPr>
                <w:sz w:val="15"/>
                <w:szCs w:val="15"/>
              </w:rPr>
              <w:t>E1</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D3954D" w14:textId="77777777" w:rsidR="004C453A" w:rsidRDefault="00000000">
            <w:pPr>
              <w:spacing w:after="40"/>
            </w:pPr>
            <w:r>
              <w:rPr>
                <w:sz w:val="15"/>
                <w:szCs w:val="15"/>
              </w:rPr>
              <w:t>Environmental scoping; PPA, CO2 and feedstock term sheets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1396F3" w14:textId="77777777" w:rsidR="004C453A" w:rsidRDefault="00000000">
            <w:pPr>
              <w:spacing w:after="40"/>
            </w:pPr>
            <w:r>
              <w:rPr>
                <w:sz w:val="15"/>
                <w:szCs w:val="15"/>
              </w:rPr>
              <w:t>Scheme selected; product-qualification route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9291F0" w14:textId="6462E833" w:rsidR="004C453A" w:rsidRDefault="00000000">
            <w:pPr>
              <w:spacing w:after="40"/>
            </w:pPr>
            <w:r>
              <w:rPr>
                <w:sz w:val="15"/>
                <w:szCs w:val="15"/>
              </w:rPr>
              <w:t>O2</w:t>
            </w:r>
            <w:r w:rsidR="00805C22">
              <w:rPr>
                <w:sz w:val="15"/>
                <w:szCs w:val="15"/>
              </w:rPr>
              <w:t xml:space="preserve"> </w:t>
            </w:r>
            <w:r w:rsidR="00805C22" w:rsidRPr="00805C22">
              <w:rPr>
                <w:sz w:val="15"/>
                <w:szCs w:val="15"/>
              </w:rPr>
              <w:t>O2 for at least 60% of planned output</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57DBB" w14:textId="77777777" w:rsidR="004C453A" w:rsidRDefault="00000000">
            <w:pPr>
              <w:spacing w:after="40"/>
            </w:pPr>
            <w:r>
              <w:rPr>
                <w:sz w:val="15"/>
                <w:szCs w:val="15"/>
              </w:rPr>
              <w:t xml:space="preserve">Development equity; FEED grants (France: up to 80% of FEED cost for four e-SAF projects)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53BBB" w14:textId="77777777" w:rsidR="004C453A" w:rsidRDefault="00000000">
            <w:pPr>
              <w:spacing w:after="40"/>
            </w:pPr>
            <w:r>
              <w:rPr>
                <w:sz w:val="15"/>
                <w:szCs w:val="15"/>
              </w:rPr>
              <w:t>G1–G3 → Commercially plausible</w:t>
            </w:r>
          </w:p>
        </w:tc>
      </w:tr>
      <w:tr w:rsidR="004C453A" w14:paraId="2FC1ADCB"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372E55C" w14:textId="77777777" w:rsidR="004C453A" w:rsidRDefault="00000000">
            <w:pPr>
              <w:spacing w:after="40"/>
            </w:pPr>
            <w:r>
              <w:rPr>
                <w:b/>
                <w:bCs/>
                <w:sz w:val="15"/>
                <w:szCs w:val="15"/>
              </w:rPr>
              <w:t>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D5D443" w14:textId="77777777" w:rsidR="004C453A" w:rsidRDefault="00000000">
            <w:pPr>
              <w:spacing w:after="40"/>
            </w:pPr>
            <w:r>
              <w:rPr>
                <w:sz w:val="15"/>
                <w:szCs w:val="15"/>
              </w:rPr>
              <w:t>FEED complete; Class 3; licensor design package; independent review</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3CE003" w14:textId="77777777" w:rsidR="004C453A" w:rsidRDefault="00000000">
            <w:pPr>
              <w:spacing w:after="40"/>
            </w:pPr>
            <w:r>
              <w:rPr>
                <w:sz w:val="15"/>
                <w:szCs w:val="15"/>
              </w:rPr>
              <w:t>E2–E3</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6AAC7A" w14:textId="77777777" w:rsidR="004C453A" w:rsidRDefault="00000000">
            <w:pPr>
              <w:spacing w:after="40"/>
            </w:pPr>
            <w:r>
              <w:rPr>
                <w:sz w:val="15"/>
                <w:szCs w:val="15"/>
              </w:rPr>
              <w:t>Environmental application filed; long-lead identified</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7B8E8" w14:textId="77777777" w:rsidR="004C453A" w:rsidRDefault="00000000">
            <w:pPr>
              <w:spacing w:after="40"/>
            </w:pPr>
            <w:r>
              <w:rPr>
                <w:sz w:val="15"/>
                <w:szCs w:val="15"/>
              </w:rPr>
              <w:t>Certification body pre-assessment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2D8E65" w14:textId="77777777" w:rsidR="004C453A" w:rsidRDefault="00000000">
            <w:pPr>
              <w:spacing w:after="40"/>
            </w:pPr>
            <w:r>
              <w:rPr>
                <w:sz w:val="15"/>
                <w:szCs w:val="15"/>
              </w:rPr>
              <w:t>O3–O4: binding with conditions, longstop at P80</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BCAB1C" w14:textId="77777777" w:rsidR="004C453A" w:rsidRDefault="00000000">
            <w:pPr>
              <w:spacing w:after="40"/>
            </w:pPr>
            <w:r>
              <w:rPr>
                <w:sz w:val="15"/>
                <w:szCs w:val="15"/>
              </w:rPr>
              <w:t xml:space="preserve">Strategic equity; support awards with completion guarantees (EU Hydrogen Bank) or milestone conditions (UK SAF)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FD12A9" w14:textId="77777777" w:rsidR="004C453A" w:rsidRDefault="00000000">
            <w:pPr>
              <w:spacing w:after="40"/>
            </w:pPr>
            <w:r>
              <w:rPr>
                <w:sz w:val="15"/>
                <w:szCs w:val="15"/>
              </w:rPr>
              <w:t>G4–G5 → Buildable</w:t>
            </w:r>
          </w:p>
        </w:tc>
      </w:tr>
      <w:tr w:rsidR="004C453A" w14:paraId="0C91592F"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351AC4" w14:textId="77777777" w:rsidR="004C453A" w:rsidRDefault="00000000">
            <w:pPr>
              <w:spacing w:after="40"/>
            </w:pPr>
            <w:r>
              <w:rPr>
                <w:b/>
                <w:bCs/>
                <w:sz w:val="15"/>
                <w:szCs w:val="15"/>
              </w:rPr>
              <w:t>EPC readiness / pre-FID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098C2" w14:textId="77777777" w:rsidR="004C453A" w:rsidRDefault="00000000">
            <w:pPr>
              <w:spacing w:after="40"/>
            </w:pPr>
            <w:r>
              <w:rPr>
                <w:sz w:val="15"/>
                <w:szCs w:val="15"/>
              </w:rPr>
              <w:t>EPC agreed form; lenders’ engineer (PF)</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013639" w14:textId="77777777" w:rsidR="004C453A" w:rsidRDefault="00000000">
            <w:pPr>
              <w:spacing w:after="40"/>
            </w:pPr>
            <w:r>
              <w:rPr>
                <w:sz w:val="15"/>
                <w:szCs w:val="15"/>
              </w:rPr>
              <w:t>E4</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8A0A56" w14:textId="77777777" w:rsidR="004C453A" w:rsidRDefault="00000000">
            <w:pPr>
              <w:spacing w:after="40"/>
            </w:pPr>
            <w:r>
              <w:rPr>
                <w:sz w:val="15"/>
                <w:szCs w:val="15"/>
              </w:rPr>
              <w:t>Permits granted or imminent; inputs agreed or executed with conditions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B7914" w14:textId="77777777" w:rsidR="004C453A" w:rsidRDefault="00000000">
            <w:pPr>
              <w:spacing w:after="40"/>
            </w:pPr>
            <w:r>
              <w:rPr>
                <w:sz w:val="15"/>
                <w:szCs w:val="15"/>
              </w:rPr>
              <w:t>Certification plan; logistics contracts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20ED94" w14:textId="77777777" w:rsidR="004C453A" w:rsidRDefault="00000000">
            <w:pPr>
              <w:spacing w:after="40"/>
            </w:pPr>
            <w:r>
              <w:rPr>
                <w:sz w:val="15"/>
                <w:szCs w:val="15"/>
              </w:rPr>
              <w:t>O4 → O6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46FD3D" w14:textId="70103564" w:rsidR="004C453A" w:rsidRDefault="00000000">
            <w:pPr>
              <w:spacing w:after="40"/>
            </w:pPr>
            <w:r>
              <w:rPr>
                <w:sz w:val="15"/>
                <w:szCs w:val="15"/>
              </w:rPr>
              <w:t xml:space="preserve">Credit approval </w:t>
            </w:r>
            <w:r w:rsidR="00805C22" w:rsidRPr="00805C22">
              <w:rPr>
                <w:sz w:val="15"/>
                <w:szCs w:val="15"/>
              </w:rPr>
              <w:t xml:space="preserve">conditional until financial close (PF), </w:t>
            </w:r>
            <w:r>
              <w:rPr>
                <w:sz w:val="15"/>
                <w:szCs w:val="15"/>
              </w:rPr>
              <w:t>or board approval;development finance and export credit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6DE906" w14:textId="77777777" w:rsidR="004C453A" w:rsidRDefault="00000000">
            <w:pPr>
              <w:spacing w:after="40"/>
            </w:pPr>
            <w:r>
              <w:rPr>
                <w:sz w:val="15"/>
                <w:szCs w:val="15"/>
              </w:rPr>
              <w:t>G6–G8 → Structurally bankable, Credit approved</w:t>
            </w:r>
          </w:p>
        </w:tc>
      </w:tr>
      <w:tr w:rsidR="004C453A" w14:paraId="4C32F2D1"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1716EC" w14:textId="77777777" w:rsidR="004C453A" w:rsidRDefault="00000000">
            <w:pPr>
              <w:spacing w:after="40"/>
            </w:pPr>
            <w:r>
              <w:rPr>
                <w:b/>
                <w:bCs/>
                <w:sz w:val="15"/>
                <w:szCs w:val="15"/>
              </w:rPr>
              <w:t>FID / financial close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73412" w14:textId="77777777" w:rsidR="004C453A" w:rsidRDefault="00000000">
            <w:pPr>
              <w:spacing w:after="40"/>
            </w:pPr>
            <w:r>
              <w:rPr>
                <w:sz w:val="15"/>
                <w:szCs w:val="15"/>
              </w:rPr>
              <w: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F59CAA" w14:textId="77777777" w:rsidR="004C453A" w:rsidRDefault="00000000">
            <w:pPr>
              <w:spacing w:after="40"/>
            </w:pPr>
            <w:r>
              <w:rPr>
                <w:sz w:val="15"/>
                <w:szCs w:val="15"/>
              </w:rPr>
              <w:t>E5–E6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DEA0" w14:textId="77777777" w:rsidR="004C453A" w:rsidRDefault="00000000">
            <w:pPr>
              <w:spacing w:after="40"/>
            </w:pPr>
            <w:r>
              <w:rPr>
                <w:sz w:val="15"/>
                <w:szCs w:val="15"/>
              </w:rPr>
              <w:t>All contracts executed and effective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749B29"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71311C" w14:textId="3AF828E0" w:rsidR="004C453A" w:rsidRDefault="00000000">
            <w:pPr>
              <w:spacing w:after="40"/>
            </w:pPr>
            <w:r>
              <w:rPr>
                <w:sz w:val="15"/>
                <w:szCs w:val="15"/>
              </w:rPr>
              <w:t xml:space="preserve">O5–O7: </w:t>
            </w:r>
            <w:r w:rsidR="00805C22">
              <w:rPr>
                <w:sz w:val="15"/>
                <w:szCs w:val="15"/>
              </w:rPr>
              <w:t xml:space="preserve">effective </w:t>
            </w:r>
            <w:r>
              <w:rPr>
                <w:sz w:val="15"/>
                <w:szCs w:val="15"/>
              </w:rPr>
              <w:t>conditions satisfied</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75E85F" w14:textId="77777777" w:rsidR="004C453A" w:rsidRDefault="00000000">
            <w:pPr>
              <w:spacing w:after="40"/>
            </w:pPr>
            <w:r>
              <w:rPr>
                <w:sz w:val="15"/>
                <w:szCs w:val="15"/>
              </w:rPr>
              <w:t>Debt drawdown; equity injected</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605F40" w14:textId="77777777" w:rsidR="004C453A" w:rsidRDefault="00000000">
            <w:pPr>
              <w:spacing w:after="40"/>
            </w:pPr>
            <w:r>
              <w:rPr>
                <w:sz w:val="15"/>
                <w:szCs w:val="15"/>
              </w:rPr>
              <w:t>G9–G10 → Financeable</w:t>
            </w:r>
          </w:p>
        </w:tc>
      </w:tr>
      <w:tr w:rsidR="004C453A" w14:paraId="6F9477B1"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9A0A3A" w14:textId="77777777" w:rsidR="004C453A" w:rsidRDefault="00000000">
            <w:pPr>
              <w:spacing w:after="40"/>
            </w:pPr>
            <w:r>
              <w:rPr>
                <w:b/>
                <w:bCs/>
                <w:sz w:val="15"/>
                <w:szCs w:val="15"/>
              </w:rPr>
              <w:t>Construction</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8725CC" w14:textId="77777777" w:rsidR="004C453A" w:rsidRDefault="00000000">
            <w:pPr>
              <w:spacing w:after="40"/>
            </w:pPr>
            <w:r>
              <w:rPr>
                <w:sz w:val="15"/>
                <w:szCs w:val="15"/>
              </w:rPr>
              <w:t>Change control</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1A49B" w14:textId="77777777" w:rsidR="004C453A" w:rsidRDefault="00000000">
            <w:pPr>
              <w:spacing w:after="40"/>
            </w:pPr>
            <w:r>
              <w:rPr>
                <w:sz w:val="15"/>
                <w:szCs w:val="15"/>
              </w:rPr>
              <w:t>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D48934" w14:textId="77777777" w:rsidR="004C453A" w:rsidRDefault="00000000">
            <w:pPr>
              <w:spacing w:after="40"/>
            </w:pPr>
            <w:r>
              <w:rPr>
                <w:sz w:val="15"/>
                <w:szCs w:val="15"/>
              </w:rPr>
              <w:t>Monitoring; regression triggers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A060E3"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1CBDD" w14:textId="77777777" w:rsidR="004C453A" w:rsidRDefault="00000000">
            <w:pPr>
              <w:spacing w:after="40"/>
            </w:pPr>
            <w:r>
              <w:rPr>
                <w:sz w:val="15"/>
                <w:szCs w:val="15"/>
              </w:rPr>
              <w:t>Fixed; delay-damage exposure live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E6D09A"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DD6C66" w14:textId="77777777" w:rsidR="004C453A" w:rsidRDefault="00000000">
            <w:pPr>
              <w:spacing w:after="40"/>
            </w:pPr>
            <w:r>
              <w:rPr>
                <w:sz w:val="15"/>
                <w:szCs w:val="15"/>
              </w:rPr>
              <w:t>Regression if schedule passes longstop</w:t>
            </w:r>
          </w:p>
        </w:tc>
      </w:tr>
      <w:tr w:rsidR="004C453A" w14:paraId="26C0B0C7"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C0BE0F" w14:textId="77777777" w:rsidR="004C453A" w:rsidRDefault="00000000">
            <w:pPr>
              <w:spacing w:after="40"/>
            </w:pPr>
            <w:r>
              <w:rPr>
                <w:b/>
                <w:bCs/>
                <w:sz w:val="15"/>
                <w:szCs w:val="15"/>
              </w:rPr>
              <w:t>Commissioning and ramp-up</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648098F" w14:textId="77777777" w:rsidR="004C453A" w:rsidRDefault="00000000">
            <w:pPr>
              <w:spacing w:after="40"/>
            </w:pPr>
            <w:r>
              <w:rPr>
                <w:sz w:val="15"/>
                <w:szCs w:val="15"/>
              </w:rPr>
              <w:t>Performance tests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A39110"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00CBAF"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CD3E" w14:textId="77777777" w:rsidR="004C453A" w:rsidRDefault="00000000">
            <w:pPr>
              <w:spacing w:after="40"/>
            </w:pPr>
            <w:r>
              <w:rPr>
                <w:sz w:val="15"/>
                <w:szCs w:val="15"/>
              </w:rPr>
              <w:t xml:space="preserve">Audit; first proofs of sustainability (Kassø: certified April 2025, a month after first methanol) </w:t>
            </w:r>
            <w:r>
              <w:rPr>
                <w:b/>
                <w:bCs/>
                <w:color w:val="245E42"/>
                <w:sz w:val="12"/>
                <w:szCs w:val="12"/>
              </w:rPr>
              <w: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8A71B" w14:textId="77777777" w:rsidR="004C453A" w:rsidRDefault="00000000">
            <w:pPr>
              <w:spacing w:after="40"/>
            </w:pPr>
            <w:r>
              <w:rPr>
                <w:sz w:val="15"/>
                <w:szCs w:val="15"/>
              </w:rPr>
              <w:t>Deliveries at ramp-up volumes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8F79A5"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3A89AD" w14:textId="77777777" w:rsidR="004C453A" w:rsidRDefault="00000000">
            <w:pPr>
              <w:spacing w:after="40"/>
            </w:pPr>
            <w:r>
              <w:rPr>
                <w:sz w:val="15"/>
                <w:szCs w:val="15"/>
              </w:rPr>
              <w:t>G11 (partial)</w:t>
            </w:r>
          </w:p>
        </w:tc>
      </w:tr>
      <w:tr w:rsidR="004C453A" w14:paraId="685D3489" w14:textId="77777777">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4A90BE" w14:textId="77777777" w:rsidR="004C453A" w:rsidRDefault="00000000">
            <w:pPr>
              <w:spacing w:after="40"/>
            </w:pPr>
            <w:r>
              <w:rPr>
                <w:b/>
                <w:bCs/>
                <w:sz w:val="15"/>
                <w:szCs w:val="15"/>
              </w:rPr>
              <w:t>Operations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9FA9AE" w14:textId="77777777" w:rsidR="004C453A" w:rsidRDefault="00000000">
            <w:pPr>
              <w:spacing w:after="40"/>
            </w:pPr>
            <w:r>
              <w:rPr>
                <w:sz w:val="15"/>
                <w:szCs w:val="15"/>
              </w:rPr>
              <w:t>Stable 6–12 months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3D5E31"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533971" w14:textId="77777777" w:rsidR="004C453A" w:rsidRDefault="00000000">
            <w:pPr>
              <w:spacing w:after="40"/>
            </w:pPr>
            <w:r>
              <w:rPr>
                <w:sz w:val="15"/>
                <w:szCs w:val="15"/>
              </w:rPr>
              <w:t>Operating permit in force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F945E" w14:textId="77777777" w:rsidR="004C453A" w:rsidRDefault="00000000">
            <w:pPr>
              <w:spacing w:after="40"/>
            </w:pPr>
            <w:r>
              <w:rPr>
                <w:sz w:val="15"/>
                <w:szCs w:val="15"/>
              </w:rPr>
              <w:t>Certificates per batch</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BBEB4" w14:textId="77777777" w:rsidR="004C453A" w:rsidRDefault="00000000">
            <w:pPr>
              <w:spacing w:after="40"/>
            </w:pPr>
            <w:r>
              <w:rPr>
                <w:sz w:val="15"/>
                <w:szCs w:val="15"/>
              </w:rPr>
              <w:t>Full contract quantity; price-review windows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4FD017" w14:textId="77777777" w:rsidR="004C453A" w:rsidRDefault="00000000">
            <w:pPr>
              <w:spacing w:after="40"/>
            </w:pPr>
            <w:r>
              <w:rPr>
                <w:sz w:val="15"/>
                <w:szCs w:val="15"/>
              </w:rPr>
              <w:t>Refinancing (bonds, infrastructure funds)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EECDE2" w14:textId="77777777" w:rsidR="004C453A" w:rsidRDefault="00000000">
            <w:pPr>
              <w:spacing w:after="40"/>
            </w:pPr>
            <w:r>
              <w:rPr>
                <w:sz w:val="15"/>
                <w:szCs w:val="15"/>
              </w:rPr>
              <w:t>G11 → Operational</w:t>
            </w:r>
          </w:p>
        </w:tc>
      </w:tr>
    </w:tbl>
    <w:p w14:paraId="5AB55904" w14:textId="77777777" w:rsidR="004C453A" w:rsidRDefault="004C453A">
      <w:pPr>
        <w:spacing w:before="120"/>
      </w:pPr>
    </w:p>
    <w:p w14:paraId="3A7B07E9" w14:textId="77777777" w:rsidR="00805C22" w:rsidRDefault="00805C22">
      <w:pPr>
        <w:spacing w:before="120"/>
      </w:pPr>
    </w:p>
    <w:p w14:paraId="6DB44244" w14:textId="77777777" w:rsidR="00805C22" w:rsidRDefault="00805C22" w:rsidP="00805C22">
      <w:pPr>
        <w:spacing w:after="120"/>
        <w:rPr>
          <w:color w:val="385623" w:themeColor="accent6" w:themeShade="80"/>
        </w:rPr>
      </w:pPr>
      <w:r w:rsidRPr="00805C22">
        <w:rPr>
          <w:b/>
          <w:bCs/>
          <w:color w:val="385623" w:themeColor="accent6" w:themeShade="80"/>
          <w:sz w:val="25"/>
          <w:szCs w:val="25"/>
        </w:rPr>
        <w:t>The capital-commitment ladder (concept, not yet computed)</w:t>
      </w:r>
    </w:p>
    <w:p w14:paraId="6C247458" w14:textId="0592D9A5" w:rsidR="00805C22" w:rsidRPr="00805C22" w:rsidRDefault="00805C22" w:rsidP="00805C22">
      <w:pPr>
        <w:spacing w:after="120"/>
        <w:rPr>
          <w:color w:val="385623" w:themeColor="accent6" w:themeShade="80"/>
        </w:rPr>
      </w:pPr>
      <w:r w:rsidRPr="00805C22">
        <w:rPr>
          <w:color w:val="000000" w:themeColor="text1"/>
        </w:rPr>
        <w:t>T</w:t>
      </w:r>
      <w:r w:rsidRPr="00805C22">
        <w:rPr>
          <w:color w:val="000000" w:themeColor="text1"/>
        </w:rPr>
        <w:t>he offtake and the EPC have ladders; capital needs one too. Every financing sampled ran credit approval, signing, financial close and drawdown as separate stages, often months apart, and conditional commitments lapse. GEX does not compute this ladder yet; it is shown so that every party uses one vocabulary. A satisfied gate makes a project eligible for a capital provider’s decision, never a commitment.</w:t>
      </w:r>
      <w:r w:rsidRPr="00805C22">
        <w:rPr>
          <w:color w:val="385623" w:themeColor="accent6" w:themeShade="80"/>
        </w:rPr>
        <w:t xml:space="preserve"> [I]</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700"/>
        <w:gridCol w:w="3000"/>
        <w:gridCol w:w="3680"/>
      </w:tblGrid>
      <w:tr w:rsidR="00805C22" w:rsidRPr="00805C22" w14:paraId="344FEA12" w14:textId="77777777" w:rsidTr="00805C22">
        <w:trPr>
          <w:cantSplit/>
          <w:tblHeader/>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903646" w14:textId="77777777" w:rsidR="00805C22" w:rsidRPr="00805C22" w:rsidRDefault="00805C22" w:rsidP="00417B99">
            <w:pPr>
              <w:spacing w:after="40"/>
            </w:pPr>
            <w:r w:rsidRPr="00805C22">
              <w:rPr>
                <w:b/>
                <w:bCs/>
                <w:color w:val="000000" w:themeColor="text1"/>
                <w:sz w:val="15"/>
                <w:szCs w:val="15"/>
              </w:rPr>
              <w:lastRenderedPageBreak/>
              <w:t>Stage</w:t>
            </w:r>
          </w:p>
        </w:tc>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7F0142" w14:textId="77777777" w:rsidR="00805C22" w:rsidRPr="00805C22" w:rsidRDefault="00805C22" w:rsidP="00417B99">
            <w:pPr>
              <w:spacing w:after="40"/>
            </w:pPr>
            <w:r w:rsidRPr="00805C22">
              <w:rPr>
                <w:b/>
                <w:bCs/>
                <w:color w:val="0D5754"/>
                <w:sz w:val="15"/>
                <w:szCs w:val="15"/>
              </w:rPr>
              <w:t>Typical document</w:t>
            </w:r>
          </w:p>
        </w:tc>
        <w:tc>
          <w:tcPr>
            <w:tcW w:w="2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360150D" w14:textId="77777777" w:rsidR="00805C22" w:rsidRPr="00805C22" w:rsidRDefault="00805C22" w:rsidP="00417B99">
            <w:pPr>
              <w:spacing w:after="40"/>
            </w:pPr>
            <w:r w:rsidRPr="00805C22">
              <w:rPr>
                <w:b/>
                <w:bCs/>
                <w:color w:val="0D5754"/>
                <w:sz w:val="15"/>
                <w:szCs w:val="15"/>
              </w:rPr>
              <w:t>What it means</w:t>
            </w:r>
          </w:p>
        </w:tc>
        <w:tc>
          <w:tcPr>
            <w:tcW w:w="3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8143F8E" w14:textId="77777777" w:rsidR="00805C22" w:rsidRPr="00805C22" w:rsidRDefault="00805C22" w:rsidP="00417B99">
            <w:pPr>
              <w:spacing w:after="40"/>
            </w:pPr>
            <w:r w:rsidRPr="00805C22">
              <w:rPr>
                <w:b/>
                <w:bCs/>
                <w:color w:val="0D5754"/>
                <w:sz w:val="15"/>
                <w:szCs w:val="15"/>
              </w:rPr>
              <w:t>Where it sits in GEX</w:t>
            </w:r>
          </w:p>
        </w:tc>
        <w:tc>
          <w:tcPr>
            <w:tcW w:w="36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D70E63" w14:textId="77777777" w:rsidR="00805C22" w:rsidRPr="00805C22" w:rsidRDefault="00805C22" w:rsidP="00417B99">
            <w:pPr>
              <w:spacing w:after="40"/>
            </w:pPr>
            <w:r w:rsidRPr="00805C22">
              <w:rPr>
                <w:b/>
                <w:bCs/>
                <w:color w:val="0D5754"/>
                <w:sz w:val="15"/>
                <w:szCs w:val="15"/>
              </w:rPr>
              <w:t>Market evidence</w:t>
            </w:r>
          </w:p>
        </w:tc>
      </w:tr>
      <w:tr w:rsidR="00805C22" w:rsidRPr="00805C22" w14:paraId="0694E770"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D382FC" w14:textId="77777777" w:rsidR="00805C22" w:rsidRPr="00805C22" w:rsidRDefault="00805C22" w:rsidP="00417B99">
            <w:pPr>
              <w:spacing w:after="40"/>
            </w:pPr>
            <w:r w:rsidRPr="00805C22">
              <w:rPr>
                <w:b/>
                <w:bCs/>
                <w:sz w:val="15"/>
                <w:szCs w:val="15"/>
              </w:rPr>
              <w:t>1 Interest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550491" w14:textId="77777777" w:rsidR="00805C22" w:rsidRPr="00805C22" w:rsidRDefault="00805C22" w:rsidP="00417B99">
            <w:pPr>
              <w:spacing w:after="40"/>
            </w:pPr>
            <w:r w:rsidRPr="00805C22">
              <w:rPr>
                <w:sz w:val="15"/>
                <w:szCs w:val="15"/>
              </w:rPr>
              <w:t>Non-disclosure agreement, teaser, expression of interest, letter of intent</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9D14CF" w14:textId="77777777" w:rsidR="00805C22" w:rsidRPr="00805C22" w:rsidRDefault="00805C22" w:rsidP="00417B99">
            <w:pPr>
              <w:spacing w:after="40"/>
            </w:pPr>
            <w:r w:rsidRPr="00805C22">
              <w:rPr>
                <w:sz w:val="15"/>
                <w:szCs w:val="15"/>
              </w:rPr>
              <w:t>No funding obligation</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33EC6A" w14:textId="77777777" w:rsidR="00805C22" w:rsidRPr="00805C22" w:rsidRDefault="00805C22" w:rsidP="00417B99">
            <w:pPr>
              <w:spacing w:after="40"/>
            </w:pPr>
            <w:r w:rsidRPr="00805C22">
              <w:rPr>
                <w:sz w:val="15"/>
                <w:szCs w:val="15"/>
              </w:rPr>
              <w:t>Before any capital decision</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018695" w14:textId="77777777" w:rsidR="00805C22" w:rsidRPr="00805C22" w:rsidRDefault="00805C22" w:rsidP="00417B99">
            <w:pPr>
              <w:spacing w:after="40"/>
            </w:pPr>
            <w:r w:rsidRPr="00805C22">
              <w:rPr>
                <w:sz w:val="15"/>
                <w:szCs w:val="15"/>
              </w:rPr>
              <w:t>—</w:t>
            </w:r>
          </w:p>
        </w:tc>
      </w:tr>
      <w:tr w:rsidR="00805C22" w:rsidRPr="00805C22" w14:paraId="3A54DB19"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7F56FB" w14:textId="77777777" w:rsidR="00805C22" w:rsidRPr="00805C22" w:rsidRDefault="00805C22" w:rsidP="00417B99">
            <w:pPr>
              <w:spacing w:after="40"/>
            </w:pPr>
            <w:r w:rsidRPr="00805C22">
              <w:rPr>
                <w:b/>
                <w:bCs/>
                <w:sz w:val="15"/>
                <w:szCs w:val="15"/>
              </w:rPr>
              <w:t>2 Conditional offer</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38A3DD" w14:textId="77777777" w:rsidR="00805C22" w:rsidRPr="00805C22" w:rsidRDefault="00805C22" w:rsidP="00417B99">
            <w:pPr>
              <w:spacing w:after="40"/>
            </w:pPr>
            <w:r w:rsidRPr="00805C22">
              <w:rPr>
                <w:sz w:val="15"/>
                <w:szCs w:val="15"/>
              </w:rPr>
              <w:t>Term sheet; equity support letter</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F33678" w14:textId="77777777" w:rsidR="00805C22" w:rsidRPr="00805C22" w:rsidRDefault="00805C22" w:rsidP="00417B99">
            <w:pPr>
              <w:spacing w:after="40"/>
            </w:pPr>
            <w:r w:rsidRPr="00805C22">
              <w:rPr>
                <w:sz w:val="15"/>
                <w:szCs w:val="15"/>
              </w:rPr>
              <w:t>Terms known; still conditional</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7D63A0" w14:textId="77777777" w:rsidR="00805C22" w:rsidRPr="00805C22" w:rsidRDefault="00805C22" w:rsidP="00417B99">
            <w:pPr>
              <w:spacing w:after="40"/>
            </w:pPr>
            <w:r w:rsidRPr="00805C22">
              <w:rPr>
                <w:sz w:val="15"/>
                <w:szCs w:val="15"/>
              </w:rPr>
              <w:t>Development and support-scheme applications</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3B64A" w14:textId="77777777" w:rsidR="00805C22" w:rsidRPr="00805C22" w:rsidRDefault="00805C22" w:rsidP="00417B99">
            <w:pPr>
              <w:spacing w:after="40"/>
            </w:pPr>
            <w:r w:rsidRPr="00805C22">
              <w:rPr>
                <w:sz w:val="15"/>
                <w:szCs w:val="15"/>
              </w:rPr>
              <w:t xml:space="preserve">EU Hydrogen Bank IF25: equity support letters for at least 60% of projected equity at application </w:t>
            </w:r>
            <w:r w:rsidRPr="00805C22">
              <w:rPr>
                <w:b/>
                <w:bCs/>
                <w:color w:val="245E42"/>
                <w:sz w:val="12"/>
                <w:szCs w:val="12"/>
              </w:rPr>
              <w:t>[E]</w:t>
            </w:r>
          </w:p>
        </w:tc>
      </w:tr>
      <w:tr w:rsidR="00805C22" w:rsidRPr="00805C22" w14:paraId="495B9DE4"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6619FC" w14:textId="77777777" w:rsidR="00805C22" w:rsidRPr="00805C22" w:rsidRDefault="00805C22" w:rsidP="00417B99">
            <w:pPr>
              <w:spacing w:after="40"/>
            </w:pPr>
            <w:r w:rsidRPr="00805C22">
              <w:rPr>
                <w:b/>
                <w:bCs/>
                <w:sz w:val="15"/>
                <w:szCs w:val="15"/>
              </w:rPr>
              <w:t>3 Credit approval</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FFB276" w14:textId="77777777" w:rsidR="00805C22" w:rsidRPr="00805C22" w:rsidRDefault="00805C22" w:rsidP="00417B99">
            <w:pPr>
              <w:spacing w:after="40"/>
            </w:pPr>
            <w:r w:rsidRPr="00805C22">
              <w:rPr>
                <w:sz w:val="15"/>
                <w:szCs w:val="15"/>
              </w:rPr>
              <w:t>Credit-committee or board approval; mandate or commitment letter</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6E3182" w14:textId="77777777" w:rsidR="00805C22" w:rsidRPr="00805C22" w:rsidRDefault="00805C22" w:rsidP="00417B99">
            <w:pPr>
              <w:spacing w:after="40"/>
            </w:pPr>
            <w:r w:rsidRPr="00805C22">
              <w:rPr>
                <w:sz w:val="15"/>
                <w:szCs w:val="15"/>
              </w:rPr>
              <w:t>Serious, but subject to documentation and conditions precedent; it can lapse</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6E1D7F" w14:textId="77777777" w:rsidR="00805C22" w:rsidRPr="00805C22" w:rsidRDefault="00805C22" w:rsidP="00417B99">
            <w:pPr>
              <w:spacing w:after="40"/>
            </w:pPr>
            <w:r w:rsidRPr="00805C22">
              <w:rPr>
                <w:sz w:val="15"/>
                <w:szCs w:val="15"/>
              </w:rPr>
              <w:t>G8 makes a project eligible (project finance): Senior Debt Credit Approval (conditional)</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6E5FBC" w14:textId="77777777" w:rsidR="00805C22" w:rsidRPr="00805C22" w:rsidRDefault="00805C22" w:rsidP="00417B99">
            <w:pPr>
              <w:spacing w:after="40"/>
            </w:pPr>
            <w:r w:rsidRPr="00805C22">
              <w:rPr>
                <w:sz w:val="15"/>
                <w:szCs w:val="15"/>
              </w:rPr>
              <w:t xml:space="preserve">IDB Invest approved US$200m for Atome, 19 Nov 2025; Gevo withdrew from its DOE conditional commitment, 15 Apr 2026 </w:t>
            </w:r>
            <w:r w:rsidRPr="00805C22">
              <w:rPr>
                <w:b/>
                <w:bCs/>
                <w:color w:val="245E42"/>
                <w:sz w:val="12"/>
                <w:szCs w:val="12"/>
              </w:rPr>
              <w:t>[E]</w:t>
            </w:r>
          </w:p>
        </w:tc>
      </w:tr>
      <w:tr w:rsidR="00805C22" w:rsidRPr="00805C22" w14:paraId="05D2C774"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AC51190" w14:textId="77777777" w:rsidR="00805C22" w:rsidRPr="00805C22" w:rsidRDefault="00805C22" w:rsidP="00417B99">
            <w:pPr>
              <w:spacing w:after="40"/>
            </w:pPr>
            <w:r w:rsidRPr="00805C22">
              <w:rPr>
                <w:b/>
                <w:bCs/>
                <w:sz w:val="15"/>
                <w:szCs w:val="15"/>
              </w:rPr>
              <w:t>4 Signed with conditions</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3FA411" w14:textId="77777777" w:rsidR="00805C22" w:rsidRPr="00805C22" w:rsidRDefault="00805C22" w:rsidP="00417B99">
            <w:pPr>
              <w:spacing w:after="40"/>
            </w:pPr>
            <w:r w:rsidRPr="00805C22">
              <w:rPr>
                <w:sz w:val="15"/>
                <w:szCs w:val="15"/>
              </w:rPr>
              <w:t>Facility, grant or subscription agreement</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860974" w14:textId="77777777" w:rsidR="00805C22" w:rsidRPr="00805C22" w:rsidRDefault="00805C22" w:rsidP="00417B99">
            <w:pPr>
              <w:spacing w:after="40"/>
            </w:pPr>
            <w:r w:rsidRPr="00805C22">
              <w:rPr>
                <w:sz w:val="15"/>
                <w:szCs w:val="15"/>
              </w:rPr>
              <w:t>A legal obligation once the conditions precedent are met</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25627D" w14:textId="77777777" w:rsidR="00805C22" w:rsidRPr="00805C22" w:rsidRDefault="00805C22" w:rsidP="00417B99">
            <w:pPr>
              <w:spacing w:after="40"/>
            </w:pPr>
            <w:r w:rsidRPr="00805C22">
              <w:rPr>
                <w:sz w:val="15"/>
                <w:szCs w:val="15"/>
              </w:rPr>
              <w:t>Between G8 and G10</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40037D" w14:textId="77777777" w:rsidR="00805C22" w:rsidRPr="00805C22" w:rsidRDefault="00805C22" w:rsidP="00417B99">
            <w:pPr>
              <w:spacing w:after="40"/>
            </w:pPr>
            <w:r w:rsidRPr="00805C22">
              <w:rPr>
                <w:sz w:val="15"/>
                <w:szCs w:val="15"/>
              </w:rPr>
              <w:t xml:space="preserve">Atome signed US$420m of definitive debt, 12–13 Mar 2026, its availability conditional on equity documents </w:t>
            </w:r>
            <w:r w:rsidRPr="00805C22">
              <w:rPr>
                <w:b/>
                <w:bCs/>
                <w:color w:val="245E42"/>
                <w:sz w:val="12"/>
                <w:szCs w:val="12"/>
              </w:rPr>
              <w:t>[E]</w:t>
            </w:r>
          </w:p>
        </w:tc>
      </w:tr>
      <w:tr w:rsidR="00805C22" w:rsidRPr="00805C22" w14:paraId="467FCE2E"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3A6D0F" w14:textId="77777777" w:rsidR="00805C22" w:rsidRPr="00805C22" w:rsidRDefault="00805C22" w:rsidP="00417B99">
            <w:pPr>
              <w:spacing w:after="40"/>
            </w:pPr>
            <w:r w:rsidRPr="00805C22">
              <w:rPr>
                <w:b/>
                <w:bCs/>
                <w:sz w:val="15"/>
                <w:szCs w:val="15"/>
              </w:rPr>
              <w:t>5 Financial close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76899B" w14:textId="77777777" w:rsidR="00805C22" w:rsidRPr="00805C22" w:rsidRDefault="00805C22" w:rsidP="00417B99">
            <w:pPr>
              <w:spacing w:after="40"/>
            </w:pPr>
            <w:r w:rsidRPr="00805C22">
              <w:rPr>
                <w:sz w:val="15"/>
                <w:szCs w:val="15"/>
              </w:rPr>
              <w:t>Conditions precedent satisfied</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89B8C8" w14:textId="77777777" w:rsidR="00805C22" w:rsidRPr="00805C22" w:rsidRDefault="00805C22" w:rsidP="00417B99">
            <w:pPr>
              <w:spacing w:after="40"/>
            </w:pPr>
            <w:r w:rsidRPr="00805C22">
              <w:rPr>
                <w:sz w:val="15"/>
                <w:szCs w:val="15"/>
              </w:rPr>
              <w:t>Money available to draw</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82A75A" w14:textId="77777777" w:rsidR="00805C22" w:rsidRPr="00805C22" w:rsidRDefault="00805C22" w:rsidP="00417B99">
            <w:pPr>
              <w:spacing w:after="40"/>
            </w:pPr>
            <w:r w:rsidRPr="00805C22">
              <w:rPr>
                <w:sz w:val="15"/>
                <w:szCs w:val="15"/>
              </w:rPr>
              <w:t>G10, and the state Financeable</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15AE13D" w14:textId="77777777" w:rsidR="00805C22" w:rsidRPr="00805C22" w:rsidRDefault="00805C22" w:rsidP="00417B99">
            <w:pPr>
              <w:spacing w:after="40"/>
            </w:pPr>
            <w:r w:rsidRPr="00805C22">
              <w:rPr>
                <w:sz w:val="15"/>
                <w:szCs w:val="15"/>
              </w:rPr>
              <w:t xml:space="preserve">Atome: equity agreements and FID, 23 Apr 2026 </w:t>
            </w:r>
            <w:r w:rsidRPr="00805C22">
              <w:rPr>
                <w:b/>
                <w:bCs/>
                <w:color w:val="245E42"/>
                <w:sz w:val="12"/>
                <w:szCs w:val="12"/>
              </w:rPr>
              <w:t>[E]</w:t>
            </w:r>
          </w:p>
        </w:tc>
      </w:tr>
      <w:tr w:rsidR="00805C22" w14:paraId="5A62B5B1" w14:textId="77777777" w:rsidTr="00E34404">
        <w:trPr>
          <w:cantSplit/>
        </w:trPr>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159FA4" w14:textId="77777777" w:rsidR="00805C22" w:rsidRPr="00805C22" w:rsidRDefault="00805C22" w:rsidP="00417B99">
            <w:pPr>
              <w:spacing w:after="40"/>
            </w:pPr>
            <w:r w:rsidRPr="00805C22">
              <w:rPr>
                <w:b/>
                <w:bCs/>
                <w:sz w:val="15"/>
                <w:szCs w:val="15"/>
              </w:rPr>
              <w:t>6 Drawdown</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9A23C1" w14:textId="77777777" w:rsidR="00805C22" w:rsidRPr="00805C22" w:rsidRDefault="00805C22" w:rsidP="00417B99">
            <w:pPr>
              <w:spacing w:after="40"/>
            </w:pPr>
            <w:r w:rsidRPr="00805C22">
              <w:rPr>
                <w:sz w:val="15"/>
                <w:szCs w:val="15"/>
              </w:rPr>
              <w:t>Utilisation request, withdrawal application or capital call; payment certificate</w:t>
            </w:r>
          </w:p>
        </w:tc>
        <w:tc>
          <w:tcPr>
            <w:tcW w:w="2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5A8066" w14:textId="77777777" w:rsidR="00805C22" w:rsidRPr="00805C22" w:rsidRDefault="00805C22" w:rsidP="00417B99">
            <w:pPr>
              <w:spacing w:after="40"/>
            </w:pPr>
            <w:r w:rsidRPr="00805C22">
              <w:rPr>
                <w:sz w:val="15"/>
                <w:szCs w:val="15"/>
              </w:rPr>
              <w:t>Cash moves against certified progress; a breach can stop further draws</w:t>
            </w:r>
          </w:p>
        </w:tc>
        <w:tc>
          <w:tcPr>
            <w:tcW w:w="3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FCA85E" w14:textId="77777777" w:rsidR="00805C22" w:rsidRPr="00805C22" w:rsidRDefault="00805C22" w:rsidP="00417B99">
            <w:pPr>
              <w:spacing w:after="40"/>
            </w:pPr>
            <w:r w:rsidRPr="00805C22">
              <w:rPr>
                <w:sz w:val="15"/>
                <w:szCs w:val="15"/>
              </w:rPr>
              <w:t>After G10: Debt Drawdown (project finance)</w:t>
            </w:r>
          </w:p>
        </w:tc>
        <w:tc>
          <w:tcPr>
            <w:tcW w:w="36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3D36B" w14:textId="77777777" w:rsidR="00805C22" w:rsidRPr="00805C22" w:rsidRDefault="00805C22" w:rsidP="00417B99">
            <w:pPr>
              <w:spacing w:after="40"/>
              <w:rPr>
                <w:color w:val="000000" w:themeColor="text1"/>
              </w:rPr>
            </w:pPr>
            <w:r w:rsidRPr="00805C22">
              <w:rPr>
                <w:sz w:val="15"/>
                <w:szCs w:val="15"/>
              </w:rPr>
              <w:t xml:space="preserve">Atome: first disbursement expected end May 2026. Plug Power: DOE loan guarantee closed Jan 2025; activities under it suspended Nov 2025 </w:t>
            </w:r>
            <w:r w:rsidRPr="00805C22">
              <w:rPr>
                <w:b/>
                <w:bCs/>
                <w:color w:val="245E42"/>
                <w:sz w:val="12"/>
                <w:szCs w:val="12"/>
              </w:rPr>
              <w:t>[E]</w:t>
            </w:r>
          </w:p>
        </w:tc>
      </w:tr>
    </w:tbl>
    <w:p w14:paraId="17E13107" w14:textId="77777777" w:rsidR="00805C22" w:rsidRDefault="00805C22" w:rsidP="00805C22">
      <w:pPr>
        <w:spacing w:after="120"/>
      </w:pPr>
      <w:r>
        <w:t xml:space="preserve">GEX’s capital module records funding states that map onto these stages: announced and indicative to stage 1; term-sheeted to 2; credit-approved to 3; legally committed to 4; conditions satisfied and available to draw to 5; drawn, spent and verified as eligible use to 6. Its tranche states map the same way: proposed and in due diligence to 1; conditional offer to 2; mandated to 3; signed to 4; committed to 5; partly or fully drawn to 6. Annex A describes stage 6 from the CFO’s side. </w:t>
      </w:r>
      <w:r>
        <w:rPr>
          <w:b/>
          <w:bCs/>
          <w:color w:val="A8341A"/>
          <w:sz w:val="18"/>
          <w:szCs w:val="18"/>
        </w:rPr>
        <w:t>[I]</w:t>
      </w:r>
    </w:p>
    <w:p w14:paraId="08D9AACB" w14:textId="77777777" w:rsidR="00805C22" w:rsidRDefault="00805C22">
      <w:pPr>
        <w:spacing w:before="120"/>
      </w:pPr>
    </w:p>
    <w:p w14:paraId="7A24C1D8" w14:textId="77777777" w:rsidR="004C453A" w:rsidRDefault="00000000">
      <w:pPr>
        <w:pStyle w:val="Heading2"/>
        <w:keepNext/>
        <w:spacing w:before="260" w:after="100"/>
      </w:pPr>
      <w:bookmarkStart w:id="33" w:name="_Toc241505206"/>
      <w:r>
        <w:t>Two real sequences against the map</w:t>
      </w:r>
      <w:bookmarkEnd w:id="33"/>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80"/>
      </w:tblGrid>
      <w:tr w:rsidR="004C453A" w14:paraId="738DCBB3"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F2D820A" w14:textId="77777777" w:rsidR="004C453A" w:rsidRDefault="00000000">
            <w:pPr>
              <w:spacing w:after="40"/>
            </w:pPr>
            <w:r>
              <w:rPr>
                <w:b/>
                <w:bCs/>
                <w:sz w:val="17"/>
                <w:szCs w:val="17"/>
              </w:rPr>
              <w:t>Atome Villeta (Paraguay, green fertiliser)</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E29C2A" w14:textId="77777777" w:rsidR="004C453A" w:rsidRDefault="00000000">
            <w:pPr>
              <w:spacing w:after="40"/>
            </w:pPr>
            <w:r>
              <w:rPr>
                <w:sz w:val="17"/>
                <w:szCs w:val="17"/>
              </w:rPr>
              <w:t xml:space="preserve">Fixed-price EPC with Casale signed before FID (2025, E4 → E5) → 100% of 260 kt/yr contracted to Yara on a take-or-pay of at least 10 years (O6) → US$420m of development-finance debt (IDB Invest, IFC, EIB, FMO, Green Climate Fund) → FID April 2026, a year later than the H1 2025 target → September 2026: State revokes decrees underpinning the PPA’s price and term; investment-treaty notice served. The canonical bankable package, then a post-FID regression through the power contract. </w:t>
            </w:r>
            <w:r>
              <w:rPr>
                <w:b/>
                <w:bCs/>
                <w:color w:val="245E42"/>
                <w:sz w:val="14"/>
                <w:szCs w:val="14"/>
              </w:rPr>
              <w:t>[E]</w:t>
            </w:r>
          </w:p>
        </w:tc>
      </w:tr>
      <w:tr w:rsidR="004C453A" w14:paraId="79780A3A" w14:textId="77777777">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CC8711" w14:textId="77777777" w:rsidR="004C453A" w:rsidRPr="00DF5031" w:rsidRDefault="00000000">
            <w:pPr>
              <w:spacing w:after="40"/>
              <w:rPr>
                <w:lang w:val="de-DE"/>
              </w:rPr>
            </w:pPr>
            <w:r w:rsidRPr="00DF5031">
              <w:rPr>
                <w:b/>
                <w:bCs/>
                <w:sz w:val="17"/>
                <w:szCs w:val="17"/>
                <w:lang w:val="de-DE"/>
              </w:rPr>
              <w:t>Arcadia eFuels ENDOR (Denmark, e-SAF)</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666686" w14:textId="77777777" w:rsidR="004C453A" w:rsidRDefault="00000000">
            <w:pPr>
              <w:spacing w:after="40"/>
            </w:pPr>
            <w:r>
              <w:rPr>
                <w:sz w:val="17"/>
                <w:szCs w:val="17"/>
              </w:rPr>
              <w:t xml:space="preserve">FEED completed May 2024 (E2) → environmental permit May 2025 → EU Innovation Fund agreement March 2026 → May 2026: “banks and investors typically want documentation that there will be customers for the output before they finance construction”; FID targeted Q1 2027; cash down to DKK 10.8m → September 2026: Uniper signs a binding offtake for 40 kt/yr for more than 10 years, deliveries subject to conditions precedent and commercial operation, from the early 2030s (O4). Exactly the staged path; the offtaker is an obligated fuel supplier. </w:t>
            </w:r>
            <w:r>
              <w:rPr>
                <w:b/>
                <w:bCs/>
                <w:color w:val="245E42"/>
                <w:sz w:val="14"/>
                <w:szCs w:val="14"/>
              </w:rPr>
              <w:t>[E]</w:t>
            </w:r>
          </w:p>
        </w:tc>
      </w:tr>
    </w:tbl>
    <w:p w14:paraId="0D2D5453" w14:textId="77777777" w:rsidR="004C453A" w:rsidRDefault="00000000">
      <w:pPr>
        <w:pStyle w:val="Heading1"/>
        <w:keepNext/>
        <w:pageBreakBefore/>
        <w:spacing w:after="160"/>
      </w:pPr>
      <w:bookmarkStart w:id="34" w:name="_Toc241505207"/>
      <w:r>
        <w:lastRenderedPageBreak/>
        <w:t>7. Evidence from the market</w:t>
      </w:r>
      <w:bookmarkEnd w:id="34"/>
    </w:p>
    <w:p w14:paraId="1F08B45E" w14:textId="77777777" w:rsidR="004C453A" w:rsidRDefault="00000000">
      <w:pPr>
        <w:spacing w:after="120"/>
      </w:pPr>
      <w:r>
        <w:t>Transaction-level cases, 2023–2026, selected for what they show about the interaction between offtake, EPC, technology, feedstock, certification and financing. Not a random sample: see section 9.</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380"/>
        <w:gridCol w:w="4000"/>
        <w:gridCol w:w="1000"/>
      </w:tblGrid>
      <w:tr w:rsidR="004C453A" w14:paraId="57CFCF26" w14:textId="77777777">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FC472D" w14:textId="77777777" w:rsidR="004C453A" w:rsidRDefault="00000000">
            <w:pPr>
              <w:spacing w:after="40"/>
            </w:pPr>
            <w:r>
              <w:rPr>
                <w:b/>
                <w:bCs/>
                <w:color w:val="0D5754"/>
                <w:sz w:val="15"/>
                <w:szCs w:val="15"/>
              </w:rPr>
              <w:t>Project</w:t>
            </w:r>
          </w:p>
        </w:tc>
        <w:tc>
          <w:tcPr>
            <w:tcW w:w="6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84358B3" w14:textId="77777777" w:rsidR="004C453A" w:rsidRDefault="00000000">
            <w:pPr>
              <w:spacing w:after="40"/>
            </w:pPr>
            <w:r>
              <w:rPr>
                <w:b/>
                <w:bCs/>
                <w:color w:val="0D5754"/>
                <w:sz w:val="15"/>
                <w:szCs w:val="15"/>
              </w:rPr>
              <w:t>What happened</w:t>
            </w:r>
          </w:p>
        </w:tc>
        <w:tc>
          <w:tcPr>
            <w:tcW w:w="4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AE8C38" w14:textId="77777777" w:rsidR="004C453A" w:rsidRDefault="00000000">
            <w:pPr>
              <w:spacing w:after="40"/>
            </w:pPr>
            <w:r>
              <w:rPr>
                <w:b/>
                <w:bCs/>
                <w:color w:val="0D5754"/>
                <w:sz w:val="15"/>
                <w:szCs w:val="15"/>
              </w:rPr>
              <w:t>What it shows</w:t>
            </w:r>
          </w:p>
        </w:tc>
        <w:tc>
          <w:tcPr>
            <w:tcW w:w="1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45F4DF" w14:textId="77777777" w:rsidR="004C453A" w:rsidRDefault="00000000">
            <w:pPr>
              <w:spacing w:after="40"/>
            </w:pPr>
            <w:r>
              <w:rPr>
                <w:b/>
                <w:bCs/>
                <w:color w:val="0D5754"/>
                <w:sz w:val="15"/>
                <w:szCs w:val="15"/>
              </w:rPr>
              <w:t>Type</w:t>
            </w:r>
          </w:p>
        </w:tc>
      </w:tr>
      <w:tr w:rsidR="004C453A" w14:paraId="74FF10E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4AD13A" w14:textId="77777777" w:rsidR="004C453A" w:rsidRDefault="00000000">
            <w:pPr>
              <w:spacing w:after="40"/>
            </w:pPr>
            <w:r>
              <w:rPr>
                <w:sz w:val="15"/>
                <w:szCs w:val="15"/>
              </w:rPr>
              <w:t>Ørsted FlagshipONE · Sweden · e-methanol 55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49718B" w14:textId="77777777" w:rsidR="004C453A" w:rsidRDefault="00000000">
            <w:pPr>
              <w:spacing w:after="40"/>
            </w:pPr>
            <w:r>
              <w:rPr>
                <w:sz w:val="15"/>
                <w:szCs w:val="15"/>
              </w:rPr>
              <w:t>FID Dec 2022; construction from May 2023; cancelled Aug 2024 with an impairment above US$220m. Could not sign long-term offtake at sustainable pricing; buyers used to 1–3 year contracts; FuelEU RFNBO quota only from 2034; a likely buyer ordered LNG ships weeks earlier.</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95A24F" w14:textId="77777777" w:rsidR="004C453A" w:rsidRDefault="00000000">
            <w:pPr>
              <w:spacing w:after="40"/>
            </w:pPr>
            <w:r>
              <w:rPr>
                <w:sz w:val="15"/>
                <w:szCs w:val="15"/>
              </w:rPr>
              <w:t>Producer maturity does not create offtake. Price, tenor and regulation drove the buyer’s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808F1D" w14:textId="77777777" w:rsidR="004C453A" w:rsidRDefault="00000000">
            <w:pPr>
              <w:spacing w:after="40"/>
            </w:pPr>
            <w:r>
              <w:rPr>
                <w:b/>
                <w:bCs/>
                <w:color w:val="245E42"/>
                <w:sz w:val="12"/>
                <w:szCs w:val="12"/>
              </w:rPr>
              <w:t>[E]</w:t>
            </w:r>
          </w:p>
        </w:tc>
      </w:tr>
      <w:tr w:rsidR="004C453A" w14:paraId="10C96F8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8E8DA" w14:textId="77777777" w:rsidR="004C453A" w:rsidRDefault="00000000">
            <w:pPr>
              <w:spacing w:after="40"/>
            </w:pPr>
            <w:r>
              <w:rPr>
                <w:sz w:val="15"/>
                <w:szCs w:val="15"/>
              </w:rPr>
              <w:t>Fulcrum Sierra · US · waste-to-SAF</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9D92C" w14:textId="77777777" w:rsidR="004C453A" w:rsidRDefault="00000000">
            <w:pPr>
              <w:spacing w:after="40"/>
            </w:pPr>
            <w:r>
              <w:rPr>
                <w:sz w:val="15"/>
                <w:szCs w:val="15"/>
              </w:rPr>
              <w:t>Over US$1bn raised; airline offtakes; operations from late 2022; corrosion, deposits and NOx; shutdown May 2024; Chapter 11 Sept 2024; Cathay received no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1D4F11" w14:textId="77777777" w:rsidR="004C453A" w:rsidRDefault="00000000">
            <w:pPr>
              <w:spacing w:after="40"/>
            </w:pPr>
            <w:r>
              <w:rPr>
                <w:sz w:val="15"/>
                <w:szCs w:val="15"/>
              </w:rPr>
              <w:t>Financing and offtakes did not test technology readiness. Scale-up without adequate piloting.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6F101A" w14:textId="77777777" w:rsidR="004C453A" w:rsidRDefault="00000000">
            <w:pPr>
              <w:spacing w:after="40"/>
            </w:pPr>
            <w:r>
              <w:rPr>
                <w:b/>
                <w:bCs/>
                <w:color w:val="245E42"/>
                <w:sz w:val="12"/>
                <w:szCs w:val="12"/>
              </w:rPr>
              <w:t>[E]</w:t>
            </w:r>
          </w:p>
        </w:tc>
      </w:tr>
      <w:tr w:rsidR="004C453A" w14:paraId="706E7E42"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C7EC07" w14:textId="77777777" w:rsidR="004C453A" w:rsidRPr="00DF5031" w:rsidRDefault="00000000">
            <w:pPr>
              <w:spacing w:after="40"/>
              <w:rPr>
                <w:lang w:val="de-DE"/>
              </w:rPr>
            </w:pPr>
            <w:r w:rsidRPr="00DF5031">
              <w:rPr>
                <w:sz w:val="15"/>
                <w:szCs w:val="15"/>
                <w:lang w:val="de-DE"/>
              </w:rPr>
              <w:t>Kassø · Denmark · e-methanol 42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B6908E" w14:textId="77777777" w:rsidR="004C453A" w:rsidRDefault="00000000">
            <w:pPr>
              <w:spacing w:after="40"/>
            </w:pPr>
            <w:r>
              <w:rPr>
                <w:sz w:val="15"/>
                <w:szCs w:val="15"/>
              </w:rPr>
              <w:t>European Energy 51%, Mitsui 49%; in-house methanol loop; Siemens Energy 52.5 MW electrolysers; biogenic CO2 from a local biogas plant; offtakers include Maersk, LEGO and Novo Nordisk; first methanol Mar 2025; ISCC EU RFNBO certificate Apr 2025; fully ramped Q2 2025; planned COD 2024; expected clean output ~32 kt vs 42 kt nominal.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43A0E" w14:textId="77777777" w:rsidR="004C453A" w:rsidRDefault="00000000">
            <w:pPr>
              <w:spacing w:after="40"/>
            </w:pPr>
            <w:r>
              <w:rPr>
                <w:sz w:val="15"/>
                <w:szCs w:val="15"/>
              </w:rPr>
              <w:t>Producer as integrator; certification follows production; offtake volumes should reflect realistic output, not nameplate.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3F3D8" w14:textId="77777777" w:rsidR="004C453A" w:rsidRDefault="00000000">
            <w:pPr>
              <w:spacing w:after="40"/>
            </w:pPr>
            <w:r>
              <w:rPr>
                <w:b/>
                <w:bCs/>
                <w:color w:val="245E42"/>
                <w:sz w:val="12"/>
                <w:szCs w:val="12"/>
              </w:rPr>
              <w:t>[E]</w:t>
            </w:r>
          </w:p>
        </w:tc>
      </w:tr>
      <w:tr w:rsidR="004C453A" w14:paraId="3A402C7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EE8D2E" w14:textId="77777777" w:rsidR="004C453A" w:rsidRDefault="00000000">
            <w:pPr>
              <w:spacing w:after="40"/>
            </w:pPr>
            <w:r>
              <w:rPr>
                <w:sz w:val="15"/>
                <w:szCs w:val="15"/>
              </w:rPr>
              <w:t>NEOM · Saudi Arabia · ammonia 1.2 Mt/yr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AB0A6F" w14:textId="77777777" w:rsidR="004C453A" w:rsidRDefault="00000000">
            <w:pPr>
              <w:spacing w:after="40"/>
            </w:pPr>
            <w:r>
              <w:rPr>
                <w:sz w:val="15"/>
                <w:szCs w:val="15"/>
              </w:rPr>
              <w:t>US$8.4bn financial close 2023 on a 30-year fixed-price take-if-tendered offtake with Air Products (co-owner); more than 90% complete, production 2027; Air Products reportedly sold under half the volume and signed a marketing deal with Yara.</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BC0D4E" w14:textId="77777777" w:rsidR="004C453A" w:rsidRDefault="00000000">
            <w:pPr>
              <w:spacing w:after="40"/>
            </w:pPr>
            <w:r>
              <w:rPr>
                <w:sz w:val="15"/>
                <w:szCs w:val="15"/>
              </w:rPr>
              <w:t>Bankability by risk transfer: the risk moved to the offtaker, whose own downstream readiness became the weak link.</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74006" w14:textId="77777777" w:rsidR="004C453A" w:rsidRDefault="00000000">
            <w:pPr>
              <w:spacing w:after="40"/>
            </w:pPr>
            <w:r>
              <w:rPr>
                <w:b/>
                <w:bCs/>
                <w:color w:val="245E42"/>
                <w:sz w:val="12"/>
                <w:szCs w:val="12"/>
              </w:rPr>
              <w:t>[E]</w:t>
            </w:r>
          </w:p>
        </w:tc>
      </w:tr>
      <w:tr w:rsidR="004C453A" w14:paraId="47E6A127"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F624CC" w14:textId="77777777" w:rsidR="004C453A" w:rsidRDefault="00000000">
            <w:pPr>
              <w:spacing w:after="40"/>
            </w:pPr>
            <w:r>
              <w:rPr>
                <w:sz w:val="15"/>
                <w:szCs w:val="15"/>
              </w:rPr>
              <w:t>Infinium Roadrunner · US · e-fuels, 100 MW</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EE8AF6" w14:textId="77777777" w:rsidR="004C453A" w:rsidRDefault="00000000">
            <w:pPr>
              <w:spacing w:after="40"/>
            </w:pPr>
            <w:r>
              <w:rPr>
                <w:sz w:val="15"/>
                <w:szCs w:val="15"/>
              </w:rPr>
              <w:t>FID May 2025 with Brookfield and Breakthrough Energy Catalyst; HSBC project credit June 2025 (size undisclosed, HSBC sole lender); brownfield gas-to-liquids site; Electric Hydrogen electrolysers; 150 MW NextEra wind PPA; IAG (10 years, 75 kt) and American Airlines offtakes; production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55EBF0" w14:textId="77777777" w:rsidR="004C453A" w:rsidRDefault="00000000">
            <w:pPr>
              <w:spacing w:after="40"/>
            </w:pPr>
            <w:r>
              <w:rPr>
                <w:sz w:val="15"/>
                <w:szCs w:val="15"/>
              </w:rPr>
              <w:t>Strategic equity plus offtakes plus a brownfield site (lower technology and EPC risk) produced the first large e-SAF FID.</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3798" w14:textId="77777777" w:rsidR="004C453A" w:rsidRDefault="00000000">
            <w:pPr>
              <w:spacing w:after="40"/>
            </w:pPr>
            <w:r>
              <w:rPr>
                <w:b/>
                <w:bCs/>
                <w:color w:val="245E42"/>
                <w:sz w:val="12"/>
                <w:szCs w:val="12"/>
              </w:rPr>
              <w:t>[E]</w:t>
            </w:r>
          </w:p>
        </w:tc>
      </w:tr>
      <w:tr w:rsidR="004C453A" w14:paraId="5317A26B"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C13453" w14:textId="77777777" w:rsidR="004C453A" w:rsidRDefault="00000000">
            <w:pPr>
              <w:spacing w:after="40"/>
            </w:pPr>
            <w:r>
              <w:rPr>
                <w:sz w:val="15"/>
                <w:szCs w:val="15"/>
              </w:rPr>
              <w:t>Twelve AirPlant One · US · e-jet</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014838" w14:textId="77777777" w:rsidR="004C453A" w:rsidRDefault="00000000">
            <w:pPr>
              <w:spacing w:after="40"/>
            </w:pPr>
            <w:r>
              <w:rPr>
                <w:sz w:val="15"/>
                <w:szCs w:val="15"/>
              </w:rPr>
              <w:t>Alaska and Microsoft commitment 2022, “the commercial signal that made financing and construction possible”; US$645m package (US$400m project equity led by TPG Rise Climate, US$200m Series C, US$45m credit facilities); opened June 2026 producing ASTM-compliant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3C4DC2" w14:textId="77777777" w:rsidR="004C453A" w:rsidRDefault="00000000">
            <w:pPr>
              <w:spacing w:after="40"/>
            </w:pPr>
            <w:r>
              <w:rPr>
                <w:sz w:val="15"/>
                <w:szCs w:val="15"/>
              </w:rPr>
              <w:t>Offtake first, then financing, then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FD4E8" w14:textId="77777777" w:rsidR="004C453A" w:rsidRDefault="00000000">
            <w:pPr>
              <w:spacing w:after="40"/>
            </w:pPr>
            <w:r>
              <w:rPr>
                <w:b/>
                <w:bCs/>
                <w:color w:val="245E42"/>
                <w:sz w:val="12"/>
                <w:szCs w:val="12"/>
              </w:rPr>
              <w:t>[E]</w:t>
            </w:r>
          </w:p>
        </w:tc>
      </w:tr>
      <w:tr w:rsidR="004C453A" w14:paraId="56F6DB54"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BED06A" w14:textId="77777777" w:rsidR="004C453A" w:rsidRPr="00DF5031" w:rsidRDefault="00000000">
            <w:pPr>
              <w:spacing w:after="40"/>
              <w:rPr>
                <w:lang w:val="de-DE"/>
              </w:rPr>
            </w:pPr>
            <w:r w:rsidRPr="00DF5031">
              <w:rPr>
                <w:sz w:val="15"/>
                <w:szCs w:val="15"/>
                <w:lang w:val="de-DE"/>
              </w:rPr>
              <w:t>Arcadia ENDOR · Denmark · e-SAF 80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4E61C7" w14:textId="77777777" w:rsidR="004C453A" w:rsidRDefault="00000000">
            <w:pPr>
              <w:spacing w:after="40"/>
            </w:pPr>
            <w:r>
              <w:rPr>
                <w:sz w:val="15"/>
                <w:szCs w:val="15"/>
              </w:rPr>
              <w:t>FEED May 2024; permit May 2025; Innovation Fund Mar 2026; binding Uniper offtake with conditions Sept 2026; FID targeted Q1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9DF05" w14:textId="77777777" w:rsidR="004C453A" w:rsidRDefault="00000000">
            <w:pPr>
              <w:spacing w:after="40"/>
            </w:pPr>
            <w:r>
              <w:rPr>
                <w:sz w:val="15"/>
                <w:szCs w:val="15"/>
              </w:rPr>
              <w:t>Binding-with-conditions before FID is market practice for sophisticated buyers.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BD807B" w14:textId="77777777" w:rsidR="004C453A" w:rsidRDefault="00000000">
            <w:pPr>
              <w:spacing w:after="40"/>
            </w:pPr>
            <w:r>
              <w:rPr>
                <w:b/>
                <w:bCs/>
                <w:color w:val="245E42"/>
                <w:sz w:val="12"/>
                <w:szCs w:val="12"/>
              </w:rPr>
              <w:t>[E]</w:t>
            </w:r>
          </w:p>
        </w:tc>
      </w:tr>
      <w:tr w:rsidR="004C453A" w14:paraId="686D9A93"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90DE4" w14:textId="77777777" w:rsidR="004C453A" w:rsidRDefault="00000000">
            <w:pPr>
              <w:spacing w:after="40"/>
            </w:pPr>
            <w:r>
              <w:rPr>
                <w:sz w:val="15"/>
                <w:szCs w:val="15"/>
              </w:rPr>
              <w:t>HIF Matagorda · US · e-methanol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A6BEA5" w14:textId="77777777" w:rsidR="004C453A" w:rsidRDefault="00000000">
            <w:pPr>
              <w:spacing w:after="40"/>
            </w:pPr>
            <w:r>
              <w:rPr>
                <w:sz w:val="15"/>
                <w:szCs w:val="15"/>
              </w:rPr>
              <w:t>FEED with Bechtel, Siemens Energy and Topsoe from Dec 2022; Idemitsu US$114m equity and a letter of intent; no FID found; July 2026 HIF agreed to sell the powered site (1 GW by Oct 2027, 2 GW by Apr 2028) to MARA for compute and bitcoin mining.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C791D" w14:textId="77777777" w:rsidR="004C453A" w:rsidRDefault="00000000">
            <w:pPr>
              <w:spacing w:after="40"/>
            </w:pPr>
            <w:r>
              <w:rPr>
                <w:sz w:val="15"/>
                <w:szCs w:val="15"/>
              </w:rPr>
              <w:t>Technical maturity and offtaker equity without a binding offtake; the grid connection became worth more to a compute buyer.</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EF17B7" w14:textId="77777777" w:rsidR="004C453A" w:rsidRDefault="00000000">
            <w:pPr>
              <w:spacing w:after="40"/>
            </w:pPr>
            <w:r>
              <w:rPr>
                <w:b/>
                <w:bCs/>
                <w:color w:val="245E42"/>
                <w:sz w:val="12"/>
                <w:szCs w:val="12"/>
              </w:rPr>
              <w:t>[E]</w:t>
            </w:r>
          </w:p>
        </w:tc>
      </w:tr>
      <w:tr w:rsidR="004C453A" w14:paraId="1120C01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CFE419" w14:textId="77777777" w:rsidR="004C453A" w:rsidRDefault="00000000">
            <w:pPr>
              <w:spacing w:after="40"/>
            </w:pPr>
            <w:r>
              <w:rPr>
                <w:sz w:val="15"/>
                <w:szCs w:val="15"/>
              </w:rPr>
              <w:t>Atome Villeta · Paraguay · fertiliser 260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6E8618" w14:textId="77777777" w:rsidR="004C453A" w:rsidRDefault="00000000">
            <w:pPr>
              <w:spacing w:after="40"/>
            </w:pPr>
            <w:r>
              <w:rPr>
                <w:sz w:val="15"/>
                <w:szCs w:val="15"/>
              </w:rPr>
              <w:t>Casale fixed-price EPC; Yara 100% take-or-pay ≥10 years; US$420m development-finance debt; FID Apr 2026; decree revocation and treaty notice Sept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B3FF4" w14:textId="77777777" w:rsidR="004C453A" w:rsidRDefault="00000000">
            <w:pPr>
              <w:spacing w:after="40"/>
            </w:pPr>
            <w:r>
              <w:rPr>
                <w:sz w:val="15"/>
                <w:szCs w:val="15"/>
              </w:rPr>
              <w:t>Licensor-contractor fixed price plus investment-grade offtake plus development finance; post-FID regulatory regression.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714996" w14:textId="77777777" w:rsidR="004C453A" w:rsidRDefault="00000000">
            <w:pPr>
              <w:spacing w:after="40"/>
            </w:pPr>
            <w:r>
              <w:rPr>
                <w:b/>
                <w:bCs/>
                <w:color w:val="245E42"/>
                <w:sz w:val="12"/>
                <w:szCs w:val="12"/>
              </w:rPr>
              <w:t>[E]</w:t>
            </w:r>
          </w:p>
        </w:tc>
      </w:tr>
      <w:tr w:rsidR="004C453A" w14:paraId="56878139"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75AF23" w14:textId="77777777" w:rsidR="004C453A" w:rsidRDefault="00000000">
            <w:pPr>
              <w:spacing w:after="40"/>
            </w:pPr>
            <w:r>
              <w:rPr>
                <w:sz w:val="15"/>
                <w:szCs w:val="15"/>
              </w:rPr>
              <w:t>SkyNRG DSL-01 · Netherlands · HEFA SAF 97.5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CC8C76" w14:textId="77777777" w:rsidR="004C453A" w:rsidRDefault="00000000">
            <w:pPr>
              <w:spacing w:after="40"/>
            </w:pPr>
            <w:r>
              <w:rPr>
                <w:sz w:val="15"/>
                <w:szCs w:val="15"/>
              </w:rPr>
              <w:t>Non-recourse project finance (Deutsche Bank, Feb 2026); KLM fully cost-plus offtake for 75% of SAF volumes; equity Macquarie, KLM, APG; start mid-2028.</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354DEE" w14:textId="77777777" w:rsidR="004C453A" w:rsidRDefault="00000000">
            <w:pPr>
              <w:spacing w:after="40"/>
            </w:pPr>
            <w:r>
              <w:rPr>
                <w:sz w:val="15"/>
                <w:szCs w:val="15"/>
              </w:rPr>
              <w:t>Mature technology plus cost-plus offtake from an equity-holding buyer unlocks project finance.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FB6CBD" w14:textId="77777777" w:rsidR="004C453A" w:rsidRDefault="00000000">
            <w:pPr>
              <w:spacing w:after="40"/>
            </w:pPr>
            <w:r>
              <w:rPr>
                <w:b/>
                <w:bCs/>
                <w:color w:val="245E42"/>
                <w:sz w:val="12"/>
                <w:szCs w:val="12"/>
              </w:rPr>
              <w:t>[E]</w:t>
            </w:r>
          </w:p>
        </w:tc>
      </w:tr>
      <w:tr w:rsidR="004C453A" w14:paraId="4447F2A1"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755D7F" w14:textId="77777777" w:rsidR="004C453A" w:rsidRDefault="00000000">
            <w:pPr>
              <w:spacing w:after="40"/>
            </w:pPr>
            <w:r>
              <w:rPr>
                <w:sz w:val="15"/>
                <w:szCs w:val="15"/>
              </w:rPr>
              <w:t>Stegra · Sweden · hydrogen-based steel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0994B" w14:textId="77777777" w:rsidR="004C453A" w:rsidRDefault="00000000">
            <w:pPr>
              <w:spacing w:after="40"/>
            </w:pPr>
            <w:r>
              <w:rPr>
                <w:sz w:val="15"/>
                <w:szCs w:val="15"/>
              </w:rPr>
              <w:t>Pre-sold &gt;1.5 Mt of 2.5 Mt/yr; &gt;€4.2bn debt; 2025 cost rises and a ~€1bn funding gap; later €1.4bn new equity.</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55A904" w14:textId="77777777" w:rsidR="004C453A" w:rsidRDefault="00000000">
            <w:pPr>
              <w:spacing w:after="40"/>
            </w:pPr>
            <w:r>
              <w:rPr>
                <w:sz w:val="15"/>
                <w:szCs w:val="15"/>
              </w:rPr>
              <w:t>Offtake-first financing works but does not validate execution or cost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1BEF8" w14:textId="77777777" w:rsidR="004C453A" w:rsidRDefault="00000000">
            <w:pPr>
              <w:spacing w:after="40"/>
            </w:pPr>
            <w:r>
              <w:rPr>
                <w:b/>
                <w:bCs/>
                <w:color w:val="245E42"/>
                <w:sz w:val="12"/>
                <w:szCs w:val="12"/>
              </w:rPr>
              <w:t>[E]</w:t>
            </w:r>
          </w:p>
        </w:tc>
      </w:tr>
      <w:tr w:rsidR="004C453A" w14:paraId="768F635C"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33EFB8" w14:textId="77777777" w:rsidR="004C453A" w:rsidRPr="00DF5031" w:rsidRDefault="00000000">
            <w:pPr>
              <w:spacing w:after="40"/>
              <w:rPr>
                <w:lang w:val="de-DE"/>
              </w:rPr>
            </w:pPr>
            <w:r w:rsidRPr="00DF5031">
              <w:rPr>
                <w:sz w:val="15"/>
                <w:szCs w:val="15"/>
                <w:lang w:val="de-DE"/>
              </w:rPr>
              <w:t>EU Hydrogen Bank, 2nd auction</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802888" w14:textId="6CC1D1D6" w:rsidR="004C453A" w:rsidRDefault="00000000">
            <w:pPr>
              <w:spacing w:after="40"/>
            </w:pPr>
            <w:r>
              <w:rPr>
                <w:sz w:val="15"/>
                <w:szCs w:val="15"/>
              </w:rPr>
              <w:t>Seven of fifteen winners withdrew (1.88 GW of 2.33 GW); some could not sign the completion guarantee; permitting and infrastructure delays. In the first round, some winners returned awards because the premium did not attract offtakers</w:t>
            </w:r>
            <w:r w:rsidR="00E34404" w:rsidRPr="00E34404">
              <w:rPr>
                <w:sz w:val="15"/>
                <w:szCs w:val="15"/>
              </w:rPr>
              <w:t>. By 20 January 2026, six projects had signed grant agreements, for €270.6m</w:t>
            </w:r>
            <w:r w:rsidR="00E34404">
              <w:rPr>
                <w:sz w:val="15"/>
                <w:szCs w:val="15"/>
              </w:rPr>
              <w:t>&lt;- but many turned out to be a nightmare</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9FB635" w14:textId="77777777" w:rsidR="004C453A" w:rsidRDefault="00000000">
            <w:pPr>
              <w:spacing w:after="40"/>
            </w:pPr>
            <w:r>
              <w:rPr>
                <w:sz w:val="15"/>
                <w:szCs w:val="15"/>
              </w:rPr>
              <w:t>Price support ahead of producer maturity causes attrition; funders now demand completion guarantees.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DF00F" w14:textId="77777777" w:rsidR="004C453A" w:rsidRDefault="00000000">
            <w:pPr>
              <w:spacing w:after="40"/>
            </w:pPr>
            <w:r>
              <w:rPr>
                <w:b/>
                <w:bCs/>
                <w:color w:val="245E42"/>
                <w:sz w:val="12"/>
                <w:szCs w:val="12"/>
              </w:rPr>
              <w:t>[E]</w:t>
            </w:r>
            <w:r>
              <w:rPr>
                <w:b/>
                <w:bCs/>
                <w:color w:val="8A5F06"/>
                <w:sz w:val="12"/>
                <w:szCs w:val="12"/>
              </w:rPr>
              <w:t>[O]</w:t>
            </w:r>
          </w:p>
        </w:tc>
      </w:tr>
      <w:tr w:rsidR="004C453A" w14:paraId="5757AB6A"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3C09F" w14:textId="77777777" w:rsidR="004C453A" w:rsidRDefault="00000000">
            <w:pPr>
              <w:spacing w:after="40"/>
            </w:pPr>
            <w:r>
              <w:rPr>
                <w:sz w:val="15"/>
                <w:szCs w:val="15"/>
              </w:rPr>
              <w:lastRenderedPageBreak/>
              <w:t>UK SAF revenue certainty (Act 2026; allocation strategy July 2026)</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18BDF" w14:textId="77777777" w:rsidR="004C453A" w:rsidRDefault="00000000">
            <w:pPr>
              <w:spacing w:after="40"/>
            </w:pPr>
            <w:r>
              <w:rPr>
                <w:sz w:val="15"/>
                <w:szCs w:val="15"/>
              </w:rPr>
              <w:t>Government counterparty; strike price up to 10 years (+5); scoring on “organisational, project, technical and commercial deliverability”; due diligence to verify producer assumptions; Initial Conditions Precedent, Milestone Requirements, Operational Conditions Precedent; fuels still under ASTM evaluation only conditionally eligible.</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3FCA71" w14:textId="77777777" w:rsidR="004C453A" w:rsidRDefault="00000000">
            <w:pPr>
              <w:spacing w:after="40"/>
            </w:pPr>
            <w:r>
              <w:rPr>
                <w:sz w:val="15"/>
                <w:szCs w:val="15"/>
              </w:rPr>
              <w:t>A state buyer of price risk has formalised staged, maturity-linked commitment. A template for GEX.</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6487D" w14:textId="77777777" w:rsidR="004C453A" w:rsidRDefault="00000000">
            <w:pPr>
              <w:spacing w:after="40"/>
            </w:pPr>
            <w:r>
              <w:rPr>
                <w:b/>
                <w:bCs/>
                <w:color w:val="245E42"/>
                <w:sz w:val="12"/>
                <w:szCs w:val="12"/>
              </w:rPr>
              <w:t>[E]</w:t>
            </w:r>
          </w:p>
        </w:tc>
      </w:tr>
      <w:tr w:rsidR="004C453A" w14:paraId="3AFEF586"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57F0B3" w14:textId="77777777" w:rsidR="004C453A" w:rsidRDefault="00000000">
            <w:pPr>
              <w:spacing w:after="40"/>
            </w:pPr>
            <w:r>
              <w:rPr>
                <w:sz w:val="15"/>
                <w:szCs w:val="15"/>
              </w:rPr>
              <w:t>Shell Rotterdam biofuels · Netherlands · 820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B9F226" w14:textId="77777777" w:rsidR="004C453A" w:rsidRDefault="00000000">
            <w:pPr>
              <w:spacing w:after="40"/>
            </w:pPr>
            <w:r>
              <w:rPr>
                <w:sz w:val="15"/>
                <w:szCs w:val="15"/>
              </w:rPr>
              <w:t>Construction 2022; paused 2024; cancelled Sept 2025; impairments and provisions of US$1.4bn; “market dynamics and the cost of completion”.</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8B5D99" w14:textId="77777777" w:rsidR="004C453A" w:rsidRDefault="00000000">
            <w:pPr>
              <w:spacing w:after="40"/>
            </w:pPr>
            <w:r>
              <w:rPr>
                <w:sz w:val="15"/>
                <w:szCs w:val="15"/>
              </w:rPr>
              <w:t>Proven technology and a captive buyer do not substitute for competitiveness at completion.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925620" w14:textId="77777777" w:rsidR="004C453A" w:rsidRDefault="00000000">
            <w:pPr>
              <w:spacing w:after="40"/>
            </w:pPr>
            <w:r>
              <w:rPr>
                <w:b/>
                <w:bCs/>
                <w:color w:val="245E42"/>
                <w:sz w:val="12"/>
                <w:szCs w:val="12"/>
              </w:rPr>
              <w:t>[E]</w:t>
            </w:r>
          </w:p>
        </w:tc>
      </w:tr>
      <w:tr w:rsidR="004C453A" w14:paraId="1AA7A215"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DEA32" w14:textId="77777777" w:rsidR="004C453A" w:rsidRDefault="00000000">
            <w:pPr>
              <w:spacing w:after="40"/>
            </w:pPr>
            <w:r>
              <w:rPr>
                <w:sz w:val="15"/>
                <w:szCs w:val="15"/>
              </w:rPr>
              <w:t>Neste Rotterdam expansion · LanzaJet Freedom Pines</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AE7C2C" w14:textId="77777777" w:rsidR="004C453A" w:rsidRDefault="00000000">
            <w:pPr>
              <w:spacing w:after="40"/>
            </w:pPr>
            <w:r>
              <w:rPr>
                <w:sz w:val="15"/>
                <w:szCs w:val="15"/>
              </w:rPr>
              <w:t>Neste’s €2.5bn expansion delayed a year to 2027. LanzaJet finished construction Jan 2024 and produced in 2025 after first-of-a-kind troubleshooting.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E6F10" w14:textId="77777777" w:rsidR="004C453A" w:rsidRDefault="00000000">
            <w:pPr>
              <w:spacing w:after="40"/>
            </w:pPr>
            <w:r>
              <w:rPr>
                <w:sz w:val="15"/>
                <w:szCs w:val="15"/>
              </w:rPr>
              <w:t>Commissioning and ramp-up take longer than the construction schedule; offtake start dates must allow for it.</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792CD" w14:textId="77777777" w:rsidR="004C453A" w:rsidRDefault="00000000">
            <w:pPr>
              <w:spacing w:after="40"/>
            </w:pPr>
            <w:r>
              <w:rPr>
                <w:b/>
                <w:bCs/>
                <w:color w:val="245E42"/>
                <w:sz w:val="12"/>
                <w:szCs w:val="12"/>
              </w:rPr>
              <w:t>[E]</w:t>
            </w:r>
          </w:p>
        </w:tc>
      </w:tr>
      <w:tr w:rsidR="004C453A" w14:paraId="76748ADC"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1D0C7" w14:textId="77777777" w:rsidR="004C453A" w:rsidRDefault="00000000">
            <w:pPr>
              <w:spacing w:after="40"/>
            </w:pPr>
            <w:r>
              <w:rPr>
                <w:sz w:val="15"/>
                <w:szCs w:val="15"/>
              </w:rPr>
              <w:t>Maersk–Goldwind · China · methanol 500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B33144" w14:textId="77777777" w:rsidR="004C453A" w:rsidRDefault="00000000">
            <w:pPr>
              <w:spacing w:after="40"/>
            </w:pPr>
            <w:r>
              <w:rPr>
                <w:sz w:val="15"/>
                <w:szCs w:val="15"/>
              </w:rPr>
              <w:t>Offtake Nov 2023; Goldwind said FID would follow the signed offtake; first volumes due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75E8C6" w14:textId="77777777" w:rsidR="004C453A" w:rsidRDefault="00000000">
            <w:pPr>
              <w:spacing w:after="40"/>
            </w:pPr>
            <w:r>
              <w:rPr>
                <w:sz w:val="15"/>
                <w:szCs w:val="15"/>
              </w:rPr>
              <w:t>Offtake preceded and enabled the investment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6FE36D" w14:textId="77777777" w:rsidR="004C453A" w:rsidRDefault="00000000">
            <w:pPr>
              <w:spacing w:after="40"/>
            </w:pPr>
            <w:r>
              <w:rPr>
                <w:b/>
                <w:bCs/>
                <w:color w:val="245E42"/>
                <w:sz w:val="12"/>
                <w:szCs w:val="12"/>
              </w:rPr>
              <w:t>[E]</w:t>
            </w:r>
          </w:p>
        </w:tc>
      </w:tr>
      <w:tr w:rsidR="004C453A" w14:paraId="23932792" w14:textId="77777777">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0017F3" w14:textId="77777777" w:rsidR="004C453A" w:rsidRDefault="00000000">
            <w:pPr>
              <w:spacing w:after="40"/>
            </w:pPr>
            <w:r>
              <w:rPr>
                <w:sz w:val="15"/>
                <w:szCs w:val="15"/>
              </w:rPr>
              <w:t>US public finance</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A3B332" w14:textId="77777777" w:rsidR="004C453A" w:rsidRDefault="00000000">
            <w:pPr>
              <w:spacing w:after="40"/>
            </w:pPr>
            <w:r>
              <w:rPr>
                <w:sz w:val="15"/>
                <w:szCs w:val="15"/>
              </w:rPr>
              <w:t>Montana Renewables’ US$1.44bn DOE-guaranteed loan closed Jan 2025 (first tranche ~US$782m). Gevo held a US$1.46bn conditional commitment (Oct 2024), then withdrew from the DOE process in April 2026 to finance a smaller project.</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1E70FC" w14:textId="77777777" w:rsidR="004C453A" w:rsidRDefault="00000000">
            <w:pPr>
              <w:spacing w:after="40"/>
            </w:pPr>
            <w:r>
              <w:rPr>
                <w:sz w:val="15"/>
                <w:szCs w:val="15"/>
              </w:rPr>
              <w:t>Public credit follows maturity and politics; conditional commitments are not financing.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15C00" w14:textId="77777777" w:rsidR="004C453A" w:rsidRDefault="00000000">
            <w:pPr>
              <w:spacing w:after="40"/>
            </w:pPr>
            <w:r>
              <w:rPr>
                <w:b/>
                <w:bCs/>
                <w:color w:val="245E42"/>
                <w:sz w:val="12"/>
                <w:szCs w:val="12"/>
              </w:rPr>
              <w:t>[E]</w:t>
            </w:r>
          </w:p>
        </w:tc>
      </w:tr>
    </w:tbl>
    <w:p w14:paraId="5F61CF06" w14:textId="77777777" w:rsidR="004C453A" w:rsidRDefault="004C453A">
      <w:pPr>
        <w:spacing w:before="100"/>
      </w:pPr>
    </w:p>
    <w:p w14:paraId="465001DB" w14:textId="77777777" w:rsidR="004C453A" w:rsidRDefault="00000000">
      <w:pPr>
        <w:pStyle w:val="Heading2"/>
        <w:keepNext/>
        <w:spacing w:before="260" w:after="100"/>
      </w:pPr>
      <w:bookmarkStart w:id="35" w:name="_Toc241505208"/>
      <w:r>
        <w:t>Market statistics and policy signals</w:t>
      </w:r>
      <w:bookmarkEnd w:id="35"/>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9080"/>
      </w:tblGrid>
      <w:tr w:rsidR="004C453A" w14:paraId="41BDEAD9"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63FEE3" w14:textId="77777777" w:rsidR="004C453A" w:rsidRDefault="00000000">
            <w:pPr>
              <w:spacing w:after="40"/>
            </w:pPr>
            <w:r>
              <w:rPr>
                <w:b/>
                <w:bCs/>
                <w:sz w:val="17"/>
                <w:szCs w:val="17"/>
              </w:rPr>
              <w:t>Binding share</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35F327" w14:textId="77777777" w:rsidR="004C453A" w:rsidRDefault="00000000">
            <w:pPr>
              <w:spacing w:after="40"/>
            </w:pPr>
            <w:r>
              <w:rPr>
                <w:sz w:val="17"/>
                <w:szCs w:val="17"/>
              </w:rPr>
              <w:t xml:space="preserve">About 13% of contracted clean-hydrogen volumes are backed by fully binding offtakes (BloombergNEF 2025, cited by OIES/ING). </w:t>
            </w:r>
            <w:r>
              <w:rPr>
                <w:b/>
                <w:bCs/>
                <w:color w:val="245E42"/>
                <w:sz w:val="14"/>
                <w:szCs w:val="14"/>
              </w:rPr>
              <w:t>[E]</w:t>
            </w:r>
          </w:p>
        </w:tc>
      </w:tr>
      <w:tr w:rsidR="004C453A" w14:paraId="6EBB7250"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E74BD8" w14:textId="77777777" w:rsidR="004C453A" w:rsidRDefault="00000000">
            <w:pPr>
              <w:spacing w:after="40"/>
            </w:pPr>
            <w:r>
              <w:rPr>
                <w:b/>
                <w:bCs/>
                <w:sz w:val="17"/>
                <w:szCs w:val="17"/>
              </w:rPr>
              <w:t>What financiers rank highest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55C1C" w14:textId="77777777" w:rsidR="004C453A" w:rsidRDefault="00000000">
            <w:pPr>
              <w:spacing w:after="40"/>
            </w:pPr>
            <w:r>
              <w:rPr>
                <w:sz w:val="17"/>
                <w:szCs w:val="17"/>
              </w:rPr>
              <w:t xml:space="preserve">World Bank survey (2024, cited by OIES/ING): offtake and demand risk first, political and regulatory second; technology and engineering lower. </w:t>
            </w:r>
            <w:r>
              <w:rPr>
                <w:b/>
                <w:bCs/>
                <w:color w:val="245E42"/>
                <w:sz w:val="14"/>
                <w:szCs w:val="14"/>
              </w:rPr>
              <w:t>[E]</w:t>
            </w:r>
          </w:p>
        </w:tc>
      </w:tr>
      <w:tr w:rsidR="004C453A" w14:paraId="096FDBFE"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1D6698" w14:textId="77777777" w:rsidR="004C453A" w:rsidRDefault="00000000">
            <w:pPr>
              <w:spacing w:after="40"/>
            </w:pPr>
            <w:r>
              <w:rPr>
                <w:b/>
                <w:bCs/>
                <w:sz w:val="17"/>
                <w:szCs w:val="17"/>
              </w:rPr>
              <w:t>European e-SAF</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58EB1" w14:textId="77777777" w:rsidR="004C453A" w:rsidRDefault="00000000">
            <w:pPr>
              <w:spacing w:after="40"/>
            </w:pPr>
            <w:r>
              <w:rPr>
                <w:sz w:val="17"/>
                <w:szCs w:val="17"/>
              </w:rPr>
              <w:t xml:space="preserve">No European e-SAF project had reached FID by June 2025; four advanced (Verso DéZiR, Norsk e-Fuel Mosjøen, Elyse BioTJet in FEED; Arcadia ENDOR after FEED). Banks cited start-up developers, €1–2bn capex per plant, first-of-a-kind technology and missing offtakes (T&amp;E). </w:t>
            </w:r>
            <w:r>
              <w:rPr>
                <w:b/>
                <w:bCs/>
                <w:color w:val="245E42"/>
                <w:sz w:val="14"/>
                <w:szCs w:val="14"/>
              </w:rPr>
              <w:t>[E]</w:t>
            </w:r>
            <w:r>
              <w:rPr>
                <w:b/>
                <w:bCs/>
                <w:color w:val="8A5F06"/>
                <w:sz w:val="14"/>
                <w:szCs w:val="14"/>
              </w:rPr>
              <w:t>[O]</w:t>
            </w:r>
          </w:p>
        </w:tc>
      </w:tr>
      <w:tr w:rsidR="004C453A" w14:paraId="0E4BD38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35761E3" w14:textId="77777777" w:rsidR="004C453A" w:rsidRDefault="00000000">
            <w:pPr>
              <w:spacing w:after="40"/>
            </w:pPr>
            <w:r>
              <w:rPr>
                <w:b/>
                <w:bCs/>
                <w:sz w:val="17"/>
                <w:szCs w:val="17"/>
              </w:rPr>
              <w:t>SAF volumes</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53074C" w14:textId="77777777" w:rsidR="004C453A" w:rsidRDefault="00000000">
            <w:pPr>
              <w:spacing w:after="40"/>
            </w:pPr>
            <w:r>
              <w:rPr>
                <w:sz w:val="17"/>
                <w:szCs w:val="17"/>
              </w:rPr>
              <w:t xml:space="preserve">Global SAF production doubled from 1 Mt (2024) to 2 Mt (2025) (SkyNRG). </w:t>
            </w:r>
            <w:r>
              <w:rPr>
                <w:b/>
                <w:bCs/>
                <w:color w:val="245E42"/>
                <w:sz w:val="14"/>
                <w:szCs w:val="14"/>
              </w:rPr>
              <w:t>[E]</w:t>
            </w:r>
          </w:p>
        </w:tc>
      </w:tr>
      <w:tr w:rsidR="004C453A" w14:paraId="55295BD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DFF2250" w14:textId="77777777" w:rsidR="004C453A" w:rsidRDefault="00000000">
            <w:pPr>
              <w:spacing w:after="40"/>
            </w:pPr>
            <w:r>
              <w:rPr>
                <w:b/>
                <w:bCs/>
                <w:sz w:val="17"/>
                <w:szCs w:val="17"/>
              </w:rPr>
              <w:t>US tax credits (July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D40DFD" w14:textId="77777777" w:rsidR="004C453A" w:rsidRDefault="00000000">
            <w:pPr>
              <w:spacing w:after="40"/>
            </w:pPr>
            <w:r>
              <w:rPr>
                <w:sz w:val="17"/>
                <w:szCs w:val="17"/>
              </w:rPr>
              <w:t xml:space="preserve">45V: construction must begin by end-2027; 45Z extended to 2029 with the SAF value cut to US$1.00/gal after 2025 and North American feedstock rules. </w:t>
            </w:r>
            <w:r>
              <w:rPr>
                <w:b/>
                <w:bCs/>
                <w:color w:val="245E42"/>
                <w:sz w:val="14"/>
                <w:szCs w:val="14"/>
              </w:rPr>
              <w:t>[E]</w:t>
            </w:r>
          </w:p>
        </w:tc>
      </w:tr>
      <w:tr w:rsidR="004C453A" w14:paraId="13D52257"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B5BC33" w14:textId="77777777" w:rsidR="004C453A" w:rsidRDefault="00000000">
            <w:pPr>
              <w:spacing w:after="40"/>
            </w:pPr>
            <w:r>
              <w:rPr>
                <w:b/>
                <w:bCs/>
                <w:sz w:val="17"/>
                <w:szCs w:val="17"/>
              </w:rPr>
              <w:t>EU transport investment plan (Nov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1A9A0" w14:textId="77777777" w:rsidR="004C453A" w:rsidRDefault="00000000">
            <w:pPr>
              <w:spacing w:after="40"/>
            </w:pPr>
            <w:r>
              <w:rPr>
                <w:sz w:val="17"/>
                <w:szCs w:val="17"/>
              </w:rPr>
              <w:t xml:space="preserve">e-SAF double-sided auction pilot in 2026 through a market intermediary: long contracts to producers, short resale to buyers. </w:t>
            </w:r>
            <w:r>
              <w:rPr>
                <w:b/>
                <w:bCs/>
                <w:color w:val="245E42"/>
                <w:sz w:val="14"/>
                <w:szCs w:val="14"/>
              </w:rPr>
              <w:t>[E]</w:t>
            </w:r>
          </w:p>
        </w:tc>
      </w:tr>
      <w:tr w:rsidR="004C453A" w14:paraId="7166B343"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31475" w14:textId="77777777" w:rsidR="004C453A" w:rsidRDefault="00000000">
            <w:pPr>
              <w:spacing w:after="40"/>
            </w:pPr>
            <w:r>
              <w:rPr>
                <w:b/>
                <w:bCs/>
                <w:sz w:val="17"/>
                <w:szCs w:val="17"/>
              </w:rPr>
              <w:t>Certification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84B6D5" w14:textId="77777777" w:rsidR="004C453A" w:rsidRDefault="00000000">
            <w:pPr>
              <w:spacing w:after="40"/>
            </w:pPr>
            <w:r>
              <w:rPr>
                <w:sz w:val="17"/>
                <w:szCs w:val="17"/>
              </w:rPr>
              <w:t xml:space="preserve">First EU RFNBO voluntary schemes recognised December 2024; ISCC reports 15 RFNBO certificates issued; HIF Haru Oni the first certified plant outside the EU (Oct 2025); methanol-to-jet cleared its ASTM milestone June 2026. </w:t>
            </w:r>
            <w:r>
              <w:rPr>
                <w:b/>
                <w:bCs/>
                <w:color w:val="245E42"/>
                <w:sz w:val="14"/>
                <w:szCs w:val="14"/>
              </w:rPr>
              <w:t>[E]</w:t>
            </w:r>
          </w:p>
        </w:tc>
      </w:tr>
      <w:tr w:rsidR="004C453A" w14:paraId="1718A9AB"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F7FFCA" w14:textId="77777777" w:rsidR="004C453A" w:rsidRDefault="00000000">
            <w:pPr>
              <w:spacing w:after="40"/>
            </w:pPr>
            <w:r>
              <w:rPr>
                <w:b/>
                <w:bCs/>
                <w:sz w:val="17"/>
                <w:szCs w:val="17"/>
              </w:rPr>
              <w:t>EPC market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1C91F8" w14:textId="77777777" w:rsidR="004C453A" w:rsidRDefault="00000000">
            <w:pPr>
              <w:spacing w:after="40"/>
            </w:pPr>
            <w:r>
              <w:rPr>
                <w:sz w:val="17"/>
                <w:szCs w:val="17"/>
              </w:rPr>
              <w:t xml:space="preserve">KBR out of lump-sum since 2022; Jacobs about 70% cost-reimbursable; Worley: companies “pull back from lump sum”; McDermott: “cannot … afford to bid EPC projects lump sum now” (POWER, Nov 2025). </w:t>
            </w:r>
            <w:r>
              <w:rPr>
                <w:b/>
                <w:bCs/>
                <w:color w:val="245E42"/>
                <w:sz w:val="14"/>
                <w:szCs w:val="14"/>
              </w:rPr>
              <w:t>[E]</w:t>
            </w:r>
          </w:p>
        </w:tc>
      </w:tr>
      <w:tr w:rsidR="004C453A" w14:paraId="5CF60499" w14:textId="77777777">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31BF0B" w14:textId="77777777" w:rsidR="004C453A" w:rsidRDefault="00000000">
            <w:pPr>
              <w:spacing w:after="40"/>
            </w:pPr>
            <w:r>
              <w:rPr>
                <w:b/>
                <w:bCs/>
                <w:sz w:val="17"/>
                <w:szCs w:val="17"/>
              </w:rPr>
              <w:t>Technology supply chain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7ACC22" w14:textId="77777777" w:rsidR="004C453A" w:rsidRDefault="00000000">
            <w:pPr>
              <w:spacing w:after="40"/>
            </w:pPr>
            <w:r>
              <w:rPr>
                <w:sz w:val="17"/>
                <w:szCs w:val="17"/>
              </w:rPr>
              <w:t xml:space="preserve">McPhy liquidated 2025, assets to John Cockerill; Munich Re’s HySure insures electrolyser makers’ warranties. </w:t>
            </w:r>
            <w:r>
              <w:rPr>
                <w:b/>
                <w:bCs/>
                <w:color w:val="245E42"/>
                <w:sz w:val="14"/>
                <w:szCs w:val="14"/>
              </w:rPr>
              <w:t>[E]</w:t>
            </w:r>
          </w:p>
        </w:tc>
      </w:tr>
    </w:tbl>
    <w:p w14:paraId="651B5006" w14:textId="77777777" w:rsidR="004C453A" w:rsidRDefault="004C453A">
      <w:pPr>
        <w:sectPr w:rsidR="004C453A">
          <w:footerReference w:type="default" r:id="rId8"/>
          <w:pgSz w:w="15840" w:h="12240" w:orient="landscape"/>
          <w:pgMar w:top="1080" w:right="1080" w:bottom="1080" w:left="1080" w:header="708" w:footer="708" w:gutter="0"/>
          <w:cols w:space="720"/>
          <w:docGrid w:linePitch="360"/>
        </w:sectPr>
      </w:pPr>
    </w:p>
    <w:p w14:paraId="63D9EC57" w14:textId="77777777" w:rsidR="004C453A" w:rsidRDefault="00000000">
      <w:pPr>
        <w:pStyle w:val="Heading1"/>
        <w:keepNext/>
        <w:spacing w:after="160"/>
      </w:pPr>
      <w:bookmarkStart w:id="36" w:name="_Toc241505209"/>
      <w:r>
        <w:lastRenderedPageBreak/>
        <w:t>8. Proposed modification to the Twelve Gates</w:t>
      </w:r>
      <w:bookmarkEnd w:id="36"/>
    </w:p>
    <w:p w14:paraId="3A4CB09B" w14:textId="77777777" w:rsidR="004C453A" w:rsidRDefault="00000000">
      <w:pPr>
        <w:pStyle w:val="Heading2"/>
        <w:keepNext/>
        <w:spacing w:before="260" w:after="100"/>
      </w:pPr>
      <w:bookmarkStart w:id="37" w:name="_Toc241505210"/>
      <w:r>
        <w:t>8.1 Principles</w:t>
      </w:r>
      <w:bookmarkEnd w:id="37"/>
    </w:p>
    <w:p w14:paraId="2B1FEC79" w14:textId="77777777" w:rsidR="004C453A" w:rsidRDefault="00000000">
      <w:pPr>
        <w:pStyle w:val="ListParagraph"/>
        <w:numPr>
          <w:ilvl w:val="0"/>
          <w:numId w:val="3"/>
        </w:numPr>
        <w:spacing w:after="70"/>
      </w:pPr>
      <w:r>
        <w:rPr>
          <w:b/>
          <w:bCs/>
        </w:rPr>
        <w:t>No new gates.</w:t>
      </w:r>
      <w:r>
        <w:t xml:space="preserve"> Twelve gates and nine states stay; gate identifiers stay.</w:t>
      </w:r>
    </w:p>
    <w:p w14:paraId="02BFA059" w14:textId="77777777" w:rsidR="004C453A" w:rsidRDefault="00000000">
      <w:pPr>
        <w:pStyle w:val="ListParagraph"/>
        <w:numPr>
          <w:ilvl w:val="0"/>
          <w:numId w:val="3"/>
        </w:numPr>
        <w:spacing w:after="70"/>
      </w:pPr>
      <w:r>
        <w:rPr>
          <w:b/>
          <w:bCs/>
        </w:rPr>
        <w:t>One evidence base, one determination per gate.</w:t>
      </w:r>
      <w:r>
        <w:t xml:space="preserve"> Lenses are views, not separate scores. A gate is satisfied when its evidence is; each lens shows what that means for its party.</w:t>
      </w:r>
    </w:p>
    <w:p w14:paraId="0C772744" w14:textId="77777777" w:rsidR="004C453A" w:rsidRDefault="00000000">
      <w:pPr>
        <w:pStyle w:val="ListParagraph"/>
        <w:numPr>
          <w:ilvl w:val="0"/>
          <w:numId w:val="3"/>
        </w:numPr>
        <w:spacing w:after="70"/>
      </w:pPr>
      <w:r>
        <w:rPr>
          <w:b/>
          <w:bCs/>
        </w:rPr>
        <w:t>Structure over paperwork.</w:t>
      </w:r>
      <w:r>
        <w:t xml:space="preserve"> Where a commitment is misread (offtake, EPC), capture its terms as fields and let GEX derive the level, rather than asking for more documents.</w:t>
      </w:r>
    </w:p>
    <w:p w14:paraId="522A0045" w14:textId="77777777" w:rsidR="004C453A" w:rsidRDefault="00000000">
      <w:pPr>
        <w:pStyle w:val="ListParagraph"/>
        <w:numPr>
          <w:ilvl w:val="0"/>
          <w:numId w:val="3"/>
        </w:numPr>
        <w:spacing w:after="70"/>
      </w:pPr>
      <w:r>
        <w:rPr>
          <w:b/>
          <w:bCs/>
        </w:rPr>
        <w:t>Coherence is computed.</w:t>
      </w:r>
      <w:r>
        <w:t xml:space="preserve"> The relationship between commitments is tested by the engine, not by another checklist.</w:t>
      </w:r>
    </w:p>
    <w:p w14:paraId="30593A1D" w14:textId="77777777" w:rsidR="004C453A" w:rsidRDefault="00000000">
      <w:pPr>
        <w:pStyle w:val="Heading2"/>
        <w:keepNext/>
        <w:spacing w:before="260" w:after="100"/>
      </w:pPr>
      <w:bookmarkStart w:id="38" w:name="_Toc241505211"/>
      <w:r>
        <w:t>8.2 The changes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260"/>
        <w:gridCol w:w="2600"/>
      </w:tblGrid>
      <w:tr w:rsidR="004C453A" w14:paraId="4321A827" w14:textId="77777777">
        <w:trPr>
          <w:cantSplit/>
          <w:tblHeader/>
        </w:trPr>
        <w:tc>
          <w:tcPr>
            <w:tcW w:w="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173A08" w14:textId="77777777" w:rsidR="004C453A" w:rsidRDefault="00000000">
            <w:pPr>
              <w:spacing w:after="40"/>
            </w:pPr>
            <w:r>
              <w:rPr>
                <w:b/>
                <w:bCs/>
                <w:color w:val="0D5754"/>
                <w:sz w:val="16"/>
                <w:szCs w:val="16"/>
              </w:rPr>
              <w:t>#</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1A3A66" w14:textId="77777777" w:rsidR="004C453A" w:rsidRDefault="00000000">
            <w:pPr>
              <w:spacing w:after="40"/>
            </w:pPr>
            <w:r>
              <w:rPr>
                <w:b/>
                <w:bCs/>
                <w:color w:val="0D5754"/>
                <w:sz w:val="16"/>
                <w:szCs w:val="16"/>
              </w:rPr>
              <w:t>Change</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3F0756" w14:textId="77777777" w:rsidR="004C453A" w:rsidRDefault="00000000">
            <w:pPr>
              <w:spacing w:after="40"/>
            </w:pPr>
            <w:r>
              <w:rPr>
                <w:b/>
                <w:bCs/>
                <w:color w:val="0D5754"/>
                <w:sz w:val="16"/>
                <w:szCs w:val="16"/>
              </w:rPr>
              <w:t>What</w:t>
            </w:r>
          </w:p>
        </w:tc>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09557F" w14:textId="77777777" w:rsidR="004C453A" w:rsidRDefault="00000000">
            <w:pPr>
              <w:spacing w:after="40"/>
            </w:pPr>
            <w:r>
              <w:rPr>
                <w:b/>
                <w:bCs/>
                <w:color w:val="0D5754"/>
                <w:sz w:val="16"/>
                <w:szCs w:val="16"/>
              </w:rPr>
              <w:t>Why</w:t>
            </w:r>
          </w:p>
        </w:tc>
      </w:tr>
      <w:tr w:rsidR="004C453A" w14:paraId="7DFDE7D5"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3CB0CA" w14:textId="77777777" w:rsidR="004C453A" w:rsidRDefault="00000000">
            <w:pPr>
              <w:spacing w:after="40"/>
            </w:pPr>
            <w:r>
              <w:rPr>
                <w:sz w:val="16"/>
                <w:szCs w:val="16"/>
              </w:rPr>
              <w:t>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57204F" w14:textId="77777777" w:rsidR="004C453A" w:rsidRDefault="00000000">
            <w:pPr>
              <w:spacing w:after="40"/>
            </w:pPr>
            <w:r>
              <w:rPr>
                <w:sz w:val="16"/>
                <w:szCs w:val="16"/>
              </w:rPr>
              <w:t>Commercial vs lender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7F31F7" w14:textId="7BAB0BEC" w:rsidR="004C453A" w:rsidRDefault="00000000">
            <w:pPr>
              <w:spacing w:after="40"/>
            </w:pPr>
            <w:r>
              <w:rPr>
                <w:sz w:val="16"/>
                <w:szCs w:val="16"/>
              </w:rPr>
              <w:t>Split every item into commercial substance and lender protection; waive only lender protection for balance-sheet projects.</w:t>
            </w:r>
            <w:r w:rsidR="00E34404">
              <w:t xml:space="preserve"> </w:t>
            </w:r>
            <w:r w:rsidR="00E34404" w:rsidRPr="00E34404">
              <w:rPr>
                <w:color w:val="C45911" w:themeColor="accent2" w:themeShade="BF"/>
                <w:sz w:val="16"/>
                <w:szCs w:val="16"/>
              </w:rPr>
              <w:t>Built: 23 lender-protection items; G6 and G8 are waived whole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CC493" w14:textId="77777777" w:rsidR="004C453A" w:rsidRDefault="00000000">
            <w:pPr>
              <w:spacing w:after="40"/>
            </w:pPr>
            <w:r>
              <w:rPr>
                <w:sz w:val="16"/>
                <w:szCs w:val="16"/>
              </w:rPr>
              <w:t>G4 offtake, G6 technical review, G7 construction insurance and G10 FID are needed by any producer; today all are waived.</w:t>
            </w:r>
          </w:p>
        </w:tc>
      </w:tr>
      <w:tr w:rsidR="004C453A" w14:paraId="6540C619"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B3CB92" w14:textId="77777777" w:rsidR="004C453A" w:rsidRDefault="00000000">
            <w:pPr>
              <w:spacing w:after="40"/>
            </w:pPr>
            <w:r>
              <w:rPr>
                <w:sz w:val="16"/>
                <w:szCs w:val="16"/>
              </w:rPr>
              <w:t>2</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556CF" w14:textId="77777777" w:rsidR="004C453A" w:rsidRDefault="00000000">
            <w:pPr>
              <w:spacing w:after="40"/>
            </w:pPr>
            <w:r>
              <w:rPr>
                <w:sz w:val="16"/>
                <w:szCs w:val="16"/>
              </w:rPr>
              <w:t>Offtake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303AEF" w14:textId="4EA25047" w:rsidR="004C453A" w:rsidRDefault="00000000">
            <w:pPr>
              <w:spacing w:after="40"/>
            </w:pPr>
            <w:r>
              <w:rPr>
                <w:sz w:val="16"/>
                <w:szCs w:val="16"/>
              </w:rPr>
              <w:t>Offtake quality card (4.2) with derived level O0–O7; minimum O4 at Buildable, O6 at Structurally bankable (project finance), O5 at Financeable for balance sheet and O7 for project finance.</w:t>
            </w:r>
            <w:r w:rsidR="00E34404" w:rsidRPr="00E34404">
              <w:rPr>
                <w:sz w:val="16"/>
                <w:szCs w:val="16"/>
              </w:rPr>
              <w:t xml:space="preserve"> </w:t>
            </w:r>
            <w:r w:rsidR="00E34404" w:rsidRPr="00E34404">
              <w:rPr>
                <w:color w:val="C45911" w:themeColor="accent2" w:themeShade="BF"/>
                <w:sz w:val="16"/>
                <w:szCs w:val="16"/>
              </w:rPr>
              <w:t>Built, with O4 required at G4 itself and the offtake effective at Financeable; rules 4.1.0 add O2 for 60% of output at Commercially plausible.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1C6B5" w14:textId="77777777" w:rsidR="004C453A" w:rsidRDefault="00000000">
            <w:pPr>
              <w:spacing w:after="40"/>
            </w:pPr>
            <w:r>
              <w:rPr>
                <w:sz w:val="16"/>
                <w:szCs w:val="16"/>
              </w:rPr>
              <w:t>Replaces a single “EXECUTED” item that cannot tell a conditional contract from an unconditional one.</w:t>
            </w:r>
          </w:p>
        </w:tc>
      </w:tr>
      <w:tr w:rsidR="004C453A" w14:paraId="5D04B57F"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FC9DB4" w14:textId="77777777" w:rsidR="004C453A" w:rsidRDefault="00000000">
            <w:pPr>
              <w:spacing w:after="40"/>
            </w:pPr>
            <w:r>
              <w:rPr>
                <w:sz w:val="16"/>
                <w:szCs w:val="16"/>
              </w:rPr>
              <w:t>3</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3AB617" w14:textId="77777777" w:rsidR="004C453A" w:rsidRDefault="00000000">
            <w:pPr>
              <w:spacing w:after="40"/>
            </w:pPr>
            <w:r>
              <w:rPr>
                <w:sz w:val="16"/>
                <w:szCs w:val="16"/>
              </w:rPr>
              <w:t>EPC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6876EF" w14:textId="71952302" w:rsidR="004C453A" w:rsidRDefault="00000000">
            <w:pPr>
              <w:spacing w:after="40"/>
            </w:pPr>
            <w:r>
              <w:rPr>
                <w:sz w:val="16"/>
                <w:szCs w:val="16"/>
              </w:rPr>
              <w:t>EPC card with derived level E0–E6; E4 at Buildable, E6 at Financeable.</w:t>
            </w:r>
            <w:r w:rsidR="00E34404" w:rsidRPr="00E34404">
              <w:rPr>
                <w:sz w:val="16"/>
                <w:szCs w:val="16"/>
              </w:rPr>
              <w:t xml:space="preserve"> </w:t>
            </w:r>
            <w:r w:rsidR="00E34404" w:rsidRPr="00E34404">
              <w:rPr>
                <w:color w:val="C45911" w:themeColor="accent2" w:themeShade="BF"/>
                <w:sz w:val="16"/>
                <w:szCs w:val="16"/>
              </w:rPr>
              <w:t>Built: E4 at G5, E6 at Financeable</w:t>
            </w:r>
            <w:r w:rsidR="00E34404" w:rsidRPr="00E34404">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A78777" w14:textId="77777777" w:rsidR="004C453A" w:rsidRDefault="00000000">
            <w:pPr>
              <w:spacing w:after="40"/>
            </w:pPr>
            <w:r>
              <w:rPr>
                <w:sz w:val="16"/>
                <w:szCs w:val="16"/>
              </w:rPr>
              <w:t>Gives “EPC approved” a precise meaning; matches today’s G5 bar at E4.</w:t>
            </w:r>
          </w:p>
        </w:tc>
      </w:tr>
      <w:tr w:rsidR="004C453A" w14:paraId="3D3F7E60"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3BE1A" w14:textId="77777777" w:rsidR="004C453A" w:rsidRDefault="00000000">
            <w:pPr>
              <w:spacing w:after="40"/>
            </w:pPr>
            <w:r>
              <w:rPr>
                <w:sz w:val="16"/>
                <w:szCs w:val="16"/>
              </w:rPr>
              <w:t>4</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90B3AD" w14:textId="77777777" w:rsidR="004C453A" w:rsidRDefault="00000000">
            <w:pPr>
              <w:spacing w:after="40"/>
            </w:pPr>
            <w:r>
              <w:rPr>
                <w:sz w:val="16"/>
                <w:szCs w:val="16"/>
              </w:rPr>
              <w:t>About a dozen new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D195" w14:textId="75A6CA87" w:rsidR="004C453A" w:rsidRDefault="00000000">
            <w:pPr>
              <w:spacing w:after="40"/>
            </w:pPr>
            <w:r>
              <w:rPr>
                <w:sz w:val="16"/>
                <w:szCs w:val="16"/>
              </w:rPr>
              <w:t>G0 site suitability; G1 technology dossier, licensor term sheet, mass and energy balance; G2 product qualification; G3 feedstock specification and eligibility; G4 seller-side terms; G5 FEED Class 3, licence and process guarantee, long-lead, EPC security; G6 independent technical review for all projects; G7 producer insurance needs; G10 O&amp;M in place; G11 certificates issued, deliveries accepted. Several replace or merge existing items.</w:t>
            </w:r>
            <w:r w:rsidR="00E34404">
              <w:t xml:space="preserve"> </w:t>
            </w:r>
            <w:r w:rsidR="00E34404" w:rsidRPr="00E34404">
              <w:rPr>
                <w:color w:val="C45911" w:themeColor="accent2" w:themeShade="BF"/>
                <w:sz w:val="16"/>
                <w:szCs w:val="16"/>
              </w:rPr>
              <w:t>Built: 16 items, from 77 to 93; the independent technical review sits in G5, not G6.</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FA23E2" w14:textId="77777777" w:rsidR="004C453A" w:rsidRDefault="00000000">
            <w:pPr>
              <w:spacing w:after="40"/>
            </w:pPr>
            <w:r>
              <w:rPr>
                <w:sz w:val="16"/>
                <w:szCs w:val="16"/>
              </w:rPr>
              <w:t>Puts the producer’s and offtaker’s questions where their decisions are made.</w:t>
            </w:r>
          </w:p>
        </w:tc>
      </w:tr>
      <w:tr w:rsidR="004C453A" w14:paraId="01AC3CAA"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00A95" w14:textId="77777777" w:rsidR="004C453A" w:rsidRDefault="00000000">
            <w:pPr>
              <w:spacing w:after="40"/>
            </w:pPr>
            <w:r>
              <w:rPr>
                <w:sz w:val="16"/>
                <w:szCs w:val="16"/>
              </w:rPr>
              <w:t>5</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02CA92" w14:textId="77777777" w:rsidR="004C453A" w:rsidRDefault="00000000">
            <w:pPr>
              <w:spacing w:after="40"/>
            </w:pPr>
            <w:r>
              <w:rPr>
                <w:sz w:val="16"/>
                <w:szCs w:val="16"/>
              </w:rPr>
              <w:t>Lenses and an offtaker view</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223813" w14:textId="30D8CC89" w:rsidR="004C453A" w:rsidRDefault="00000000">
            <w:pPr>
              <w:spacing w:after="40"/>
            </w:pPr>
            <w:r>
              <w:rPr>
                <w:sz w:val="16"/>
                <w:szCs w:val="16"/>
              </w:rPr>
              <w:t>Tag every item with Producer, Offtaker, Capital and/or Certifier; add an OFFTAKER view; keep EXECUTIVE as the full view</w:t>
            </w:r>
            <w:r w:rsidR="00E34404" w:rsidRPr="00E34404">
              <w:rPr>
                <w:sz w:val="16"/>
                <w:szCs w:val="16"/>
              </w:rPr>
              <w:t xml:space="preserve">. </w:t>
            </w:r>
            <w:r w:rsidR="00E34404" w:rsidRPr="00E34404">
              <w:rPr>
                <w:color w:val="C45911" w:themeColor="accent2" w:themeShade="BF"/>
                <w:sz w:val="16"/>
                <w:szCs w:val="16"/>
              </w:rPr>
              <w:t>Built; OFFTAKER is both a gate view and a lens</w:t>
            </w:r>
            <w:r>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CE269D" w14:textId="77777777" w:rsidR="004C453A" w:rsidRDefault="00000000">
            <w:pPr>
              <w:spacing w:after="40"/>
            </w:pPr>
            <w:r>
              <w:rPr>
                <w:sz w:val="16"/>
                <w:szCs w:val="16"/>
              </w:rPr>
              <w:t>Seven stakeholder groups collapse into four lenses plus the computed coherence test: EPC and technology sit under Producer; lawyers’ work is the coherence test; insurers sit under Capital.</w:t>
            </w:r>
          </w:p>
        </w:tc>
      </w:tr>
      <w:tr w:rsidR="004C453A" w14:paraId="6701C4F7"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A00153" w14:textId="77777777" w:rsidR="004C453A" w:rsidRDefault="00000000">
            <w:pPr>
              <w:spacing w:after="40"/>
            </w:pPr>
            <w:r>
              <w:rPr>
                <w:sz w:val="16"/>
                <w:szCs w:val="16"/>
              </w:rPr>
              <w:t>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FB681" w14:textId="77777777" w:rsidR="004C453A" w:rsidRDefault="00000000">
            <w:pPr>
              <w:spacing w:after="40"/>
            </w:pPr>
            <w:r>
              <w:rPr>
                <w:sz w:val="16"/>
                <w:szCs w:val="16"/>
              </w:rPr>
              <w:t>Dual state labels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E94C2D" w14:textId="38D15600" w:rsidR="004C453A" w:rsidRDefault="00000000">
            <w:pPr>
              <w:spacing w:after="40"/>
            </w:pPr>
            <w:r>
              <w:rPr>
                <w:sz w:val="16"/>
                <w:szCs w:val="16"/>
              </w:rPr>
              <w:t>Keep state identifiers; add the commitment each state enables, e.g. Buildable = “Commitment-ready: producer and offtaker can sign binding-with-conditions”; Financeable = “Committed: FID”.</w:t>
            </w:r>
            <w:r w:rsidR="00E34404" w:rsidRPr="00E34404">
              <w:rPr>
                <w:color w:val="C45911" w:themeColor="accent2" w:themeShade="BF"/>
                <w:sz w:val="16"/>
                <w:szCs w:val="16"/>
              </w:rPr>
              <w:t xml:space="preserve"> Built; the engine’s labels are in the table at the front of this document</w:t>
            </w:r>
            <w:r w:rsidR="00E34404" w:rsidRPr="00E34404">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1C47F7" w14:textId="77777777" w:rsidR="004C453A" w:rsidRDefault="00000000">
            <w:pPr>
              <w:spacing w:after="40"/>
            </w:pPr>
            <w:r>
              <w:rPr>
                <w:sz w:val="16"/>
                <w:szCs w:val="16"/>
              </w:rPr>
              <w:t>The state names are the most visible signal of finance-centrism; a second label costs nothing.</w:t>
            </w:r>
          </w:p>
        </w:tc>
      </w:tr>
      <w:tr w:rsidR="004C453A" w14:paraId="465149B6"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EE29B2" w14:textId="77777777" w:rsidR="004C453A" w:rsidRDefault="00000000">
            <w:pPr>
              <w:spacing w:after="40"/>
            </w:pPr>
            <w:r>
              <w:rPr>
                <w:sz w:val="16"/>
                <w:szCs w:val="16"/>
              </w:rPr>
              <w:t>7</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27611" w14:textId="77777777" w:rsidR="004C453A" w:rsidRDefault="00000000">
            <w:pPr>
              <w:spacing w:after="40"/>
            </w:pPr>
            <w:r>
              <w:rPr>
                <w:sz w:val="16"/>
                <w:szCs w:val="16"/>
              </w:rPr>
              <w:t>Coherence checks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38534D" w14:textId="4C7C5376" w:rsidR="004C453A" w:rsidRDefault="00000000">
            <w:pPr>
              <w:spacing w:after="40"/>
            </w:pPr>
            <w:r>
              <w:rPr>
                <w:sz w:val="16"/>
                <w:szCs w:val="16"/>
              </w:rPr>
              <w:t>Compute the ten checks in 8.4 from the cards and contracts; blocking from Buildable onwards when both sides’ data exist; each failure names the two documents that disagree.</w:t>
            </w:r>
            <w:r w:rsidR="00E34404">
              <w:t xml:space="preserve"> </w:t>
            </w:r>
            <w:r w:rsidR="00E34404" w:rsidRPr="00E34404">
              <w:rPr>
                <w:color w:val="C45911" w:themeColor="accent2" w:themeShade="BF"/>
                <w:sz w:val="16"/>
                <w:szCs w:val="16"/>
              </w:rPr>
              <w:t>Built differently: each check belongs to one gate (C1–C3 and C5–C8 to G4, C4 to G5, C10 to G8, C9 to G10) and a failure blocks that gate; missing data never blocks and never passes; the checks compare the cards, not the documents.</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084BE" w14:textId="77777777" w:rsidR="004C453A" w:rsidRDefault="00000000">
            <w:pPr>
              <w:spacing w:after="40"/>
            </w:pPr>
            <w:r>
              <w:rPr>
                <w:sz w:val="16"/>
                <w:szCs w:val="16"/>
              </w:rPr>
              <w:t>The first convergence computation GEX would ever run.</w:t>
            </w:r>
          </w:p>
        </w:tc>
      </w:tr>
      <w:tr w:rsidR="004C453A" w14:paraId="2D08CA20"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85990B" w14:textId="77777777" w:rsidR="004C453A" w:rsidRDefault="00000000">
            <w:pPr>
              <w:spacing w:after="40"/>
            </w:pPr>
            <w:r>
              <w:rPr>
                <w:sz w:val="16"/>
                <w:szCs w:val="16"/>
              </w:rPr>
              <w:lastRenderedPageBreak/>
              <w:t>8</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D113E" w14:textId="77777777" w:rsidR="004C453A" w:rsidRDefault="00000000">
            <w:pPr>
              <w:spacing w:after="40"/>
            </w:pPr>
            <w:r>
              <w:rPr>
                <w:sz w:val="16"/>
                <w:szCs w:val="16"/>
              </w:rPr>
              <w:t>Post-FID regression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9B2D9E" w14:textId="1461E5FE" w:rsidR="004C453A" w:rsidRDefault="00000000">
            <w:pPr>
              <w:spacing w:after="40"/>
            </w:pPr>
            <w:r>
              <w:rPr>
                <w:sz w:val="16"/>
                <w:szCs w:val="16"/>
              </w:rPr>
              <w:t>Regress on schedule forecast past longstop, supplier or contractor insolvency, revocation of power or support terms, certification suspension.</w:t>
            </w:r>
            <w:r w:rsidR="006B0D51">
              <w:t xml:space="preserve"> </w:t>
            </w:r>
            <w:r w:rsidR="006B0D51" w:rsidRPr="006B0D51">
              <w:rPr>
                <w:color w:val="C45911" w:themeColor="accent2" w:themeShade="BF"/>
                <w:sz w:val="16"/>
                <w:szCs w:val="16"/>
              </w:rPr>
              <w:t>Built: triggers T1–T3; a schedule forecast past the longstop fails check C5</w:t>
            </w:r>
            <w:r w:rsidR="006B0D51" w:rsidRPr="006B0D51">
              <w:rPr>
                <w:sz w:val="16"/>
                <w:szCs w:val="16"/>
              </w:rPr>
              <w:t>.</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320C25" w14:textId="77777777" w:rsidR="004C453A" w:rsidRDefault="00000000">
            <w:pPr>
              <w:spacing w:after="40"/>
            </w:pPr>
            <w:r>
              <w:rPr>
                <w:sz w:val="16"/>
                <w:szCs w:val="16"/>
              </w:rPr>
              <w:t>Atome (2026), McPhy (2025).</w:t>
            </w:r>
          </w:p>
        </w:tc>
      </w:tr>
      <w:tr w:rsidR="006B0D51" w14:paraId="38369526"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EAC47A" w14:textId="57FC2359" w:rsidR="006B0D51" w:rsidRDefault="006B0D51" w:rsidP="006B0D51">
            <w:pPr>
              <w:spacing w:after="40"/>
              <w:rPr>
                <w:sz w:val="16"/>
                <w:szCs w:val="16"/>
              </w:rPr>
            </w:pPr>
            <w:r>
              <w:rPr>
                <w:sz w:val="16"/>
                <w:szCs w:val="16"/>
              </w:rPr>
              <w:t>9</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80399C" w14:textId="7EE4F5B4" w:rsidR="006B0D51" w:rsidRDefault="006B0D51" w:rsidP="006B0D51">
            <w:pPr>
              <w:spacing w:after="40"/>
              <w:rPr>
                <w:sz w:val="16"/>
                <w:szCs w:val="16"/>
              </w:rPr>
            </w:pPr>
            <w:r>
              <w:rPr>
                <w:sz w:val="16"/>
                <w:szCs w:val="16"/>
              </w:rPr>
              <w:t>Offtake coverage bar (4.1.0)</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2F05D7" w14:textId="30B2FB91" w:rsidR="006B0D51" w:rsidRDefault="006B0D51" w:rsidP="006B0D51">
            <w:pPr>
              <w:spacing w:after="40"/>
              <w:rPr>
                <w:sz w:val="16"/>
                <w:szCs w:val="16"/>
              </w:rPr>
            </w:pPr>
            <w:r>
              <w:rPr>
                <w:sz w:val="16"/>
                <w:szCs w:val="16"/>
              </w:rPr>
              <w:t>Commercially plausible needs offtake terms (O2 or better) for at least 60% of planned output; a coverage that cannot be computed fails closed.</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FFDFBA" w14:textId="5D69C935" w:rsidR="006B0D51" w:rsidRDefault="006B0D51" w:rsidP="006B0D51">
            <w:pPr>
              <w:spacing w:after="40"/>
              <w:rPr>
                <w:sz w:val="16"/>
                <w:szCs w:val="16"/>
              </w:rPr>
            </w:pPr>
            <w:r>
              <w:rPr>
                <w:sz w:val="16"/>
                <w:szCs w:val="16"/>
              </w:rPr>
              <w:t xml:space="preserve">The EU Hydrogen Bank asks for exactly this at application (IF24, IF25); only about 13% of contracted clean-hydrogen volumes are fully binding. </w:t>
            </w:r>
            <w:r>
              <w:rPr>
                <w:b/>
                <w:bCs/>
                <w:color w:val="245E42"/>
                <w:sz w:val="13"/>
                <w:szCs w:val="13"/>
              </w:rPr>
              <w:t>[E]</w:t>
            </w:r>
          </w:p>
        </w:tc>
      </w:tr>
      <w:tr w:rsidR="006B0D51" w14:paraId="658FBAE8" w14:textId="77777777">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6704B41" w14:textId="3E58E6CC" w:rsidR="006B0D51" w:rsidRDefault="006B0D51" w:rsidP="006B0D51">
            <w:pPr>
              <w:spacing w:after="40"/>
              <w:rPr>
                <w:sz w:val="16"/>
                <w:szCs w:val="16"/>
              </w:rPr>
            </w:pPr>
            <w:r>
              <w:rPr>
                <w:sz w:val="16"/>
                <w:szCs w:val="16"/>
              </w:rPr>
              <w:t>10</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3E7D6" w14:textId="739AF334" w:rsidR="006B0D51" w:rsidRDefault="006B0D51" w:rsidP="006B0D51">
            <w:pPr>
              <w:spacing w:after="40"/>
              <w:rPr>
                <w:sz w:val="16"/>
                <w:szCs w:val="16"/>
              </w:rPr>
            </w:pPr>
            <w:r>
              <w:rPr>
                <w:sz w:val="16"/>
                <w:szCs w:val="16"/>
              </w:rPr>
              <w:t>Capital labels (4.1.0)</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E1D3D0" w14:textId="1A70FC97" w:rsidR="006B0D51" w:rsidRDefault="006B0D51" w:rsidP="006B0D51">
            <w:pPr>
              <w:spacing w:after="40"/>
              <w:rPr>
                <w:sz w:val="16"/>
                <w:szCs w:val="16"/>
              </w:rPr>
            </w:pPr>
            <w:r>
              <w:rPr>
                <w:sz w:val="16"/>
                <w:szCs w:val="16"/>
              </w:rPr>
              <w:t>G8’s decision reads “Senior Debt Credit Approval (conditional)”; Credit approved reads “conditional until financial close”. Identifiers unchanged.</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878896" w14:textId="7B96F981" w:rsidR="006B0D51" w:rsidRDefault="006B0D51" w:rsidP="006B0D51">
            <w:pPr>
              <w:spacing w:after="40"/>
              <w:rPr>
                <w:sz w:val="16"/>
                <w:szCs w:val="16"/>
              </w:rPr>
            </w:pPr>
            <w:r>
              <w:rPr>
                <w:sz w:val="16"/>
                <w:szCs w:val="16"/>
              </w:rPr>
              <w:t xml:space="preserve">Credit approval, financial close and drawdown ran months apart in every financing sampled, and conditional commitments lapse (Gevo, 2026). </w:t>
            </w:r>
            <w:r>
              <w:rPr>
                <w:b/>
                <w:bCs/>
                <w:color w:val="245E42"/>
                <w:sz w:val="13"/>
                <w:szCs w:val="13"/>
              </w:rPr>
              <w:t>[E]</w:t>
            </w:r>
          </w:p>
        </w:tc>
      </w:tr>
    </w:tbl>
    <w:p w14:paraId="453EE991" w14:textId="77777777" w:rsidR="004C453A" w:rsidRDefault="00000000">
      <w:pPr>
        <w:pStyle w:val="Heading2"/>
        <w:keepNext/>
        <w:spacing w:before="260" w:after="100"/>
      </w:pPr>
      <w:bookmarkStart w:id="39" w:name="_Toc241505212"/>
      <w:r>
        <w:t>8.3 The ladder, before and after</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4C453A" w14:paraId="027A9BA0" w14:textId="77777777">
        <w:trPr>
          <w:cantSplit/>
          <w:tblHeader/>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934582" w14:textId="77777777" w:rsidR="004C453A" w:rsidRDefault="00000000">
            <w:pPr>
              <w:spacing w:after="40"/>
            </w:pPr>
            <w:r>
              <w:rPr>
                <w:b/>
                <w:bCs/>
                <w:color w:val="0D5754"/>
                <w:sz w:val="16"/>
                <w:szCs w:val="16"/>
              </w:rPr>
              <w:t>State</w:t>
            </w:r>
          </w:p>
        </w:tc>
        <w:tc>
          <w:tcPr>
            <w:tcW w:w="34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DE39EF" w14:textId="07EC787A" w:rsidR="004C453A" w:rsidRDefault="006B0D51">
            <w:pPr>
              <w:spacing w:after="40"/>
            </w:pPr>
            <w:r>
              <w:t>Sept-26</w:t>
            </w:r>
          </w:p>
        </w:tc>
        <w:tc>
          <w:tcPr>
            <w:tcW w:w="38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615806" w14:textId="6E7D6110" w:rsidR="004C453A" w:rsidRDefault="006B0D51">
            <w:pPr>
              <w:spacing w:after="40"/>
            </w:pPr>
            <w:r w:rsidRPr="006B0D51">
              <w:rPr>
                <w:b/>
                <w:bCs/>
                <w:color w:val="0D5754"/>
                <w:sz w:val="16"/>
                <w:szCs w:val="16"/>
              </w:rPr>
              <w:t>As built (rules 4.1.0)</w:t>
            </w:r>
          </w:p>
        </w:tc>
      </w:tr>
      <w:tr w:rsidR="004C453A" w14:paraId="35022D3A"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B0FA81" w14:textId="77777777" w:rsidR="004C453A" w:rsidRDefault="00000000">
            <w:pPr>
              <w:spacing w:after="40"/>
            </w:pPr>
            <w:r>
              <w:rPr>
                <w:b/>
                <w:bCs/>
                <w:sz w:val="17"/>
                <w:szCs w:val="17"/>
              </w:rPr>
              <w:t>Technically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486F53F" w14:textId="77777777" w:rsidR="004C453A" w:rsidRDefault="00000000">
            <w:pPr>
              <w:spacing w:after="40"/>
            </w:pPr>
            <w:r>
              <w:rPr>
                <w:sz w:val="17"/>
                <w:szCs w:val="17"/>
              </w:rPr>
              <w:t>G0 site rights + G1 utilities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7B15DA" w14:textId="77777777" w:rsidR="004C453A" w:rsidRDefault="00000000">
            <w:pPr>
              <w:spacing w:after="40"/>
            </w:pPr>
            <w:r>
              <w:rPr>
                <w:sz w:val="17"/>
                <w:szCs w:val="17"/>
              </w:rPr>
              <w:t>Plus technology dossier, licensor term sheet, mass and energy balance (G1); site suitability (G0)</w:t>
            </w:r>
          </w:p>
        </w:tc>
      </w:tr>
      <w:tr w:rsidR="004C453A" w14:paraId="5E53BE78"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8DEC87" w14:textId="77777777" w:rsidR="004C453A" w:rsidRDefault="00000000">
            <w:pPr>
              <w:spacing w:after="40"/>
            </w:pPr>
            <w:r>
              <w:rPr>
                <w:b/>
                <w:bCs/>
                <w:sz w:val="17"/>
                <w:szCs w:val="17"/>
              </w:rPr>
              <w:t>Commercially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B7C471" w14:textId="77777777" w:rsidR="004C453A" w:rsidRDefault="00000000">
            <w:pPr>
              <w:spacing w:after="40"/>
            </w:pPr>
            <w:r>
              <w:rPr>
                <w:sz w:val="17"/>
                <w:szCs w:val="17"/>
              </w:rPr>
              <w:t>G2 certification pathway + G3 feedstock terms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F8153F" w14:textId="3844B554" w:rsidR="004C453A" w:rsidRDefault="006B0D51">
            <w:pPr>
              <w:spacing w:after="40"/>
            </w:pPr>
            <w:r w:rsidRPr="006B0D51">
              <w:rPr>
                <w:sz w:val="17"/>
                <w:szCs w:val="17"/>
              </w:rPr>
              <w:t>Plus product qualification route (G2); feedstock specification and eligibility (G3); offtake O2 or better for at least 60% of planned output (4.1.0)</w:t>
            </w:r>
          </w:p>
        </w:tc>
      </w:tr>
      <w:tr w:rsidR="004C453A" w14:paraId="077374AE"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BEDE5B" w14:textId="77777777" w:rsidR="004C453A" w:rsidRDefault="00000000">
            <w:pPr>
              <w:spacing w:after="40"/>
            </w:pPr>
            <w:r>
              <w:rPr>
                <w:b/>
                <w:bCs/>
                <w:sz w:val="17"/>
                <w:szCs w:val="17"/>
              </w:rPr>
              <w:t>Buildable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651DF4" w14:textId="77777777" w:rsidR="004C453A" w:rsidRDefault="00000000">
            <w:pPr>
              <w:spacing w:after="40"/>
            </w:pPr>
            <w:r>
              <w:rPr>
                <w:sz w:val="17"/>
                <w:szCs w:val="17"/>
              </w:rPr>
              <w:t>G4 executed offtake + G5 EPC agreed form</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AEBC2" w14:textId="14E6D0B6" w:rsidR="004C453A" w:rsidRDefault="00000000">
            <w:pPr>
              <w:spacing w:after="40"/>
            </w:pPr>
            <w:r>
              <w:rPr>
                <w:sz w:val="17"/>
                <w:szCs w:val="17"/>
              </w:rPr>
              <w:t xml:space="preserve">Offtake O4 (binding with conditions, realistic longstop) + EPC E4 (includes FEED Class 3, licence guarantee, security) + independent technical review </w:t>
            </w:r>
            <w:r w:rsidR="006B0D51" w:rsidRPr="006B0D51">
              <w:rPr>
                <w:sz w:val="17"/>
                <w:szCs w:val="17"/>
              </w:rPr>
              <w:t>(G5) + no failed check among C1–C8</w:t>
            </w:r>
          </w:p>
        </w:tc>
      </w:tr>
      <w:tr w:rsidR="004C453A" w14:paraId="1184D676"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4FECC8" w14:textId="77777777" w:rsidR="004C453A" w:rsidRDefault="00000000">
            <w:pPr>
              <w:spacing w:after="40"/>
            </w:pPr>
            <w:r>
              <w:rPr>
                <w:b/>
                <w:bCs/>
                <w:sz w:val="17"/>
                <w:szCs w:val="17"/>
              </w:rPr>
              <w:t>Structurally bankable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3BAFFD" w14:textId="77777777" w:rsidR="004C453A" w:rsidRDefault="00000000">
            <w:pPr>
              <w:spacing w:after="40"/>
            </w:pPr>
            <w:r>
              <w:rPr>
                <w:sz w:val="17"/>
                <w:szCs w:val="17"/>
              </w:rPr>
              <w:t>G6 lenders’ engineer + G7 insurability</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DB5626" w14:textId="77777777" w:rsidR="004C453A" w:rsidRDefault="00000000">
            <w:pPr>
              <w:spacing w:after="40"/>
            </w:pPr>
            <w:r>
              <w:rPr>
                <w:sz w:val="17"/>
                <w:szCs w:val="17"/>
              </w:rPr>
              <w:t>Project finance: lenders’ engineer; offtake O6. All projects: producer insurance needs confirmed</w:t>
            </w:r>
          </w:p>
        </w:tc>
      </w:tr>
      <w:tr w:rsidR="004C453A" w14:paraId="4E06CDFC"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241AA6" w14:textId="77777777" w:rsidR="004C453A" w:rsidRDefault="00000000">
            <w:pPr>
              <w:spacing w:after="40"/>
            </w:pPr>
            <w:r>
              <w:rPr>
                <w:b/>
                <w:bCs/>
                <w:sz w:val="17"/>
                <w:szCs w:val="17"/>
              </w:rPr>
              <w:t>Credit approved</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F2B77" w14:textId="77777777" w:rsidR="004C453A" w:rsidRDefault="00000000">
            <w:pPr>
              <w:spacing w:after="40"/>
            </w:pPr>
            <w:r>
              <w:rPr>
                <w:sz w:val="17"/>
                <w:szCs w:val="17"/>
              </w:rPr>
              <w:t>G8 audited model</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D37A46" w14:textId="0D08D4D2" w:rsidR="004C453A" w:rsidRDefault="00000000">
            <w:pPr>
              <w:spacing w:after="40"/>
            </w:pPr>
            <w:r>
              <w:rPr>
                <w:sz w:val="17"/>
                <w:szCs w:val="17"/>
              </w:rPr>
              <w:t>Plus model-to-contract coherence (C10)</w:t>
            </w:r>
            <w:r w:rsidR="006B0D51">
              <w:t xml:space="preserve"> </w:t>
            </w:r>
            <w:r w:rsidR="006B0D51" w:rsidRPr="006B0D51">
              <w:rPr>
                <w:sz w:val="17"/>
                <w:szCs w:val="17"/>
              </w:rPr>
              <w:t>); the approval stays conditional until financial close</w:t>
            </w:r>
          </w:p>
        </w:tc>
      </w:tr>
      <w:tr w:rsidR="004C453A" w14:paraId="7827CE0A"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6190E71" w14:textId="77777777" w:rsidR="004C453A" w:rsidRDefault="00000000">
            <w:pPr>
              <w:spacing w:after="40"/>
            </w:pPr>
            <w:r>
              <w:rPr>
                <w:b/>
                <w:bCs/>
                <w:sz w:val="17"/>
                <w:szCs w:val="17"/>
              </w:rPr>
              <w:t>Financeable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BF359" w14:textId="77777777" w:rsidR="004C453A" w:rsidRDefault="00000000">
            <w:pPr>
              <w:spacing w:after="40"/>
            </w:pPr>
            <w:r>
              <w:rPr>
                <w:sz w:val="17"/>
                <w:szCs w:val="17"/>
              </w:rPr>
              <w:t>G9 permits + G10 financial close</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C35F33" w14:textId="1380B0E3" w:rsidR="004C453A" w:rsidRDefault="006B0D51">
            <w:pPr>
              <w:spacing w:after="40"/>
            </w:pPr>
            <w:r w:rsidRPr="006B0D51">
              <w:rPr>
                <w:sz w:val="17"/>
                <w:szCs w:val="17"/>
              </w:rPr>
              <w:t>Permits + FID lock (all projects): offtake effective at O5 (balance sheet) or O7 (project finance), EPC E6, O&amp;M in place, force majeure aligned (C9); lender conditions for project finance only</w:t>
            </w:r>
          </w:p>
        </w:tc>
      </w:tr>
      <w:tr w:rsidR="004C453A" w14:paraId="2E306092" w14:textId="77777777">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183D69" w14:textId="77777777" w:rsidR="004C453A" w:rsidRDefault="00000000">
            <w:pPr>
              <w:spacing w:after="40"/>
            </w:pPr>
            <w:r>
              <w:rPr>
                <w:b/>
                <w:bCs/>
                <w:sz w:val="17"/>
                <w:szCs w:val="17"/>
              </w:rPr>
              <w:t>Operational</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F8AEA5" w14:textId="77777777" w:rsidR="004C453A" w:rsidRDefault="00000000">
            <w:pPr>
              <w:spacing w:after="40"/>
            </w:pPr>
            <w:r>
              <w:rPr>
                <w:sz w:val="17"/>
                <w:szCs w:val="17"/>
              </w:rPr>
              <w:t>G11 COD, tests, operating permit, MRV, stable operation</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50F76A" w14:textId="77777777" w:rsidR="004C453A" w:rsidRDefault="00000000">
            <w:pPr>
              <w:spacing w:after="40"/>
            </w:pPr>
            <w:r>
              <w:rPr>
                <w:sz w:val="17"/>
                <w:szCs w:val="17"/>
              </w:rPr>
              <w:t>Plus certificates issued and first on-specification deliveries accepted</w:t>
            </w:r>
          </w:p>
        </w:tc>
      </w:tr>
    </w:tbl>
    <w:p w14:paraId="10F58A52" w14:textId="77777777" w:rsidR="004C453A" w:rsidRDefault="00000000">
      <w:pPr>
        <w:pStyle w:val="Heading2"/>
        <w:keepNext/>
        <w:spacing w:before="260" w:after="100"/>
      </w:pPr>
      <w:bookmarkStart w:id="40" w:name="_Toc241505213"/>
      <w:r>
        <w:t>8.4 Ten commitment coherence checks</w:t>
      </w:r>
      <w:bookmarkEnd w:id="40"/>
    </w:p>
    <w:p w14:paraId="36C837FE" w14:textId="3CBEDA08" w:rsidR="004C453A" w:rsidRDefault="00000000">
      <w:pPr>
        <w:spacing w:after="120"/>
      </w:pPr>
      <w:r>
        <w:t xml:space="preserve">Each </w:t>
      </w:r>
      <w:r w:rsidR="006B0D51" w:rsidRPr="006B0D51">
        <w:t>check compares two commitments recorded on GEX’s commitment cards: the producer’s statement of its contracts, not the documents themselves. None needs a new party to act</w:t>
      </w:r>
      <w:r>
        <w:t>.</w:t>
      </w:r>
      <w:r w:rsidR="009D5DF5" w:rsidRPr="009D5DF5">
        <w:t xml:space="preserve"> </w:t>
      </w:r>
      <w:r w:rsidR="009D5DF5" w:rsidRPr="009D5DF5">
        <w:t>PASS and FAIL decide, and a FAIL blocks the gate the check belongs to; NOT_EVALUABLE (data missing) and NOT_APPLICABLE never block and never count as a pass.</w:t>
      </w:r>
      <w:r>
        <w:t xml:space="preserve"> </w:t>
      </w:r>
      <w:r>
        <w:rPr>
          <w:b/>
          <w:bCs/>
          <w:color w:val="A8341A"/>
          <w:sz w:val="18"/>
          <w:szCs w:val="18"/>
        </w:rPr>
        <w:t>[</w:t>
      </w:r>
      <w:r w:rsidR="009D5DF5">
        <w:rPr>
          <w:b/>
          <w:bCs/>
          <w:color w:val="A8341A"/>
          <w:sz w:val="18"/>
          <w:szCs w:val="18"/>
        </w:rPr>
        <w:t>GEX</w:t>
      </w:r>
      <w:r>
        <w:rPr>
          <w:b/>
          <w:bCs/>
          <w:color w:val="A8341A"/>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3860"/>
      </w:tblGrid>
      <w:tr w:rsidR="004C453A" w14:paraId="541FD0FB" w14:textId="77777777">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18DAB3" w14:textId="77777777" w:rsidR="004C453A" w:rsidRDefault="00000000">
            <w:pPr>
              <w:spacing w:after="40"/>
            </w:pPr>
            <w:r>
              <w:rPr>
                <w:b/>
                <w:bCs/>
                <w:color w:val="0D5754"/>
                <w:sz w:val="16"/>
                <w:szCs w:val="16"/>
              </w:rPr>
              <w:t>Check</w:t>
            </w:r>
          </w:p>
        </w:tc>
        <w:tc>
          <w:tcPr>
            <w:tcW w:w="4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68ACD2E" w14:textId="77777777" w:rsidR="004C453A" w:rsidRDefault="00000000">
            <w:pPr>
              <w:spacing w:after="40"/>
            </w:pPr>
            <w:r>
              <w:rPr>
                <w:b/>
                <w:bCs/>
                <w:color w:val="0D5754"/>
                <w:sz w:val="16"/>
                <w:szCs w:val="16"/>
              </w:rPr>
              <w:t>Test</w:t>
            </w:r>
          </w:p>
        </w:tc>
        <w:tc>
          <w:tcPr>
            <w:tcW w:w="38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5EE5AD7" w14:textId="77777777" w:rsidR="004C453A" w:rsidRDefault="00000000">
            <w:pPr>
              <w:spacing w:after="40"/>
            </w:pPr>
            <w:r>
              <w:rPr>
                <w:b/>
                <w:bCs/>
                <w:color w:val="0D5754"/>
                <w:sz w:val="16"/>
                <w:szCs w:val="16"/>
              </w:rPr>
              <w:t>Why it matters</w:t>
            </w:r>
          </w:p>
        </w:tc>
      </w:tr>
      <w:tr w:rsidR="004C453A" w14:paraId="41F857AD"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A11628" w14:textId="77777777" w:rsidR="004C453A" w:rsidRDefault="00000000">
            <w:pPr>
              <w:spacing w:after="40"/>
            </w:pPr>
            <w:r>
              <w:rPr>
                <w:sz w:val="16"/>
                <w:szCs w:val="16"/>
              </w:rPr>
              <w:t>C1</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DBE8BB" w14:textId="5460BE64" w:rsidR="004C453A" w:rsidRDefault="00000000">
            <w:pPr>
              <w:spacing w:after="40"/>
            </w:pPr>
            <w:r>
              <w:rPr>
                <w:sz w:val="16"/>
                <w:szCs w:val="16"/>
              </w:rPr>
              <w:t xml:space="preserve">First delivery date </w:t>
            </w:r>
            <w:r w:rsidR="009D5DF5">
              <w:rPr>
                <w:sz w:val="16"/>
                <w:szCs w:val="16"/>
              </w:rPr>
              <w:t xml:space="preserve">after </w:t>
            </w:r>
            <w:r>
              <w:rPr>
                <w:sz w:val="16"/>
                <w:szCs w:val="16"/>
              </w:rPr>
              <w:t>EPC guaranteed completion + commissioning and ramp-up allowance</w:t>
            </w:r>
            <w:r w:rsidR="009D5DF5">
              <w:rPr>
                <w:sz w:val="16"/>
                <w:szCs w:val="16"/>
              </w:rPr>
              <w:t xml:space="preserve">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C0C7F" w14:textId="77777777" w:rsidR="004C453A" w:rsidRDefault="00000000">
            <w:pPr>
              <w:spacing w:after="40"/>
            </w:pPr>
            <w:r>
              <w:rPr>
                <w:sz w:val="16"/>
                <w:szCs w:val="16"/>
              </w:rPr>
              <w:t xml:space="preserve">Kassø, LanzaJet: ramp-up takes months </w:t>
            </w:r>
            <w:r>
              <w:rPr>
                <w:b/>
                <w:bCs/>
                <w:color w:val="245E42"/>
                <w:sz w:val="13"/>
                <w:szCs w:val="13"/>
              </w:rPr>
              <w:t>[E]</w:t>
            </w:r>
          </w:p>
        </w:tc>
      </w:tr>
      <w:tr w:rsidR="004C453A" w14:paraId="6AAF0D5D"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486521" w14:textId="77777777" w:rsidR="004C453A" w:rsidRDefault="00000000">
            <w:pPr>
              <w:spacing w:after="40"/>
            </w:pPr>
            <w:r>
              <w:rPr>
                <w:sz w:val="16"/>
                <w:szCs w:val="16"/>
              </w:rPr>
              <w:t>C2</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5CA8A9" w14:textId="73E4C396" w:rsidR="004C453A" w:rsidRDefault="009D5DF5">
            <w:pPr>
              <w:spacing w:after="40"/>
            </w:pPr>
            <w:r w:rsidRPr="009D5DF5">
              <w:rPr>
                <w:sz w:val="16"/>
                <w:szCs w:val="16"/>
              </w:rPr>
              <w:t>Contracted volume within guaranteed capacity × expected availability × ramp-up availability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F3708" w14:textId="77777777" w:rsidR="004C453A" w:rsidRDefault="00000000">
            <w:pPr>
              <w:spacing w:after="40"/>
            </w:pPr>
            <w:r>
              <w:rPr>
                <w:sz w:val="16"/>
                <w:szCs w:val="16"/>
              </w:rPr>
              <w:t xml:space="preserve">Nameplate is not output (Kassø ~32 of 42 kt) </w:t>
            </w:r>
            <w:r>
              <w:rPr>
                <w:b/>
                <w:bCs/>
                <w:color w:val="245E42"/>
                <w:sz w:val="13"/>
                <w:szCs w:val="13"/>
              </w:rPr>
              <w:t>[E]</w:t>
            </w:r>
          </w:p>
        </w:tc>
      </w:tr>
      <w:tr w:rsidR="004C453A" w14:paraId="55D6934E"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A0925C" w14:textId="77777777" w:rsidR="004C453A" w:rsidRDefault="00000000">
            <w:pPr>
              <w:spacing w:after="40"/>
            </w:pPr>
            <w:r>
              <w:rPr>
                <w:sz w:val="16"/>
                <w:szCs w:val="16"/>
              </w:rPr>
              <w:lastRenderedPageBreak/>
              <w:t>C3</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1BAAA4" w14:textId="2A7079C3" w:rsidR="004C453A" w:rsidRDefault="00000000">
            <w:pPr>
              <w:spacing w:after="40"/>
            </w:pPr>
            <w:r>
              <w:rPr>
                <w:sz w:val="16"/>
                <w:szCs w:val="16"/>
              </w:rPr>
              <w:t xml:space="preserve">Offtake specification guaranteed by </w:t>
            </w:r>
            <w:r w:rsidR="009D5DF5">
              <w:rPr>
                <w:sz w:val="16"/>
                <w:szCs w:val="16"/>
              </w:rPr>
              <w:t xml:space="preserve">the EPC or </w:t>
            </w:r>
            <w:r>
              <w:rPr>
                <w:sz w:val="16"/>
                <w:szCs w:val="16"/>
              </w:rPr>
              <w:t xml:space="preserve">licensor </w:t>
            </w:r>
            <w:r w:rsidR="009D5DF5">
              <w:rPr>
                <w:sz w:val="16"/>
                <w:szCs w:val="16"/>
              </w:rPr>
              <w:t>(G4)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6E1989" w14:textId="77777777" w:rsidR="004C453A" w:rsidRDefault="00000000">
            <w:pPr>
              <w:spacing w:after="40"/>
            </w:pPr>
            <w:r>
              <w:rPr>
                <w:sz w:val="16"/>
                <w:szCs w:val="16"/>
              </w:rPr>
              <w:t xml:space="preserve">Off-specification remedies fall on the seller </w:t>
            </w:r>
            <w:r>
              <w:rPr>
                <w:b/>
                <w:bCs/>
                <w:color w:val="0D5754"/>
                <w:sz w:val="13"/>
                <w:szCs w:val="13"/>
              </w:rPr>
              <w:t>[P]</w:t>
            </w:r>
          </w:p>
        </w:tc>
      </w:tr>
      <w:tr w:rsidR="004C453A" w14:paraId="30DEBECA"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DFEF7" w14:textId="77777777" w:rsidR="004C453A" w:rsidRDefault="00000000">
            <w:pPr>
              <w:spacing w:after="40"/>
            </w:pPr>
            <w:r>
              <w:rPr>
                <w:sz w:val="16"/>
                <w:szCs w:val="16"/>
              </w:rPr>
              <w:t>C4</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B053A" w14:textId="7F7D9051" w:rsidR="004C453A" w:rsidRDefault="00000000">
            <w:pPr>
              <w:spacing w:after="40"/>
            </w:pPr>
            <w:r>
              <w:rPr>
                <w:sz w:val="16"/>
                <w:szCs w:val="16"/>
              </w:rPr>
              <w:t xml:space="preserve">Offtake delay </w:t>
            </w:r>
            <w:r w:rsidR="009D5DF5" w:rsidRPr="009D5DF5">
              <w:rPr>
                <w:sz w:val="16"/>
                <w:szCs w:val="16"/>
              </w:rPr>
              <w:t>exposure backed by EPC damages, contingency and sponsor support (G5)</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543E16" w14:textId="77777777" w:rsidR="004C453A" w:rsidRDefault="00000000">
            <w:pPr>
              <w:spacing w:after="40"/>
            </w:pPr>
            <w:r>
              <w:rPr>
                <w:sz w:val="16"/>
                <w:szCs w:val="16"/>
              </w:rPr>
              <w:t>Unbacked exposure lands on equity</w:t>
            </w:r>
          </w:p>
        </w:tc>
      </w:tr>
      <w:tr w:rsidR="004C453A" w14:paraId="075BE2C5"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4A1B54" w14:textId="77777777" w:rsidR="004C453A" w:rsidRDefault="00000000">
            <w:pPr>
              <w:spacing w:after="40"/>
            </w:pPr>
            <w:r>
              <w:rPr>
                <w:sz w:val="16"/>
                <w:szCs w:val="16"/>
              </w:rPr>
              <w:t>C5</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075E72" w14:textId="606527A9" w:rsidR="004C453A" w:rsidRDefault="009D5DF5">
            <w:pPr>
              <w:spacing w:after="40"/>
            </w:pPr>
            <w:r w:rsidRPr="009D5DF5">
              <w:rPr>
                <w:sz w:val="16"/>
                <w:szCs w:val="16"/>
              </w:rPr>
              <w:t>Longstop covers permits, investment decision, construction and commissioning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F4236" w14:textId="77777777" w:rsidR="004C453A" w:rsidRDefault="00000000">
            <w:pPr>
              <w:spacing w:after="40"/>
            </w:pPr>
            <w:r>
              <w:rPr>
                <w:sz w:val="16"/>
                <w:szCs w:val="16"/>
              </w:rPr>
              <w:t xml:space="preserve">Longstop failure lets the buyer walk </w:t>
            </w:r>
            <w:r>
              <w:rPr>
                <w:b/>
                <w:bCs/>
                <w:color w:val="0D5754"/>
                <w:sz w:val="13"/>
                <w:szCs w:val="13"/>
              </w:rPr>
              <w:t>[P]</w:t>
            </w:r>
          </w:p>
        </w:tc>
      </w:tr>
      <w:tr w:rsidR="004C453A" w14:paraId="3E5CE55C"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7482D" w14:textId="77777777" w:rsidR="004C453A" w:rsidRDefault="00000000">
            <w:pPr>
              <w:spacing w:after="40"/>
            </w:pPr>
            <w:r>
              <w:rPr>
                <w:sz w:val="16"/>
                <w:szCs w:val="16"/>
              </w:rPr>
              <w:t>C6</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38D16B" w14:textId="188A9F9C" w:rsidR="004C453A" w:rsidRDefault="00000000">
            <w:pPr>
              <w:spacing w:after="40"/>
            </w:pPr>
            <w:r>
              <w:rPr>
                <w:sz w:val="16"/>
                <w:szCs w:val="16"/>
              </w:rPr>
              <w:t xml:space="preserve">Feedstock and power </w:t>
            </w:r>
            <w:r w:rsidR="009D5DF5" w:rsidRPr="009D5DF5">
              <w:rPr>
                <w:sz w:val="16"/>
                <w:szCs w:val="16"/>
              </w:rPr>
              <w:t>contracted for the offtake’s volume and tenor (G4)</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C6E570" w14:textId="77777777" w:rsidR="004C453A" w:rsidRDefault="00000000">
            <w:pPr>
              <w:spacing w:after="40"/>
            </w:pPr>
            <w:r>
              <w:rPr>
                <w:sz w:val="16"/>
                <w:szCs w:val="16"/>
              </w:rPr>
              <w:t>Supply shorter than sales is a hidden merchant position</w:t>
            </w:r>
          </w:p>
        </w:tc>
      </w:tr>
      <w:tr w:rsidR="004C453A" w14:paraId="69208ABB"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D7D4F0" w14:textId="77777777" w:rsidR="004C453A" w:rsidRDefault="00000000">
            <w:pPr>
              <w:spacing w:after="40"/>
            </w:pPr>
            <w:r>
              <w:rPr>
                <w:sz w:val="16"/>
                <w:szCs w:val="16"/>
              </w:rPr>
              <w:t>C7</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10BED9" w14:textId="05F37E49" w:rsidR="004C453A" w:rsidRDefault="00000000">
            <w:pPr>
              <w:spacing w:after="40"/>
            </w:pPr>
            <w:r>
              <w:rPr>
                <w:sz w:val="16"/>
                <w:szCs w:val="16"/>
              </w:rPr>
              <w:t xml:space="preserve">Power and CO2 sourcing </w:t>
            </w:r>
            <w:r w:rsidR="00667D30">
              <w:rPr>
                <w:sz w:val="16"/>
                <w:szCs w:val="16"/>
              </w:rPr>
              <w:t>meet</w:t>
            </w:r>
            <w:r>
              <w:rPr>
                <w:sz w:val="16"/>
                <w:szCs w:val="16"/>
              </w:rPr>
              <w:t xml:space="preserve"> the certification </w:t>
            </w:r>
            <w:r w:rsidR="00667D30">
              <w:rPr>
                <w:sz w:val="16"/>
                <w:szCs w:val="16"/>
              </w:rPr>
              <w:t xml:space="preserve">rules </w:t>
            </w:r>
            <w:r>
              <w:rPr>
                <w:sz w:val="16"/>
                <w:szCs w:val="16"/>
              </w:rPr>
              <w:t>the offtake requires</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6657F" w14:textId="77777777" w:rsidR="004C453A" w:rsidRDefault="00000000">
            <w:pPr>
              <w:spacing w:after="40"/>
            </w:pPr>
            <w:r>
              <w:rPr>
                <w:sz w:val="16"/>
                <w:szCs w:val="16"/>
              </w:rPr>
              <w:t>The premium depends on the certificate</w:t>
            </w:r>
          </w:p>
        </w:tc>
      </w:tr>
      <w:tr w:rsidR="004C453A" w:rsidRPr="00C03ED8" w14:paraId="02325837"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7720B8" w14:textId="77777777" w:rsidR="004C453A" w:rsidRDefault="00000000">
            <w:pPr>
              <w:spacing w:after="40"/>
            </w:pPr>
            <w:r>
              <w:rPr>
                <w:sz w:val="16"/>
                <w:szCs w:val="16"/>
              </w:rPr>
              <w:t>C8</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2F0531" w14:textId="497199AC" w:rsidR="004C453A" w:rsidRDefault="00667D30">
            <w:pPr>
              <w:spacing w:after="40"/>
            </w:pPr>
            <w:r w:rsidRPr="00667D30">
              <w:rPr>
                <w:sz w:val="16"/>
                <w:szCs w:val="16"/>
              </w:rPr>
              <w:t>Producer certifies under the scheme the offtake requires (G4</w:t>
            </w:r>
            <w:r>
              <w:rPr>
                <w:sz w:val="16"/>
                <w:szCs w:val="16"/>
              </w:rPr>
              <w:t>)</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6F42E" w14:textId="77777777" w:rsidR="004C453A" w:rsidRPr="00DF5031" w:rsidRDefault="00000000">
            <w:pPr>
              <w:spacing w:after="40"/>
              <w:rPr>
                <w:lang w:val="de-DE"/>
              </w:rPr>
            </w:pPr>
            <w:r w:rsidRPr="00DF5031">
              <w:rPr>
                <w:sz w:val="16"/>
                <w:szCs w:val="16"/>
                <w:lang w:val="de-DE"/>
              </w:rPr>
              <w:t xml:space="preserve">ReFuelEU, FuelEU, CORSIA differ </w:t>
            </w:r>
            <w:r w:rsidRPr="00DF5031">
              <w:rPr>
                <w:b/>
                <w:bCs/>
                <w:color w:val="245E42"/>
                <w:sz w:val="13"/>
                <w:szCs w:val="13"/>
                <w:lang w:val="de-DE"/>
              </w:rPr>
              <w:t>[E]</w:t>
            </w:r>
          </w:p>
        </w:tc>
      </w:tr>
      <w:tr w:rsidR="004C453A" w14:paraId="71FBDE2F"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6EDEBD" w14:textId="77777777" w:rsidR="004C453A" w:rsidRDefault="00000000">
            <w:pPr>
              <w:spacing w:after="40"/>
            </w:pPr>
            <w:r>
              <w:rPr>
                <w:sz w:val="16"/>
                <w:szCs w:val="16"/>
              </w:rPr>
              <w:t>C9</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63F1AD" w14:textId="7751625F" w:rsidR="004C453A" w:rsidRDefault="00000000">
            <w:pPr>
              <w:spacing w:after="40"/>
            </w:pPr>
            <w:r>
              <w:rPr>
                <w:sz w:val="16"/>
                <w:szCs w:val="16"/>
              </w:rPr>
              <w:t>Force majeure and change-in-law definitions aligned across offtake, EPC, feedstock and PPA</w:t>
            </w:r>
            <w:r w:rsidR="00667D30">
              <w:rPr>
                <w:sz w:val="16"/>
                <w:szCs w:val="16"/>
              </w:rPr>
              <w:t xml:space="preserve"> supply contracts (G10)</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3B2B60" w14:textId="77777777" w:rsidR="004C453A" w:rsidRDefault="00000000">
            <w:pPr>
              <w:spacing w:after="40"/>
            </w:pPr>
            <w:r>
              <w:rPr>
                <w:sz w:val="16"/>
                <w:szCs w:val="16"/>
              </w:rPr>
              <w:t xml:space="preserve">OIES: misalignment leaves one party liable under one contract and excused under another </w:t>
            </w:r>
            <w:r>
              <w:rPr>
                <w:b/>
                <w:bCs/>
                <w:color w:val="0D5754"/>
                <w:sz w:val="13"/>
                <w:szCs w:val="13"/>
              </w:rPr>
              <w:t>[P]</w:t>
            </w:r>
          </w:p>
        </w:tc>
      </w:tr>
      <w:tr w:rsidR="004C453A" w14:paraId="47BB7D51" w14:textId="77777777">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A8E2" w14:textId="77777777" w:rsidR="004C453A" w:rsidRDefault="00000000">
            <w:pPr>
              <w:spacing w:after="40"/>
            </w:pPr>
            <w:r>
              <w:rPr>
                <w:sz w:val="16"/>
                <w:szCs w:val="16"/>
              </w:rPr>
              <w:t>C10</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6D105" w14:textId="77F32463" w:rsidR="004C453A" w:rsidRDefault="00000000">
            <w:pPr>
              <w:spacing w:after="40"/>
            </w:pPr>
            <w:r>
              <w:rPr>
                <w:sz w:val="16"/>
                <w:szCs w:val="16"/>
              </w:rPr>
              <w:t xml:space="preserve">Model inputs equal contract terms (prices, volumes, tenors, damages); offtake tenor </w:t>
            </w:r>
            <w:r w:rsidR="00667D30">
              <w:rPr>
                <w:sz w:val="16"/>
                <w:szCs w:val="16"/>
              </w:rPr>
              <w:t>covers (</w:t>
            </w:r>
            <w:r>
              <w:rPr>
                <w:sz w:val="16"/>
                <w:szCs w:val="16"/>
              </w:rPr>
              <w:t>≥</w:t>
            </w:r>
            <w:r w:rsidR="00667D30">
              <w:rPr>
                <w:sz w:val="16"/>
                <w:szCs w:val="16"/>
              </w:rPr>
              <w:t>)</w:t>
            </w:r>
            <w:r>
              <w:rPr>
                <w:sz w:val="16"/>
                <w:szCs w:val="16"/>
              </w:rPr>
              <w:t xml:space="preserve"> debt tenor for project finance</w:t>
            </w:r>
            <w:r w:rsidR="00667D30">
              <w:rPr>
                <w:sz w:val="16"/>
                <w:szCs w:val="16"/>
              </w:rPr>
              <w:t xml:space="preserve"> (G8)</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DB4BC" w14:textId="77777777" w:rsidR="004C453A" w:rsidRDefault="00000000">
            <w:pPr>
              <w:spacing w:after="40"/>
            </w:pPr>
            <w:r>
              <w:rPr>
                <w:sz w:val="16"/>
                <w:szCs w:val="16"/>
              </w:rPr>
              <w:t>The credit decision is only as good as its inputs</w:t>
            </w:r>
          </w:p>
        </w:tc>
      </w:tr>
    </w:tbl>
    <w:p w14:paraId="3C1CFB18" w14:textId="46E1C18B" w:rsidR="00667D30" w:rsidRDefault="00667D30" w:rsidP="00667D30">
      <w:bookmarkStart w:id="41" w:name="_Toc241505214"/>
      <w:r w:rsidRPr="00667D30">
        <w:t>Post-FID triggers. T1: power contract or public support terms revoked (blocks G1). T2: certification suspended (blocks G2 and G11). T3: EPC contractor or key OEM insolvent (blocks G5). Each is recorded on the supply or EPC card. [GEX]</w:t>
      </w:r>
    </w:p>
    <w:p w14:paraId="7EC3715A" w14:textId="274FD14B" w:rsidR="004C453A" w:rsidRDefault="00000000">
      <w:pPr>
        <w:pStyle w:val="Heading2"/>
        <w:keepNext/>
        <w:spacing w:before="260" w:after="100"/>
      </w:pPr>
      <w:r>
        <w:t>8.5 What not to do</w:t>
      </w:r>
      <w:bookmarkEnd w:id="41"/>
    </w:p>
    <w:p w14:paraId="2AE07D3D" w14:textId="77777777" w:rsidR="004C453A" w:rsidRDefault="00000000">
      <w:pPr>
        <w:pStyle w:val="ListParagraph"/>
        <w:numPr>
          <w:ilvl w:val="0"/>
          <w:numId w:val="3"/>
        </w:numPr>
        <w:spacing w:after="70"/>
      </w:pPr>
      <w:r>
        <w:t>Do not add gates for each stakeholder. Seven parallel checklists would recreate the bureaucracy the gates exist to remove.</w:t>
      </w:r>
    </w:p>
    <w:p w14:paraId="0131443D" w14:textId="77777777" w:rsidR="004C453A" w:rsidRDefault="00000000">
      <w:pPr>
        <w:pStyle w:val="ListParagraph"/>
        <w:numPr>
          <w:ilvl w:val="0"/>
          <w:numId w:val="3"/>
        </w:numPr>
        <w:spacing w:after="70"/>
      </w:pPr>
      <w:r>
        <w:t>Do not score lenses separately. A producer-green, lender-red gate invites each party to read its own colour.</w:t>
      </w:r>
    </w:p>
    <w:p w14:paraId="5A1378AE" w14:textId="77777777" w:rsidR="004C453A" w:rsidRDefault="00000000">
      <w:pPr>
        <w:pStyle w:val="ListParagraph"/>
        <w:numPr>
          <w:ilvl w:val="0"/>
          <w:numId w:val="3"/>
        </w:numPr>
        <w:spacing w:after="70"/>
      </w:pPr>
      <w:r>
        <w:t>Do not grade offtakes from press releases. “Legally binding, subject to conditions precedent” and “take-or-pay” read alike in announcements; the card must come from the contract.</w:t>
      </w:r>
    </w:p>
    <w:p w14:paraId="38097E9C" w14:textId="77777777" w:rsidR="004C453A" w:rsidRDefault="00000000">
      <w:pPr>
        <w:pStyle w:val="ListParagraph"/>
        <w:numPr>
          <w:ilvl w:val="0"/>
          <w:numId w:val="3"/>
        </w:numPr>
        <w:spacing w:after="70"/>
      </w:pPr>
      <w:r>
        <w:t>Do not treat an O4 offtake as revenue, or an E4 EPC as a price. Both are conditional until FID.</w:t>
      </w:r>
    </w:p>
    <w:p w14:paraId="6B58BBDF" w14:textId="17EBB035" w:rsidR="00667D30" w:rsidRDefault="00000000" w:rsidP="00667D30">
      <w:pPr>
        <w:pStyle w:val="ListParagraph"/>
        <w:numPr>
          <w:ilvl w:val="0"/>
          <w:numId w:val="3"/>
        </w:numPr>
        <w:spacing w:after="70"/>
      </w:pPr>
      <w:r>
        <w:t>Do not relabel existing evidence to fit the new ladders. The same rule applied when rules 3.0.0 retired 26 keys.</w:t>
      </w:r>
    </w:p>
    <w:p w14:paraId="462C381F" w14:textId="77777777" w:rsidR="00667D30" w:rsidRDefault="00667D30" w:rsidP="00667D30">
      <w:pPr>
        <w:pStyle w:val="ListParagraph"/>
        <w:numPr>
          <w:ilvl w:val="0"/>
          <w:numId w:val="3"/>
        </w:numPr>
        <w:spacing w:after="70"/>
      </w:pPr>
      <w:r>
        <w:t>Do not publish a composite, quality or trust score. GEX shows gate determinations, O- and E-levels, offtake coverage and coherence results; any internal score must be derived from them, never typed. [GEX]</w:t>
      </w:r>
    </w:p>
    <w:p w14:paraId="212AFCE4" w14:textId="1C898AFF" w:rsidR="00667D30" w:rsidRDefault="00667D30" w:rsidP="00667D30">
      <w:pPr>
        <w:pStyle w:val="ListParagraph"/>
        <w:numPr>
          <w:ilvl w:val="0"/>
          <w:numId w:val="3"/>
        </w:numPr>
        <w:spacing w:after="70"/>
      </w:pPr>
      <w:r>
        <w:t>Do not let each capital provider configure its own thresholds. There is one GEX standard, and each provider applies its own credit criteria to the evidence GEX shows. [GEX]</w:t>
      </w:r>
    </w:p>
    <w:p w14:paraId="584BD6B2" w14:textId="3BD141E2" w:rsidR="004C453A" w:rsidRDefault="00000000">
      <w:pPr>
        <w:pStyle w:val="Heading2"/>
        <w:keepNext/>
        <w:spacing w:before="260" w:after="100"/>
      </w:pPr>
      <w:bookmarkStart w:id="42" w:name="_Toc241505215"/>
      <w:r>
        <w:t xml:space="preserve">8.6 What </w:t>
      </w:r>
      <w:bookmarkEnd w:id="42"/>
      <w:r w:rsidR="00667D30" w:rsidRPr="00667D30">
        <w:t>GEX does and does not decide</w:t>
      </w:r>
    </w:p>
    <w:p w14:paraId="69C3B3D3" w14:textId="77777777" w:rsidR="00667D30" w:rsidRDefault="00667D30" w:rsidP="00667D30">
      <w:pPr>
        <w:spacing w:after="120"/>
      </w:pPr>
      <w:r>
        <w:t>GEX enforces the evidence standard; capital providers make every funding decision. GEX decides whether each item’s evidence is verified at the required maturity, each gate’s determination, the project’s state, the O- and E-levels and the coherence results; a gate that falls short is blocked, and the platform refuses evidence that breaks the rules. GEX does not decide whether to fund. A satisfied gate makes a project eligible for the named capital provider’s decision, and each provider applies its own credit criteria to the evidence GEX shows. [GEX]</w:t>
      </w:r>
    </w:p>
    <w:p w14:paraId="13D69A52" w14:textId="77777777" w:rsidR="00667D30" w:rsidRDefault="00667D30" w:rsidP="00667D30">
      <w:pPr>
        <w:spacing w:after="120"/>
      </w:pPr>
      <w:r>
        <w:t>Funders enforce their own hard conditions, and GEX’s blocking mirrors that practice for evidence: the EU Hydrogen Bank calls the completion guarantee and terminates the grant when financial close or entry into operation comes too late; the UK SAF mechanism’s milestone requirements let the government counterparty withdraw support if progress stalls; lenders’ conditions precedent govern every drawdown. [E][P]</w:t>
      </w:r>
    </w:p>
    <w:p w14:paraId="707854AF" w14:textId="7E2F4B3F" w:rsidR="004C453A" w:rsidRDefault="00667D30" w:rsidP="00667D30">
      <w:pPr>
        <w:spacing w:after="120"/>
      </w:pPr>
      <w:r>
        <w:lastRenderedPageBreak/>
        <w:t>The developer produces the evidence, the capital provider evaluates it, and after the investment decision the</w:t>
      </w:r>
      <w:r>
        <w:t xml:space="preserve"> </w:t>
      </w:r>
      <w:r>
        <w:t>same evidence base supports monitoring through the triggers and each funder’s own conditions.</w:t>
      </w:r>
      <w:r>
        <w:rPr>
          <w:b/>
          <w:bCs/>
          <w:color w:val="A8341A"/>
          <w:sz w:val="18"/>
          <w:szCs w:val="18"/>
        </w:rPr>
        <w:t>[I</w:t>
      </w:r>
      <w:r w:rsidR="00000000">
        <w:rPr>
          <w:b/>
          <w:bCs/>
          <w:color w:val="A8341A"/>
          <w:sz w:val="18"/>
          <w:szCs w:val="18"/>
        </w:rPr>
        <w:t>]</w:t>
      </w:r>
    </w:p>
    <w:p w14:paraId="5355BE9A" w14:textId="77777777" w:rsidR="004C453A" w:rsidRDefault="00000000" w:rsidP="00511222">
      <w:pPr>
        <w:pStyle w:val="Heading1"/>
      </w:pPr>
      <w:bookmarkStart w:id="43" w:name="_Toc241505216"/>
      <w:r>
        <w:t>9. Limits of this analysis</w:t>
      </w:r>
      <w:bookmarkEnd w:id="43"/>
    </w:p>
    <w:p w14:paraId="1B7DEBB2" w14:textId="77777777" w:rsidR="004C453A" w:rsidRDefault="00000000">
      <w:pPr>
        <w:pStyle w:val="ListParagraph"/>
        <w:numPr>
          <w:ilvl w:val="0"/>
          <w:numId w:val="3"/>
        </w:numPr>
        <w:spacing w:after="70"/>
      </w:pPr>
      <w:r>
        <w:rPr>
          <w:b/>
          <w:bCs/>
        </w:rPr>
        <w:t>Offtake terms are confidential.</w:t>
      </w:r>
      <w:r>
        <w:t xml:space="preserve"> Most contract detail here comes from announcements, which are written by interested parties. Where only a press release exists, the claim is marked </w:t>
      </w:r>
      <w:r>
        <w:rPr>
          <w:b/>
          <w:bCs/>
          <w:color w:val="245E42"/>
          <w:sz w:val="18"/>
          <w:szCs w:val="18"/>
        </w:rPr>
        <w:t>[E]</w:t>
      </w:r>
      <w:r>
        <w:t xml:space="preserve"> for the fact of the announcement, not for the economics behind it.</w:t>
      </w:r>
    </w:p>
    <w:p w14:paraId="48C7C5A9" w14:textId="77777777" w:rsidR="004C453A" w:rsidRDefault="00000000">
      <w:pPr>
        <w:pStyle w:val="ListParagraph"/>
        <w:numPr>
          <w:ilvl w:val="0"/>
          <w:numId w:val="3"/>
        </w:numPr>
        <w:spacing w:after="70"/>
      </w:pPr>
      <w:r>
        <w:rPr>
          <w:b/>
          <w:bCs/>
        </w:rPr>
        <w:t>Several key sources have a point of view.</w:t>
      </w:r>
      <w:r>
        <w:t xml:space="preserve"> Transport &amp; Environment is an advocacy group. The OIES bankability paper is co-authored by an ING banker, so it is a lender’s view by design. Company quotes (Twelve, Uniper, Atome) are self-reported.</w:t>
      </w:r>
    </w:p>
    <w:p w14:paraId="32F6AE80" w14:textId="77777777" w:rsidR="004C453A" w:rsidRDefault="00000000">
      <w:pPr>
        <w:pStyle w:val="ListParagraph"/>
        <w:numPr>
          <w:ilvl w:val="0"/>
          <w:numId w:val="3"/>
        </w:numPr>
        <w:spacing w:after="70"/>
      </w:pPr>
      <w:r>
        <w:rPr>
          <w:b/>
          <w:bCs/>
        </w:rPr>
        <w:t>Some statistics are about hydrogen, not e-SAF or biofuels.</w:t>
      </w:r>
      <w:r>
        <w:t xml:space="preserve"> The 13% binding share and the take-or-pay ranges come from hydrogen markets; I use them as the closest measured proxies.</w:t>
      </w:r>
    </w:p>
    <w:p w14:paraId="3C9130A1" w14:textId="77777777" w:rsidR="004C453A" w:rsidRDefault="00000000">
      <w:pPr>
        <w:pStyle w:val="ListParagraph"/>
        <w:numPr>
          <w:ilvl w:val="0"/>
          <w:numId w:val="3"/>
        </w:numPr>
        <w:spacing w:after="70"/>
      </w:pPr>
      <w:r>
        <w:rPr>
          <w:b/>
          <w:bCs/>
        </w:rPr>
        <w:t>The causal model is inferred, not proven.</w:t>
      </w:r>
      <w:r>
        <w:t xml:space="preserve"> It rests on case sequences, not controlled comparison. The cases were chosen for relevance and visibility, which biases towards large, public projects.</w:t>
      </w:r>
    </w:p>
    <w:p w14:paraId="290358F2" w14:textId="2ACB6D6F" w:rsidR="004C453A" w:rsidRPr="00667D30" w:rsidRDefault="00667D30" w:rsidP="00667D30">
      <w:pPr>
        <w:pStyle w:val="ListParagraph"/>
        <w:numPr>
          <w:ilvl w:val="0"/>
          <w:numId w:val="3"/>
        </w:numPr>
        <w:rPr>
          <w:b/>
          <w:bCs/>
        </w:rPr>
      </w:pPr>
      <w:r w:rsidRPr="00667D30">
        <w:rPr>
          <w:b/>
          <w:bCs/>
        </w:rPr>
        <w:t xml:space="preserve">Thresholds are calibrated on public cases, not yet on client files. </w:t>
      </w:r>
      <w:r w:rsidRPr="00667D30">
        <w:t>Since rules 4.0.0 the Class 3 threshold, the O- and E-level requirements, the 60% firmness and coverage thresholds and the coherence checks block gates; they should be recalibrated as client files accumulate.</w:t>
      </w:r>
    </w:p>
    <w:p w14:paraId="66BC4D1A" w14:textId="2BF837CF" w:rsidR="00667D30" w:rsidRPr="00667D30" w:rsidRDefault="00000000" w:rsidP="00667D30">
      <w:pPr>
        <w:pStyle w:val="ListParagraph"/>
        <w:numPr>
          <w:ilvl w:val="0"/>
          <w:numId w:val="3"/>
        </w:numPr>
      </w:pPr>
      <w:r w:rsidRPr="00667D30">
        <w:rPr>
          <w:b/>
          <w:bCs/>
        </w:rPr>
        <w:t>Nothing in GEX was changed.</w:t>
      </w:r>
      <w:r>
        <w:t xml:space="preserve"> </w:t>
      </w:r>
      <w:r w:rsidR="00667D30" w:rsidRPr="00667D30">
        <w:t>The review changed GEX. Rules 4.0.0 (27-28 September 2026) and 4.1.0 (29 September 2026) implement it, with the deviations recorded in section 2; section 1.2 describes the engine as it was on 27 September. The coherence checks compare what the commitment cards record, which is the producer's statement of its contracts, not the documents themselves.</w:t>
      </w:r>
    </w:p>
    <w:p w14:paraId="6C1A604A" w14:textId="77777777" w:rsidR="00667D30" w:rsidRPr="00667D30" w:rsidRDefault="00667D30" w:rsidP="00667D30">
      <w:pPr>
        <w:pStyle w:val="ListParagraph"/>
        <w:numPr>
          <w:ilvl w:val="0"/>
          <w:numId w:val="3"/>
        </w:numPr>
      </w:pPr>
      <w:r w:rsidRPr="00667D30">
        <w:rPr>
          <w:b/>
          <w:bCs/>
        </w:rPr>
        <w:t>Market facts are dated</w:t>
      </w:r>
      <w:r w:rsidRPr="00667D30">
        <w:t>. They are as of 27-30 September 2026. The EU Hydrogen Bank requirements come from the IF24 terms and conditions and the IF25 draft terms with CINEA's questions and answers (3 February 2026); check the final IF25 terms before relying on them.</w:t>
      </w:r>
    </w:p>
    <w:p w14:paraId="00780832" w14:textId="60E6CC5D" w:rsidR="004C453A" w:rsidRDefault="004C453A" w:rsidP="00667D30">
      <w:pPr>
        <w:spacing w:after="70"/>
        <w:ind w:left="140"/>
      </w:pPr>
    </w:p>
    <w:p w14:paraId="1B15CA7C" w14:textId="77777777" w:rsidR="00667D30" w:rsidRDefault="00667D30" w:rsidP="00511222">
      <w:pPr>
        <w:pStyle w:val="Heading1"/>
      </w:pPr>
      <w:bookmarkStart w:id="44" w:name="_Toc241661560"/>
      <w:commentRangeStart w:id="45"/>
      <w:r w:rsidRPr="00511222">
        <w:t>10. Lessons from the EU Hydrogen Bank</w:t>
      </w:r>
      <w:bookmarkEnd w:id="44"/>
      <w:commentRangeEnd w:id="45"/>
      <w:r>
        <w:rPr>
          <w:rStyle w:val="CommentReference"/>
          <w:sz w:val="32"/>
          <w:szCs w:val="32"/>
        </w:rPr>
        <w:commentReference w:id="45"/>
      </w:r>
    </w:p>
    <w:p w14:paraId="2E05A727" w14:textId="77777777" w:rsidR="00667D30" w:rsidRDefault="00667D30" w:rsidP="00667D30">
      <w:pPr>
        <w:spacing w:after="120"/>
      </w:pPr>
      <w:r>
        <w:t xml:space="preserve">The European Hydrogen Bank’s auctions are the clearest public test of what happens when a funder asks for commitments before, or after, the maturity that makes them credible. </w:t>
      </w:r>
      <w:r>
        <w:rPr>
          <w:b/>
          <w:bCs/>
          <w:color w:val="A8341A"/>
          <w:sz w:val="18"/>
          <w:szCs w:val="18"/>
        </w:rPr>
        <w:t>[I]</w:t>
      </w:r>
    </w:p>
    <w:p w14:paraId="29EA4E2C" w14:textId="77777777" w:rsidR="00667D30" w:rsidRDefault="00667D30" w:rsidP="00667D30">
      <w:pPr>
        <w:spacing w:after="120"/>
      </w:pPr>
      <w:r>
        <w:rPr>
          <w:b/>
          <w:bCs/>
        </w:rPr>
        <w:t>What happened.</w:t>
      </w:r>
      <w:r>
        <w:t xml:space="preserve"> The second auction (IF24) selected 15 projects on 20 May 2025. By September 2025 seven had withdrawn, taking 1.88 GW of the 2.33 GW and €755m of the funding. The European Commission said they “chose not to proceed with the grant agreement procedure or were unable to provide the signed completion guarantee”; the companies cited policy and infrastructure delays and uncertainty. Ten projects from the reserve list, 774 MW between them, were invited to take their place. On 20 January 2026 six projects signed grant agreements, for €270.6m in total. </w:t>
      </w:r>
      <w:r>
        <w:rPr>
          <w:b/>
          <w:bCs/>
          <w:color w:val="245E42"/>
          <w:sz w:val="18"/>
          <w:szCs w:val="18"/>
        </w:rPr>
        <w:t>[E]</w:t>
      </w:r>
    </w:p>
    <w:p w14:paraId="1CC5C102" w14:textId="77777777" w:rsidR="00667D30" w:rsidRDefault="00667D30" w:rsidP="00667D30">
      <w:pPr>
        <w:spacing w:after="120"/>
      </w:pPr>
      <w:r>
        <w:rPr>
          <w:b/>
          <w:bCs/>
        </w:rPr>
        <w:t>Why, according to those involved.</w:t>
      </w:r>
      <w:r>
        <w:t xml:space="preserve"> An EU official said the completion guarantee was “working as expected in weeding out companies that have bid too low, or were forced to reassess their project maturity or financial viability”. </w:t>
      </w:r>
      <w:r>
        <w:rPr>
          <w:b/>
          <w:bCs/>
          <w:color w:val="8A5F06"/>
          <w:sz w:val="18"/>
          <w:szCs w:val="18"/>
        </w:rPr>
        <w:t>[O]</w:t>
      </w:r>
      <w:r>
        <w:t xml:space="preserve"> One analyst pointed to the 8% guarantee, the difficulty of securing bankable offtake and the gap between auction timelines and project-finance timelines (T. Harper, May 2026). </w:t>
      </w:r>
      <w:r>
        <w:rPr>
          <w:b/>
          <w:bCs/>
          <w:color w:val="8A5F06"/>
          <w:sz w:val="18"/>
          <w:szCs w:val="18"/>
        </w:rPr>
        <w:t>[O]</w:t>
      </w:r>
      <w:r>
        <w:t xml:space="preserve"> Clean Air Task Force found that the binding constraints often sit after selection, when projects must still firm up capital-cost estimates and grid connections (July 2026). </w:t>
      </w:r>
      <w:r>
        <w:rPr>
          <w:b/>
          <w:bCs/>
          <w:color w:val="8A5F06"/>
          <w:sz w:val="18"/>
          <w:szCs w:val="18"/>
        </w:rPr>
        <w:t>[O]</w:t>
      </w:r>
      <w:r>
        <w:t xml:space="preserve"> National hydrogen associations blamed ultra-low bids that proved economically unviable, weak demand and the late transposition of RED III (June 2026). </w:t>
      </w:r>
      <w:r>
        <w:rPr>
          <w:b/>
          <w:bCs/>
          <w:color w:val="8A5F06"/>
          <w:sz w:val="18"/>
          <w:szCs w:val="18"/>
        </w:rPr>
        <w:t>[O]</w:t>
      </w:r>
      <w:r>
        <w:t xml:space="preserve"> The shared lesson, in Harper’s words: the question is not “how low can bids go?” but “how many of the projects that win actually get built?” </w:t>
      </w:r>
      <w:r>
        <w:rPr>
          <w:b/>
          <w:bCs/>
          <w:color w:val="8A5F06"/>
          <w:sz w:val="18"/>
          <w:szCs w:val="18"/>
        </w:rPr>
        <w:t>[O]</w:t>
      </w:r>
    </w:p>
    <w:p w14:paraId="698A2717" w14:textId="77777777" w:rsidR="00667D30" w:rsidRDefault="00667D30" w:rsidP="00667D30">
      <w:pPr>
        <w:spacing w:after="120"/>
      </w:pPr>
      <w:r>
        <w:rPr>
          <w:b/>
          <w:bCs/>
        </w:rPr>
        <w:t>What the auction asks for, and when.</w:t>
      </w:r>
      <w:r>
        <w:t xml:space="preserve"> Both IF24 and the IF25 draft ask, at application, for heads of terms or other signed pre-contractual term sheets covering at least 60% of the hydrogen volume and at least 60% of the electricity, with an electrolyser procurement strategy backed by a memorandum or letter of intent with the manufacturer; binding contracts with offtakers and electrolyser makers are expected at financial close (CINEA). IF24 raised the completion guarantee from 4% to 8% of the maximum grant and set the deadlines: financial close within 2.5 years of grant signature and entry into operation within 5 years, or the guarantee is called and the grant terminated. IF25 tightens the entry ticket: heads of terms no more than one year old, </w:t>
      </w:r>
      <w:r>
        <w:lastRenderedPageBreak/>
        <w:t xml:space="preserve">permit applications already submitted, equity support letters for at least 60% of projected equity, and at least 75% of electrolysers, stacks included, from outside China, where IF24 capped Chinese stacks at 25% of capacity. </w:t>
      </w:r>
      <w:r>
        <w:rPr>
          <w:b/>
          <w:bCs/>
          <w:color w:val="245E42"/>
          <w:sz w:val="18"/>
          <w:szCs w:val="18"/>
        </w:rPr>
        <w:t>[E]</w:t>
      </w:r>
    </w:p>
    <w:p w14:paraId="740A947D" w14:textId="77777777" w:rsidR="00667D30" w:rsidRDefault="00667D30" w:rsidP="00667D30">
      <w:pPr>
        <w:spacing w:after="120"/>
      </w:pPr>
      <w:r>
        <w:rPr>
          <w:b/>
          <w:bCs/>
        </w:rPr>
        <w:t>What it means for a project in GEX.</w:t>
      </w:r>
      <w:r>
        <w:t xml:space="preserve"> The auction’s sequence is GEX’s: terms for 60% of output early, binding contracts by financial close. Since rules 4.1.0 a project reaches Commercially plausible only with offtake terms (O2 or better) for at least 60% of planned output; G4 needs a binding offtake with conditions and a longstop (O4); Financeable needs the offtake effective. The withdrawals show the cost of a hard, callable commitment demanded before permits, grid and offtake are mature, which is the conditional-convergence argument of section 1.5. </w:t>
      </w:r>
      <w:r>
        <w:rPr>
          <w:b/>
          <w:bCs/>
          <w:color w:val="A8341A"/>
          <w:sz w:val="18"/>
          <w:szCs w:val="18"/>
        </w:rPr>
        <w:t>[I]</w:t>
      </w:r>
      <w:r>
        <w:rPr>
          <w:b/>
          <w:bCs/>
          <w:color w:val="3A4A46"/>
          <w:sz w:val="18"/>
          <w:szCs w:val="18"/>
        </w:rPr>
        <w:t>[GEX]</w:t>
      </w:r>
    </w:p>
    <w:p w14:paraId="54EF7845" w14:textId="77777777" w:rsidR="00667D30" w:rsidRDefault="00667D30" w:rsidP="00667D30">
      <w:pPr>
        <w:spacing w:after="120"/>
      </w:pPr>
      <w:r>
        <w:t xml:space="preserve">The auction’s requirements, mapped to GEX: </w:t>
      </w:r>
      <w:r>
        <w:rPr>
          <w:b/>
          <w:bCs/>
          <w:color w:val="245E42"/>
          <w:sz w:val="18"/>
          <w:szCs w:val="18"/>
        </w:rPr>
        <w:t>[E]</w:t>
      </w:r>
      <w:r>
        <w:rPr>
          <w:b/>
          <w:bCs/>
          <w:color w:val="3A4A46"/>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760"/>
      </w:tblGrid>
      <w:tr w:rsidR="00511222" w:rsidRPr="00511222" w14:paraId="185D4C2C" w14:textId="77777777" w:rsidTr="00417B99">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AB7D4DE" w14:textId="77777777" w:rsidR="00511222" w:rsidRPr="00511222" w:rsidRDefault="00511222" w:rsidP="00511222">
            <w:pPr>
              <w:spacing w:after="70"/>
              <w:ind w:left="140"/>
            </w:pPr>
            <w:r w:rsidRPr="00511222">
              <w:rPr>
                <w:b/>
                <w:bCs/>
              </w:rPr>
              <w:t>Requirement</w:t>
            </w:r>
          </w:p>
        </w:tc>
        <w:tc>
          <w:tcPr>
            <w:tcW w:w="3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6E4759" w14:textId="77777777" w:rsidR="00511222" w:rsidRPr="00511222" w:rsidRDefault="00511222" w:rsidP="00511222">
            <w:pPr>
              <w:spacing w:after="70"/>
              <w:ind w:left="140"/>
            </w:pPr>
            <w:r w:rsidRPr="00511222">
              <w:rPr>
                <w:b/>
                <w:bCs/>
              </w:rPr>
              <w:t>Auction threshold</w:t>
            </w:r>
          </w:p>
        </w:tc>
        <w:tc>
          <w:tcPr>
            <w:tcW w:w="3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6B42788" w14:textId="77777777" w:rsidR="00511222" w:rsidRPr="00511222" w:rsidRDefault="00511222" w:rsidP="00511222">
            <w:pPr>
              <w:spacing w:after="70"/>
              <w:ind w:left="140"/>
            </w:pPr>
            <w:r w:rsidRPr="00511222">
              <w:rPr>
                <w:b/>
                <w:bCs/>
              </w:rPr>
              <w:t>Where GEX tests it</w:t>
            </w:r>
          </w:p>
        </w:tc>
      </w:tr>
      <w:tr w:rsidR="00511222" w:rsidRPr="00511222" w14:paraId="65735CB8"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E3FFD90" w14:textId="77777777" w:rsidR="00511222" w:rsidRPr="00511222" w:rsidRDefault="00511222" w:rsidP="00511222">
            <w:pPr>
              <w:spacing w:after="70"/>
              <w:ind w:left="140"/>
            </w:pPr>
            <w:r w:rsidRPr="00511222">
              <w:rPr>
                <w:b/>
                <w:bCs/>
              </w:rPr>
              <w:t>Offtake heads of terms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EF6564" w14:textId="77777777" w:rsidR="00511222" w:rsidRPr="00511222" w:rsidRDefault="00511222" w:rsidP="00511222">
            <w:pPr>
              <w:spacing w:after="70"/>
              <w:ind w:left="140"/>
            </w:pPr>
            <w:r w:rsidRPr="00511222">
              <w:t>At least 60% of hydrogen volume (IF24, IF25); integrated projects give a director’s letter reserving 60% for self-consumption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116C46" w14:textId="77777777" w:rsidR="00511222" w:rsidRPr="00511222" w:rsidRDefault="00511222" w:rsidP="00511222">
            <w:pPr>
              <w:spacing w:after="70"/>
              <w:ind w:left="140"/>
            </w:pPr>
            <w:r w:rsidRPr="00511222">
              <w:t>Commercially plausible: offtake O2 or better for at least 60% of planned output (rules 4.1.0); a captive project records an intra-group offtake card</w:t>
            </w:r>
          </w:p>
        </w:tc>
      </w:tr>
      <w:tr w:rsidR="00511222" w:rsidRPr="00511222" w14:paraId="1DABD867"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B8EDE4" w14:textId="77777777" w:rsidR="00511222" w:rsidRPr="00511222" w:rsidRDefault="00511222" w:rsidP="00511222">
            <w:pPr>
              <w:spacing w:after="70"/>
              <w:ind w:left="140"/>
            </w:pPr>
            <w:r w:rsidRPr="00511222">
              <w:rPr>
                <w:b/>
                <w:bCs/>
              </w:rPr>
              <w:t>Electricity heads of terms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8AFEA5" w14:textId="77777777" w:rsidR="00511222" w:rsidRPr="00511222" w:rsidRDefault="00511222" w:rsidP="00511222">
            <w:pPr>
              <w:spacing w:after="70"/>
              <w:ind w:left="140"/>
            </w:pPr>
            <w:r w:rsidRPr="00511222">
              <w:t>At least 60% of required electricity; no more than one year old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57F055" w14:textId="77777777" w:rsidR="00511222" w:rsidRPr="00511222" w:rsidRDefault="00511222" w:rsidP="00511222">
            <w:pPr>
              <w:spacing w:after="70"/>
              <w:ind w:left="140"/>
            </w:pPr>
            <w:r w:rsidRPr="00511222">
              <w:t>G1: Signed PPA / Term Sheet / LOI Evidence (indicative) and PPA Volume vs Plant Load Coverage Analysis</w:t>
            </w:r>
          </w:p>
        </w:tc>
      </w:tr>
      <w:tr w:rsidR="00511222" w:rsidRPr="00511222" w14:paraId="05CC1E01"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99B3FE" w14:textId="77777777" w:rsidR="00511222" w:rsidRPr="00511222" w:rsidRDefault="00511222" w:rsidP="00511222">
            <w:pPr>
              <w:spacing w:after="70"/>
              <w:ind w:left="140"/>
            </w:pPr>
            <w:r w:rsidRPr="00511222">
              <w:rPr>
                <w:b/>
                <w:bCs/>
              </w:rPr>
              <w:t>Grid connection</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9B0989" w14:textId="77777777" w:rsidR="00511222" w:rsidRPr="00511222" w:rsidRDefault="00511222" w:rsidP="00511222">
            <w:pPr>
              <w:spacing w:after="70"/>
              <w:ind w:left="140"/>
            </w:pPr>
            <w:r w:rsidRPr="00511222">
              <w:t>Permit application submitted, with a realistic timeline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C9CD0D" w14:textId="77777777" w:rsidR="00511222" w:rsidRPr="00511222" w:rsidRDefault="00511222" w:rsidP="00511222">
            <w:pPr>
              <w:spacing w:after="70"/>
              <w:ind w:left="140"/>
            </w:pPr>
            <w:r w:rsidRPr="00511222">
              <w:t>G1: Grid Interconnection Study; Grid Queue Position / Capacity Reservation</w:t>
            </w:r>
          </w:p>
        </w:tc>
      </w:tr>
      <w:tr w:rsidR="00511222" w:rsidRPr="00511222" w14:paraId="5A59ED82"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A7BB46" w14:textId="77777777" w:rsidR="00511222" w:rsidRPr="00511222" w:rsidRDefault="00511222" w:rsidP="00511222">
            <w:pPr>
              <w:spacing w:after="70"/>
              <w:ind w:left="140"/>
            </w:pPr>
            <w:r w:rsidRPr="00511222">
              <w:rPr>
                <w:b/>
                <w:bCs/>
              </w:rPr>
              <w:t>Environmental permit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C814AA" w14:textId="77777777" w:rsidR="00511222" w:rsidRPr="00511222" w:rsidRDefault="00511222" w:rsidP="00511222">
            <w:pPr>
              <w:spacing w:after="70"/>
              <w:ind w:left="140"/>
            </w:pPr>
            <w:r w:rsidRPr="00511222">
              <w:t>Application submitted, with a credible approval timeline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CDAC5B" w14:textId="77777777" w:rsidR="00511222" w:rsidRPr="00511222" w:rsidRDefault="00511222" w:rsidP="00511222">
            <w:pPr>
              <w:spacing w:after="70"/>
              <w:ind w:left="140"/>
            </w:pPr>
            <w:r w:rsidRPr="00511222">
              <w:t>No application-stage item; G9 requires the permit granted</w:t>
            </w:r>
          </w:p>
        </w:tc>
      </w:tr>
      <w:tr w:rsidR="00511222" w:rsidRPr="00511222" w14:paraId="472D2C62"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6F974E2" w14:textId="77777777" w:rsidR="00511222" w:rsidRPr="00511222" w:rsidRDefault="00511222" w:rsidP="00511222">
            <w:pPr>
              <w:spacing w:after="70"/>
              <w:ind w:left="140"/>
            </w:pPr>
            <w:r w:rsidRPr="00511222">
              <w:rPr>
                <w:b/>
                <w:bCs/>
              </w:rPr>
              <w:t>Electrolyser procurement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05E814" w14:textId="77777777" w:rsidR="00511222" w:rsidRPr="00511222" w:rsidRDefault="00511222" w:rsidP="00511222">
            <w:pPr>
              <w:spacing w:after="70"/>
              <w:ind w:left="140"/>
            </w:pPr>
            <w:r w:rsidRPr="00511222">
              <w:t>Memorandum or letter of intent with the manufacturer, stating origin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A52945" w14:textId="77777777" w:rsidR="00511222" w:rsidRPr="00511222" w:rsidRDefault="00511222" w:rsidP="00511222">
            <w:pPr>
              <w:spacing w:after="70"/>
              <w:ind w:left="140"/>
            </w:pPr>
            <w:r w:rsidRPr="00511222">
              <w:t>G5: EPC and OEM warranty items in agreed form; origin is not tested</w:t>
            </w:r>
          </w:p>
        </w:tc>
      </w:tr>
      <w:tr w:rsidR="00511222" w:rsidRPr="00511222" w14:paraId="156FEBC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0C9028" w14:textId="77777777" w:rsidR="00511222" w:rsidRPr="00511222" w:rsidRDefault="00511222" w:rsidP="00511222">
            <w:pPr>
              <w:spacing w:after="70"/>
              <w:ind w:left="140"/>
            </w:pPr>
            <w:r w:rsidRPr="00511222">
              <w:rPr>
                <w:b/>
                <w:bCs/>
              </w:rPr>
              <w:t>Electrolyser origin</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031F3B" w14:textId="77777777" w:rsidR="00511222" w:rsidRPr="00511222" w:rsidRDefault="00511222" w:rsidP="00511222">
            <w:pPr>
              <w:spacing w:after="70"/>
              <w:ind w:left="140"/>
            </w:pPr>
            <w:r w:rsidRPr="00511222">
              <w:t>At least 75% of electrolysers, stacks included, from outside China (IF25); Chinese stacks at most 25% of capacity (IF24)</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D1E5F6" w14:textId="77777777" w:rsidR="00511222" w:rsidRPr="00511222" w:rsidRDefault="00511222" w:rsidP="00511222">
            <w:pPr>
              <w:spacing w:after="70"/>
              <w:ind w:left="140"/>
            </w:pPr>
            <w:r w:rsidRPr="00511222">
              <w:t>Not tested by GEX</w:t>
            </w:r>
          </w:p>
        </w:tc>
      </w:tr>
      <w:tr w:rsidR="00511222" w:rsidRPr="00511222" w14:paraId="7E66ADA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1B604B9" w14:textId="77777777" w:rsidR="00511222" w:rsidRPr="00511222" w:rsidRDefault="00511222" w:rsidP="00511222">
            <w:pPr>
              <w:spacing w:after="70"/>
              <w:ind w:left="140"/>
            </w:pPr>
            <w:r w:rsidRPr="00511222">
              <w:rPr>
                <w:b/>
                <w:bCs/>
              </w:rPr>
              <w:t>Equity support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DFDA3D" w14:textId="77777777" w:rsidR="00511222" w:rsidRPr="00511222" w:rsidRDefault="00511222" w:rsidP="00511222">
            <w:pPr>
              <w:spacing w:after="70"/>
              <w:ind w:left="140"/>
            </w:pPr>
            <w:r w:rsidRPr="00511222">
              <w:t>Letters for at least 60% of projected equity (IF25)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4365F" w14:textId="77777777" w:rsidR="00511222" w:rsidRPr="00511222" w:rsidRDefault="00511222" w:rsidP="00511222">
            <w:pPr>
              <w:spacing w:after="70"/>
              <w:ind w:left="140"/>
            </w:pPr>
            <w:r w:rsidRPr="00511222">
              <w:t>No item before G10 (Funding Committed); see the capital-commitment ladder, section 6</w:t>
            </w:r>
          </w:p>
        </w:tc>
      </w:tr>
      <w:tr w:rsidR="00511222" w:rsidRPr="00511222" w14:paraId="6D594C39"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421DDE1" w14:textId="77777777" w:rsidR="00511222" w:rsidRPr="00511222" w:rsidRDefault="00511222" w:rsidP="00511222">
            <w:pPr>
              <w:spacing w:after="70"/>
              <w:ind w:left="140"/>
            </w:pPr>
            <w:r w:rsidRPr="00511222">
              <w:rPr>
                <w:b/>
                <w:bCs/>
              </w:rPr>
              <w:t>Completion guarantee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49C958" w14:textId="77777777" w:rsidR="00511222" w:rsidRPr="00511222" w:rsidRDefault="00511222" w:rsidP="00511222">
            <w:pPr>
              <w:spacing w:after="70"/>
              <w:ind w:left="140"/>
            </w:pPr>
            <w:r w:rsidRPr="00511222">
              <w:t>8% of the maximum grant (IF24, IF25; 4% in IF23)</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BE0F2F" w14:textId="77777777" w:rsidR="00511222" w:rsidRPr="00511222" w:rsidRDefault="00511222" w:rsidP="00511222">
            <w:pPr>
              <w:spacing w:after="70"/>
              <w:ind w:left="140"/>
            </w:pPr>
            <w:r w:rsidRPr="00511222">
              <w:t>A funder’s instrument, not project evidence</w:t>
            </w:r>
          </w:p>
        </w:tc>
      </w:tr>
      <w:tr w:rsidR="00511222" w:rsidRPr="00511222" w14:paraId="0D6DD0F5"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CE11DB" w14:textId="77777777" w:rsidR="00511222" w:rsidRPr="00511222" w:rsidRDefault="00511222" w:rsidP="00511222">
            <w:pPr>
              <w:spacing w:after="70"/>
              <w:ind w:left="140"/>
            </w:pPr>
            <w:r w:rsidRPr="00511222">
              <w:rPr>
                <w:b/>
                <w:bCs/>
              </w:rPr>
              <w:t>Financial close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8FCECF" w14:textId="77777777" w:rsidR="00511222" w:rsidRPr="00511222" w:rsidRDefault="00511222" w:rsidP="00511222">
            <w:pPr>
              <w:spacing w:after="70"/>
              <w:ind w:left="140"/>
            </w:pPr>
            <w:r w:rsidRPr="00511222">
              <w:t>Within 2.5 years of grant signature; binding contracts expected then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FDA348" w14:textId="77777777" w:rsidR="00511222" w:rsidRPr="00511222" w:rsidRDefault="00511222" w:rsidP="00511222">
            <w:pPr>
              <w:spacing w:after="70"/>
              <w:ind w:left="140"/>
            </w:pPr>
            <w:r w:rsidRPr="00511222">
              <w:t>G10 and Financeable, with the offtake effective</w:t>
            </w:r>
          </w:p>
        </w:tc>
      </w:tr>
      <w:tr w:rsidR="00511222" w:rsidRPr="00511222" w14:paraId="194FF670"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F60BA3" w14:textId="77777777" w:rsidR="00511222" w:rsidRPr="00511222" w:rsidRDefault="00511222" w:rsidP="00511222">
            <w:pPr>
              <w:spacing w:after="70"/>
              <w:ind w:left="140"/>
            </w:pPr>
            <w:r w:rsidRPr="00511222">
              <w:rPr>
                <w:b/>
                <w:bCs/>
              </w:rPr>
              <w:t>Entry into operation</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22954BE" w14:textId="77777777" w:rsidR="00511222" w:rsidRPr="00511222" w:rsidRDefault="00511222" w:rsidP="00511222">
            <w:pPr>
              <w:spacing w:after="70"/>
              <w:ind w:left="140"/>
            </w:pPr>
            <w:r w:rsidRPr="00511222">
              <w:t>Within 5 years of grant signature</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A4BF69" w14:textId="77777777" w:rsidR="00511222" w:rsidRPr="00511222" w:rsidRDefault="00511222" w:rsidP="00511222">
            <w:pPr>
              <w:spacing w:after="70"/>
              <w:ind w:left="140"/>
            </w:pPr>
            <w:r w:rsidRPr="00511222">
              <w:t>G11</w:t>
            </w:r>
          </w:p>
        </w:tc>
      </w:tr>
      <w:tr w:rsidR="00511222" w:rsidRPr="00511222" w14:paraId="53EF5DE3"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ADF19E" w14:textId="77777777" w:rsidR="00511222" w:rsidRPr="00511222" w:rsidRDefault="00511222" w:rsidP="00511222">
            <w:pPr>
              <w:spacing w:after="70"/>
              <w:ind w:left="140"/>
            </w:pPr>
            <w:r w:rsidRPr="00511222">
              <w:rPr>
                <w:b/>
                <w:bCs/>
              </w:rPr>
              <w:t>Maritime topic</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1B0673" w14:textId="77777777" w:rsidR="00511222" w:rsidRPr="00511222" w:rsidRDefault="00511222" w:rsidP="00511222">
            <w:pPr>
              <w:spacing w:after="70"/>
              <w:ind w:left="140"/>
            </w:pPr>
            <w:r w:rsidRPr="00511222">
              <w:t>Signed contracts with maritime offtakers for 60% of volume at financial close, or termination</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D351A0" w14:textId="77777777" w:rsidR="00511222" w:rsidRPr="00511222" w:rsidRDefault="00511222" w:rsidP="00511222">
            <w:pPr>
              <w:spacing w:after="70"/>
              <w:ind w:left="140"/>
            </w:pPr>
            <w:r w:rsidRPr="00511222">
              <w:t>Offtake O4 or better at G4; effective at Financeable</w:t>
            </w:r>
          </w:p>
        </w:tc>
      </w:tr>
    </w:tbl>
    <w:p w14:paraId="36EC1CB3" w14:textId="77777777" w:rsidR="00667D30" w:rsidRDefault="00667D30" w:rsidP="00667D30">
      <w:pPr>
        <w:spacing w:after="70"/>
        <w:ind w:left="140"/>
      </w:pPr>
    </w:p>
    <w:p w14:paraId="17DF1632" w14:textId="2EBCAF6D" w:rsidR="004C453A" w:rsidRDefault="00000000">
      <w:pPr>
        <w:pStyle w:val="Heading1"/>
        <w:keepNext/>
        <w:spacing w:before="360" w:after="160"/>
      </w:pPr>
      <w:bookmarkStart w:id="46" w:name="_Toc241505217"/>
      <w:r>
        <w:t>1</w:t>
      </w:r>
      <w:r w:rsidR="00511222">
        <w:t>1</w:t>
      </w:r>
      <w:r>
        <w:t>. Sources</w:t>
      </w:r>
      <w:bookmarkEnd w:id="46"/>
    </w:p>
    <w:p w14:paraId="64634033" w14:textId="77777777" w:rsidR="004C453A" w:rsidRDefault="00000000">
      <w:pPr>
        <w:keepNext/>
        <w:spacing w:before="200" w:after="80"/>
      </w:pPr>
      <w:r>
        <w:rPr>
          <w:b/>
          <w:bCs/>
          <w:color w:val="0D5754"/>
          <w:sz w:val="22"/>
          <w:szCs w:val="22"/>
        </w:rPr>
        <w:t>Independent research</w:t>
      </w:r>
    </w:p>
    <w:p w14:paraId="4EA2C72B" w14:textId="77777777" w:rsidR="004C453A" w:rsidRDefault="00000000">
      <w:pPr>
        <w:pStyle w:val="ListParagraph"/>
        <w:numPr>
          <w:ilvl w:val="0"/>
          <w:numId w:val="3"/>
        </w:numPr>
        <w:spacing w:after="70"/>
      </w:pPr>
      <w:r>
        <w:t>A. Ason, Hydrogen Offtake Agreements, OIES Paper ET50, August 2025 — oxfordenergy.org/wpcms/wp-content/uploads/2025/08/ET50-Hydrogen-Offtake-Agreements.pdf</w:t>
      </w:r>
    </w:p>
    <w:p w14:paraId="55BFAEA9" w14:textId="77777777" w:rsidR="004C453A" w:rsidRDefault="00000000">
      <w:pPr>
        <w:pStyle w:val="ListParagraph"/>
        <w:numPr>
          <w:ilvl w:val="0"/>
          <w:numId w:val="3"/>
        </w:numPr>
        <w:spacing w:after="70"/>
      </w:pPr>
      <w:r>
        <w:t>H. Rushton (ING) and A. Patonia, Bankability of Hydrogen Projects, OIES Paper ET52, January 2026 — oxfordenergy.org/wpcms/wp-content/uploads/2026/01/ET52-Bankability-of-Hydrogen-Projects.pdf</w:t>
      </w:r>
    </w:p>
    <w:p w14:paraId="359C74C5" w14:textId="77777777" w:rsidR="004C453A" w:rsidRDefault="00000000">
      <w:pPr>
        <w:pStyle w:val="ListParagraph"/>
        <w:numPr>
          <w:ilvl w:val="0"/>
          <w:numId w:val="3"/>
        </w:numPr>
        <w:spacing w:after="70"/>
      </w:pPr>
      <w:r>
        <w:t>Transport &amp; Environment, The e-SAF market: Europe’s head start and the road ahead, June 2025 — transportenvironment.org/uploads/files/202504_e-kerosene_report.pdf</w:t>
      </w:r>
    </w:p>
    <w:p w14:paraId="4E386835" w14:textId="77777777" w:rsidR="004C453A" w:rsidRDefault="00000000">
      <w:pPr>
        <w:pStyle w:val="ListParagraph"/>
        <w:numPr>
          <w:ilvl w:val="0"/>
          <w:numId w:val="3"/>
        </w:numPr>
        <w:spacing w:after="70"/>
      </w:pPr>
      <w:r>
        <w:t>SkyNRG, SAF Market Outlook (2026 edition), summarised by GreenAir News — greenairnews.com/?p=9268</w:t>
      </w:r>
    </w:p>
    <w:p w14:paraId="65028D65" w14:textId="77777777" w:rsidR="004C453A" w:rsidRDefault="00000000">
      <w:pPr>
        <w:pStyle w:val="ListParagraph"/>
        <w:numPr>
          <w:ilvl w:val="0"/>
          <w:numId w:val="3"/>
        </w:numPr>
        <w:spacing w:after="70"/>
      </w:pPr>
      <w:r>
        <w:t>POWER magazine, “Ready, Go, Set: How disruptions are flipping EPC contracting”, November 2025 — powermag.com/ready-go-set-how-disruptions-are-flipping-epc-contracting/</w:t>
      </w:r>
    </w:p>
    <w:p w14:paraId="2DF75B39" w14:textId="77777777" w:rsidR="004C453A" w:rsidRDefault="00000000">
      <w:pPr>
        <w:pStyle w:val="ListParagraph"/>
        <w:numPr>
          <w:ilvl w:val="0"/>
          <w:numId w:val="3"/>
        </w:numPr>
        <w:spacing w:after="70"/>
      </w:pPr>
      <w:r>
        <w:t>IPA, What is the right contracting strategy for green hydrogen projects?, 2022 — ipaglobal.com</w:t>
      </w:r>
    </w:p>
    <w:p w14:paraId="05735308" w14:textId="77777777" w:rsidR="004C453A" w:rsidRDefault="00000000">
      <w:pPr>
        <w:pStyle w:val="ListParagraph"/>
        <w:numPr>
          <w:ilvl w:val="0"/>
          <w:numId w:val="3"/>
        </w:numPr>
        <w:spacing w:after="70"/>
      </w:pPr>
      <w:r>
        <w:t>AACE International, Recommended Practice 18R-97 — web.aacei.org/docs/default-source/toc/toc_18r-97.pdf</w:t>
      </w:r>
    </w:p>
    <w:p w14:paraId="34450BA9" w14:textId="77777777" w:rsidR="004C453A" w:rsidRDefault="00000000">
      <w:pPr>
        <w:pStyle w:val="ListParagraph"/>
        <w:numPr>
          <w:ilvl w:val="0"/>
          <w:numId w:val="3"/>
        </w:numPr>
        <w:spacing w:after="70"/>
      </w:pPr>
      <w:r>
        <w:t>ARENA, Commercial Readiness Index, 2014 — arena.gov.au/assets/2014/02/Commercial-Readiness-Index.pdf</w:t>
      </w:r>
    </w:p>
    <w:p w14:paraId="57DD1D3F" w14:textId="77777777" w:rsidR="004C453A" w:rsidRDefault="00000000">
      <w:pPr>
        <w:pStyle w:val="ListParagraph"/>
        <w:numPr>
          <w:ilvl w:val="0"/>
          <w:numId w:val="3"/>
        </w:numPr>
        <w:spacing w:after="70"/>
      </w:pPr>
      <w:r>
        <w:t>Vansam Advisory, “Methanol-to-Jet is approved”, 2026 — vansamadvisory.com/perspectives/methanol-to-jet-is-approved</w:t>
      </w:r>
    </w:p>
    <w:p w14:paraId="58B7E555" w14:textId="77777777" w:rsidR="004C453A" w:rsidRDefault="00000000">
      <w:pPr>
        <w:pStyle w:val="ListParagraph"/>
        <w:numPr>
          <w:ilvl w:val="0"/>
          <w:numId w:val="3"/>
        </w:numPr>
        <w:spacing w:after="70"/>
      </w:pPr>
      <w:r>
        <w:t>Orrick, “Sustainable Aviation Fuel: Fuelling the Future”, August 2026 — orrick.com/en/Insights/2026/08/Sustainable-Aviation-Fuel-Fuelling-the-Future</w:t>
      </w:r>
    </w:p>
    <w:p w14:paraId="21E5D9DA" w14:textId="77777777" w:rsidR="004C453A" w:rsidRDefault="00000000">
      <w:pPr>
        <w:keepNext/>
        <w:spacing w:before="200" w:after="80"/>
      </w:pPr>
      <w:r>
        <w:rPr>
          <w:b/>
          <w:bCs/>
          <w:color w:val="0D5754"/>
          <w:sz w:val="22"/>
          <w:szCs w:val="22"/>
        </w:rPr>
        <w:t>Government and policy</w:t>
      </w:r>
    </w:p>
    <w:p w14:paraId="09E35039" w14:textId="77777777" w:rsidR="004C453A" w:rsidRDefault="00000000">
      <w:pPr>
        <w:pStyle w:val="ListParagraph"/>
        <w:numPr>
          <w:ilvl w:val="0"/>
          <w:numId w:val="3"/>
        </w:numPr>
        <w:spacing w:after="70"/>
      </w:pPr>
      <w:r>
        <w:t>UK Sustainable Aviation Fuel Act 2026 — legislation.gov.uk/ukpga/2026/9</w:t>
      </w:r>
    </w:p>
    <w:p w14:paraId="70894DE1" w14:textId="77777777" w:rsidR="004C453A" w:rsidRDefault="00000000">
      <w:pPr>
        <w:pStyle w:val="ListParagraph"/>
        <w:numPr>
          <w:ilvl w:val="0"/>
          <w:numId w:val="3"/>
        </w:numPr>
        <w:spacing w:after="70"/>
      </w:pPr>
      <w:r>
        <w:t>DfT, SAF Revenue Certainty Mechanism: Contract Allocation Strategy, July 2026 — assets.publishing.service.gov.uk (sustainable-aviation-fuel-revenue-certainty-mechanism-contract-allocation-strategy.pdf)</w:t>
      </w:r>
    </w:p>
    <w:p w14:paraId="5E7DB343" w14:textId="77777777" w:rsidR="004C453A" w:rsidRDefault="00000000">
      <w:pPr>
        <w:pStyle w:val="ListParagraph"/>
        <w:numPr>
          <w:ilvl w:val="0"/>
          <w:numId w:val="3"/>
        </w:numPr>
        <w:spacing w:after="70"/>
      </w:pPr>
      <w:r>
        <w:t>European Commission, Sustainable Transport Investment Plan, COM(2025) 664, 5 November 2025 — transport.ec.europa.eu</w:t>
      </w:r>
    </w:p>
    <w:p w14:paraId="1752FB5E" w14:textId="77777777" w:rsidR="004C453A" w:rsidRDefault="00000000">
      <w:pPr>
        <w:pStyle w:val="ListParagraph"/>
        <w:numPr>
          <w:ilvl w:val="0"/>
          <w:numId w:val="3"/>
        </w:numPr>
        <w:spacing w:after="70"/>
      </w:pPr>
      <w:r>
        <w:t>S&amp;P Global, “Most project capacity of second EU Hydrogen Bank auction withdraws”, 18 September 2025 — spglobal.com</w:t>
      </w:r>
    </w:p>
    <w:p w14:paraId="6581F972" w14:textId="77777777" w:rsidR="004C453A" w:rsidRDefault="00000000">
      <w:pPr>
        <w:pStyle w:val="ListParagraph"/>
        <w:numPr>
          <w:ilvl w:val="0"/>
          <w:numId w:val="3"/>
        </w:numPr>
        <w:spacing w:after="70"/>
      </w:pPr>
      <w:r>
        <w:t>Project Finance Law / Clifford Chance briefings on the One Big Beautiful Bill Act (45V, 45Z), July–October 2025 — projectfinance.law; cliffordchance.com</w:t>
      </w:r>
    </w:p>
    <w:p w14:paraId="72CB84FB" w14:textId="77777777" w:rsidR="00511222" w:rsidRDefault="00511222" w:rsidP="00511222">
      <w:pPr>
        <w:pStyle w:val="ListParagraph"/>
        <w:numPr>
          <w:ilvl w:val="0"/>
          <w:numId w:val="3"/>
        </w:numPr>
        <w:spacing w:after="70"/>
      </w:pPr>
      <w:r>
        <w:t>European Commission, Innovation Fund IF24 auction: terms and conditions, 25 September 2024, and results (selection 20 May 2025; reserve list 16 September 2025; six grant agreements, 20 January 2026) - climate.ec.europa.eu</w:t>
      </w:r>
    </w:p>
    <w:p w14:paraId="04B98986" w14:textId="77777777" w:rsidR="00511222" w:rsidRDefault="00511222" w:rsidP="00511222">
      <w:pPr>
        <w:pStyle w:val="ListParagraph"/>
        <w:numPr>
          <w:ilvl w:val="0"/>
          <w:numId w:val="3"/>
        </w:numPr>
        <w:spacing w:after="70"/>
      </w:pPr>
      <w:r>
        <w:t>European Commission, Innovation Fund IF25 hydrogen auction: draft terms and conditions - climate.ec.europa.eu; CINEA, IF25 questions and answers v0.2, 3 February 2026 - cinea.ec.europa.eu</w:t>
      </w:r>
    </w:p>
    <w:p w14:paraId="5CDD825D" w14:textId="77777777" w:rsidR="00511222" w:rsidRDefault="00511222" w:rsidP="00511222">
      <w:pPr>
        <w:pStyle w:val="ListParagraph"/>
        <w:numPr>
          <w:ilvl w:val="0"/>
          <w:numId w:val="3"/>
        </w:numPr>
        <w:spacing w:after="70"/>
      </w:pPr>
      <w:r>
        <w:t>Argus, "Seven projects drop out of EU H2 bank negotiations", 18 September 2025 - argusmedia.com</w:t>
      </w:r>
    </w:p>
    <w:p w14:paraId="38DF1BD4" w14:textId="77777777" w:rsidR="00511222" w:rsidRDefault="00511222" w:rsidP="00511222">
      <w:pPr>
        <w:pStyle w:val="ListParagraph"/>
        <w:numPr>
          <w:ilvl w:val="0"/>
          <w:numId w:val="3"/>
        </w:numPr>
        <w:spacing w:after="70"/>
      </w:pPr>
      <w:r>
        <w:t>Balkan Green Energy News, "Half of EU auction-backed hydrogen projects pull out", 23 September 2025 - balkangreenenergynews.com</w:t>
      </w:r>
    </w:p>
    <w:p w14:paraId="623B5906" w14:textId="77777777" w:rsidR="00511222" w:rsidRDefault="00511222" w:rsidP="00511222">
      <w:pPr>
        <w:pStyle w:val="ListParagraph"/>
        <w:numPr>
          <w:ilvl w:val="0"/>
          <w:numId w:val="3"/>
        </w:numPr>
        <w:spacing w:after="70"/>
      </w:pPr>
      <w:r>
        <w:t>T. Harper, "IF25 European Hydrogen Auction Explained", 7 May 2026 - timharper.net</w:t>
      </w:r>
    </w:p>
    <w:p w14:paraId="19D32030" w14:textId="77777777" w:rsidR="00511222" w:rsidRDefault="00511222" w:rsidP="00511222">
      <w:pPr>
        <w:pStyle w:val="ListParagraph"/>
        <w:numPr>
          <w:ilvl w:val="0"/>
          <w:numId w:val="3"/>
        </w:numPr>
        <w:spacing w:after="70"/>
      </w:pPr>
      <w:r>
        <w:lastRenderedPageBreak/>
        <w:t>Clean Air Task Force, Designing a ‚Ç¨100bn Industrial Decarbonisation Bank to Deliver Operating Projects, July 2026 - catf.us</w:t>
      </w:r>
    </w:p>
    <w:p w14:paraId="53867F38" w14:textId="77777777" w:rsidR="00511222" w:rsidRDefault="00511222" w:rsidP="00511222">
      <w:pPr>
        <w:pStyle w:val="ListParagraph"/>
        <w:numPr>
          <w:ilvl w:val="0"/>
          <w:numId w:val="3"/>
        </w:numPr>
        <w:spacing w:after="70"/>
      </w:pPr>
      <w:r>
        <w:t>pv magazine, "Only a quarter of funds from the second European hydrogen auction is turning into investment", 10 June 2026 - pv-magazine.com</w:t>
      </w:r>
    </w:p>
    <w:p w14:paraId="69CB6082" w14:textId="77777777" w:rsidR="00511222" w:rsidRDefault="00511222" w:rsidP="00511222">
      <w:pPr>
        <w:pStyle w:val="ListParagraph"/>
        <w:numPr>
          <w:ilvl w:val="0"/>
          <w:numId w:val="3"/>
        </w:numPr>
        <w:spacing w:after="70"/>
      </w:pPr>
      <w:r>
        <w:t>APMG, PPP Certification Guide, "Financial close" - ppp-certification.com</w:t>
      </w:r>
    </w:p>
    <w:p w14:paraId="08F1B3DE" w14:textId="08C28E12" w:rsidR="00511222" w:rsidRDefault="00511222" w:rsidP="00511222">
      <w:pPr>
        <w:pStyle w:val="ListParagraph"/>
        <w:numPr>
          <w:ilvl w:val="0"/>
          <w:numId w:val="3"/>
        </w:numPr>
        <w:spacing w:after="70"/>
      </w:pPr>
      <w:r>
        <w:t>World Bank, Disbursement Guidelines for Investment Project Financing, February 2017 - worldbank.org</w:t>
      </w:r>
    </w:p>
    <w:p w14:paraId="464B8260" w14:textId="77777777" w:rsidR="004C453A" w:rsidRDefault="00000000">
      <w:pPr>
        <w:keepNext/>
        <w:spacing w:before="200" w:after="80"/>
      </w:pPr>
      <w:r>
        <w:rPr>
          <w:b/>
          <w:bCs/>
          <w:color w:val="0D5754"/>
          <w:sz w:val="22"/>
          <w:szCs w:val="22"/>
        </w:rPr>
        <w:t>Projects and transactions</w:t>
      </w:r>
    </w:p>
    <w:p w14:paraId="59D56F4B" w14:textId="77777777" w:rsidR="004C453A" w:rsidRDefault="00000000">
      <w:pPr>
        <w:pStyle w:val="ListParagraph"/>
        <w:numPr>
          <w:ilvl w:val="0"/>
          <w:numId w:val="3"/>
        </w:numPr>
        <w:spacing w:after="70"/>
      </w:pPr>
      <w:r>
        <w:t>FlagshipONE: Ørsted FID release, 21 Dec 2022 — orsted.com; cancellation coverage — maritime-executive.com; industrydecarbonization.com</w:t>
      </w:r>
    </w:p>
    <w:p w14:paraId="6C1B88F4" w14:textId="77777777" w:rsidR="004C453A" w:rsidRDefault="00000000">
      <w:pPr>
        <w:pStyle w:val="ListParagraph"/>
        <w:numPr>
          <w:ilvl w:val="0"/>
          <w:numId w:val="3"/>
        </w:numPr>
        <w:spacing w:after="70"/>
      </w:pPr>
      <w:r>
        <w:t>Fulcrum: The Chemical Engineer — thechemicalengineer.com; Argus, Chapter 11 — argusmedia.com; GreenAir — greenairnews.com/?p=8361</w:t>
      </w:r>
    </w:p>
    <w:p w14:paraId="7761EA61" w14:textId="77777777" w:rsidR="004C453A" w:rsidRDefault="00000000">
      <w:pPr>
        <w:pStyle w:val="ListParagraph"/>
        <w:numPr>
          <w:ilvl w:val="0"/>
          <w:numId w:val="3"/>
        </w:numPr>
        <w:spacing w:after="70"/>
      </w:pPr>
      <w:r>
        <w:t>Kassø: European Energy releases, Mar–May 2025 — europeanenergy.com; IEA Bioenergy Task 39 presentation, Dec 2024 — ieabioenergy.com</w:t>
      </w:r>
    </w:p>
    <w:p w14:paraId="02698141" w14:textId="77777777" w:rsidR="004C453A" w:rsidRDefault="00000000">
      <w:pPr>
        <w:pStyle w:val="ListParagraph"/>
        <w:numPr>
          <w:ilvl w:val="0"/>
          <w:numId w:val="3"/>
        </w:numPr>
        <w:spacing w:after="70"/>
      </w:pPr>
      <w:r>
        <w:t>NEOM: Air Products — airproducts.com/energy-transition/neom-green-hydrogen-complex; Ammonia Energy Association; HydroNews (Bloomberg report); World Fertilizer (Yara agreement)</w:t>
      </w:r>
    </w:p>
    <w:p w14:paraId="24905163" w14:textId="77777777" w:rsidR="004C453A" w:rsidRDefault="00000000">
      <w:pPr>
        <w:pStyle w:val="ListParagraph"/>
        <w:numPr>
          <w:ilvl w:val="0"/>
          <w:numId w:val="3"/>
        </w:numPr>
        <w:spacing w:after="70"/>
      </w:pPr>
      <w:r>
        <w:t>Infinium: Argus, FID, 19 May 2025 — argusmedia.com; PR Newswire, HSBC financing, June 2025; RBN Energy</w:t>
      </w:r>
    </w:p>
    <w:p w14:paraId="4F8F1457" w14:textId="77777777" w:rsidR="004C453A" w:rsidRDefault="00000000">
      <w:pPr>
        <w:pStyle w:val="ListParagraph"/>
        <w:numPr>
          <w:ilvl w:val="0"/>
          <w:numId w:val="3"/>
        </w:numPr>
        <w:spacing w:after="70"/>
      </w:pPr>
      <w:r>
        <w:t>Twelve: AirPlant One opening, 10 June 2026 — twelve.co; ESG Today, credit facility</w:t>
      </w:r>
    </w:p>
    <w:p w14:paraId="3F0C2220" w14:textId="77777777" w:rsidR="004C453A" w:rsidRDefault="00000000">
      <w:pPr>
        <w:pStyle w:val="ListParagraph"/>
        <w:numPr>
          <w:ilvl w:val="0"/>
          <w:numId w:val="3"/>
        </w:numPr>
        <w:spacing w:after="70"/>
      </w:pPr>
      <w:r>
        <w:t>Arcadia eFuels: FEED completion — arcadiaefuels.com; Fehmarn Business, 20 May 2026; Uniper agreement via Hydrogen Central, 24 Sept 2026; IREI, 25 Sept 2026</w:t>
      </w:r>
    </w:p>
    <w:p w14:paraId="4F85FB44" w14:textId="77777777" w:rsidR="004C453A" w:rsidRDefault="00000000">
      <w:pPr>
        <w:pStyle w:val="ListParagraph"/>
        <w:numPr>
          <w:ilvl w:val="0"/>
          <w:numId w:val="3"/>
        </w:numPr>
        <w:spacing w:after="70"/>
      </w:pPr>
      <w:r>
        <w:t>HIF Global: Bechtel/Siemens Energy/Topsoe FEED, Dec 2022 — bechtel.com; Idemitsu LOI — prnewswire.com; MARA site agreement, 9 July 2026 — hifglobal.com; ISCC certification, Oct 2025</w:t>
      </w:r>
    </w:p>
    <w:p w14:paraId="62055125" w14:textId="77777777" w:rsidR="004C453A" w:rsidRDefault="00000000">
      <w:pPr>
        <w:pStyle w:val="ListParagraph"/>
        <w:numPr>
          <w:ilvl w:val="0"/>
          <w:numId w:val="3"/>
        </w:numPr>
        <w:spacing w:after="70"/>
      </w:pPr>
      <w:r>
        <w:t>Atome: FID — hydrocarbonprocessing.com, April 2026; Casale EPC — gasworld.com; notice of dispute, 17 Sept 2026 — bebeez.eu</w:t>
      </w:r>
    </w:p>
    <w:p w14:paraId="0106D26F" w14:textId="77777777" w:rsidR="004C453A" w:rsidRDefault="00000000">
      <w:pPr>
        <w:pStyle w:val="ListParagraph"/>
        <w:numPr>
          <w:ilvl w:val="0"/>
          <w:numId w:val="3"/>
        </w:numPr>
        <w:spacing w:after="70"/>
      </w:pPr>
      <w:r>
        <w:t>SkyNRG DSL-01: Deutsche Bank, February 2026 — corporates.db.com</w:t>
      </w:r>
    </w:p>
    <w:p w14:paraId="7DC3A591" w14:textId="77777777" w:rsidR="004C453A" w:rsidRDefault="00000000">
      <w:pPr>
        <w:pStyle w:val="ListParagraph"/>
        <w:numPr>
          <w:ilvl w:val="0"/>
          <w:numId w:val="3"/>
        </w:numPr>
        <w:spacing w:after="70"/>
      </w:pPr>
      <w:r>
        <w:t>Stegra: Canary Media; Stegra financing round, October 2025 — stegra.com</w:t>
      </w:r>
    </w:p>
    <w:p w14:paraId="55B3A330" w14:textId="77777777" w:rsidR="004C453A" w:rsidRDefault="00000000">
      <w:pPr>
        <w:pStyle w:val="ListParagraph"/>
        <w:numPr>
          <w:ilvl w:val="0"/>
          <w:numId w:val="3"/>
        </w:numPr>
        <w:spacing w:after="70"/>
      </w:pPr>
      <w:r>
        <w:t>Shell Rotterdam: Shell release, September 2025 — shell.com; Hydrocarbon Processing, October 2025</w:t>
      </w:r>
    </w:p>
    <w:p w14:paraId="67884306" w14:textId="77777777" w:rsidR="004C453A" w:rsidRDefault="00000000">
      <w:pPr>
        <w:pStyle w:val="ListParagraph"/>
        <w:numPr>
          <w:ilvl w:val="0"/>
          <w:numId w:val="3"/>
        </w:numPr>
        <w:spacing w:after="70"/>
      </w:pPr>
      <w:r>
        <w:t>Neste: QCIntel, delay to 2027 — qcintel.com</w:t>
      </w:r>
    </w:p>
    <w:p w14:paraId="71802E2B" w14:textId="77777777" w:rsidR="004C453A" w:rsidRDefault="00000000">
      <w:pPr>
        <w:pStyle w:val="ListParagraph"/>
        <w:numPr>
          <w:ilvl w:val="0"/>
          <w:numId w:val="3"/>
        </w:numPr>
        <w:spacing w:after="70"/>
      </w:pPr>
      <w:r>
        <w:t>LanzaJet: Freedom Pines — lanzajet.com; LanzaTech release</w:t>
      </w:r>
    </w:p>
    <w:p w14:paraId="5D782486" w14:textId="77777777" w:rsidR="004C453A" w:rsidRDefault="00000000">
      <w:pPr>
        <w:pStyle w:val="ListParagraph"/>
        <w:numPr>
          <w:ilvl w:val="0"/>
          <w:numId w:val="3"/>
        </w:numPr>
        <w:spacing w:after="70"/>
      </w:pPr>
      <w:r>
        <w:t>Maersk–Goldwind: Maersk, 22 Nov 2023 — maersk.com; Ship &amp; Bunker, 2025</w:t>
      </w:r>
    </w:p>
    <w:p w14:paraId="06A9A258" w14:textId="4A006E79" w:rsidR="00511222" w:rsidRDefault="00000000" w:rsidP="00511222">
      <w:pPr>
        <w:pStyle w:val="ListParagraph"/>
        <w:numPr>
          <w:ilvl w:val="0"/>
          <w:numId w:val="3"/>
        </w:numPr>
        <w:spacing w:after="70"/>
      </w:pPr>
      <w:r>
        <w:t>Montana Renewables: EnergyTech, January 2025; Gevo withdrawal from DOE process, April 2026 — investors.gevo.com</w:t>
      </w:r>
    </w:p>
    <w:p w14:paraId="13DB29F4" w14:textId="51A4DA90" w:rsidR="00511222" w:rsidRPr="00511222" w:rsidRDefault="00000000" w:rsidP="00511222">
      <w:pPr>
        <w:pStyle w:val="ListParagraph"/>
        <w:numPr>
          <w:ilvl w:val="0"/>
          <w:numId w:val="3"/>
        </w:numPr>
        <w:spacing w:after="70"/>
        <w:rPr>
          <w:lang w:val="de-DE"/>
        </w:rPr>
      </w:pPr>
      <w:r>
        <w:t xml:space="preserve">McPhy: gasworld; John Cockerill release, July 2025. </w:t>
      </w:r>
      <w:r w:rsidRPr="00DF5031">
        <w:rPr>
          <w:lang w:val="de-DE"/>
        </w:rPr>
        <w:t>Munich Re: green hydrogen solutions — munichre.com</w:t>
      </w:r>
    </w:p>
    <w:p w14:paraId="0D5A63DA" w14:textId="35AB4F75" w:rsidR="00511222" w:rsidRPr="00511222" w:rsidRDefault="00511222" w:rsidP="00511222">
      <w:pPr>
        <w:pStyle w:val="ListParagraph"/>
        <w:numPr>
          <w:ilvl w:val="0"/>
          <w:numId w:val="3"/>
        </w:numPr>
        <w:spacing w:after="70"/>
      </w:pPr>
      <w:r w:rsidRPr="00511222">
        <w:t>Plug Power: DOE loan guarantee closed, 16 January 2025 - ir.plugpower.com; activities under the guarantee suspended, Form 10-Q for the third quarter of 2025 - sec.gov</w:t>
      </w:r>
    </w:p>
    <w:p w14:paraId="1CB47BB1" w14:textId="77777777" w:rsidR="004C453A" w:rsidRDefault="00000000">
      <w:pPr>
        <w:pStyle w:val="ListParagraph"/>
        <w:numPr>
          <w:ilvl w:val="0"/>
          <w:numId w:val="3"/>
        </w:numPr>
        <w:spacing w:after="70"/>
      </w:pPr>
      <w:r>
        <w:t>RFNBO certification: S&amp;P Global, December 2024; ISCC — iscc-system.org</w:t>
      </w:r>
    </w:p>
    <w:p w14:paraId="52FA02ED" w14:textId="77777777" w:rsidR="004C453A" w:rsidRDefault="00000000">
      <w:pPr>
        <w:keepNext/>
        <w:spacing w:before="200" w:after="80"/>
      </w:pPr>
      <w:r>
        <w:rPr>
          <w:b/>
          <w:bCs/>
          <w:color w:val="0D5754"/>
          <w:sz w:val="22"/>
          <w:szCs w:val="22"/>
        </w:rPr>
        <w:t>GEX</w:t>
      </w:r>
    </w:p>
    <w:p w14:paraId="1E2D12E2" w14:textId="77777777" w:rsidR="00511222" w:rsidRDefault="00511222" w:rsidP="00511222">
      <w:pPr>
        <w:pStyle w:val="ListParagraph"/>
        <w:numPr>
          <w:ilvl w:val="0"/>
          <w:numId w:val="3"/>
        </w:numPr>
      </w:pPr>
      <w:r w:rsidRPr="00511222">
        <w:t>GEX evidence rules 3.0.0, as read in the engine on 27 September 2026: gates, lender-gate waiver, gate views, capital types</w:t>
      </w:r>
    </w:p>
    <w:p w14:paraId="143FBEAC" w14:textId="4EAEACEE" w:rsidR="00511222" w:rsidRPr="00511222" w:rsidRDefault="00511222" w:rsidP="00511222">
      <w:pPr>
        <w:pStyle w:val="ListParagraph"/>
        <w:numPr>
          <w:ilvl w:val="0"/>
          <w:numId w:val="3"/>
        </w:numPr>
      </w:pPr>
      <w:r w:rsidRPr="00511222">
        <w:t>GEX evidence rules 4.1.0, engine export of 29 September 2026, re-verified 30 September 2026: 93 evidence items with maturity requirements and financing scope, commitment ladders, coherence checks, triggers, state and capital labels; account company types (OFFTAKER present)</w:t>
      </w:r>
    </w:p>
    <w:p w14:paraId="460B47E3" w14:textId="77777777" w:rsidR="00A72A6E" w:rsidRDefault="00A72A6E" w:rsidP="00A72A6E">
      <w:pPr>
        <w:spacing w:after="70"/>
      </w:pPr>
    </w:p>
    <w:p w14:paraId="560F8947" w14:textId="77777777" w:rsidR="00A72A6E" w:rsidRDefault="00A72A6E" w:rsidP="00A72A6E">
      <w:pPr>
        <w:spacing w:after="70"/>
      </w:pPr>
    </w:p>
    <w:p w14:paraId="7B68DD46" w14:textId="476FB7FE" w:rsidR="00A72A6E" w:rsidRDefault="00A72A6E" w:rsidP="00A72A6E">
      <w:pPr>
        <w:pStyle w:val="Heading1"/>
        <w:keepNext/>
        <w:spacing w:before="360" w:after="160"/>
      </w:pPr>
      <w:r>
        <w:lastRenderedPageBreak/>
        <w:t>11. Reflection on Eropean H2  Bank bidding Failures</w:t>
      </w:r>
    </w:p>
    <w:p w14:paraId="4A082F67" w14:textId="370F6C11" w:rsidR="00555AAA" w:rsidRPr="00555AAA" w:rsidRDefault="00555AAA" w:rsidP="00555AAA">
      <w:pPr>
        <w:spacing w:after="70"/>
        <w:rPr>
          <w:i/>
          <w:iCs/>
        </w:rPr>
      </w:pPr>
      <w:r w:rsidRPr="00555AAA">
        <w:rPr>
          <w:i/>
          <w:iCs/>
        </w:rPr>
        <w:t>1. S&amp;P Global Commodity Insights</w:t>
      </w:r>
    </w:p>
    <w:p w14:paraId="71B551E8" w14:textId="77777777" w:rsidR="00555AAA" w:rsidRPr="00555AAA" w:rsidRDefault="00555AAA" w:rsidP="00555AAA">
      <w:pPr>
        <w:spacing w:after="70"/>
      </w:pPr>
      <w:r w:rsidRPr="00555AAA">
        <w:rPr>
          <w:b/>
          <w:bCs/>
        </w:rPr>
        <w:t>"Most project capacity of second EU Hydrogen Bank auction withdraws"</w:t>
      </w:r>
    </w:p>
    <w:p w14:paraId="54141E14" w14:textId="77777777" w:rsidR="00555AAA" w:rsidRPr="00555AAA" w:rsidRDefault="00555AAA" w:rsidP="00555AAA">
      <w:pPr>
        <w:spacing w:after="70"/>
      </w:pPr>
      <w:r w:rsidRPr="00555AAA">
        <w:t>S&amp;P Global highlighted that low bidding prices became a trap for developers once technical and commercial realities set in. Developers submitted hyper-competitive bids to win the auction, but when required to sign legally binding commitments and post financial guarantees, they realized:</w:t>
      </w:r>
    </w:p>
    <w:p w14:paraId="22D2B537" w14:textId="77777777" w:rsidR="00555AAA" w:rsidRPr="00555AAA" w:rsidRDefault="00555AAA" w:rsidP="00555AAA">
      <w:pPr>
        <w:numPr>
          <w:ilvl w:val="0"/>
          <w:numId w:val="11"/>
        </w:numPr>
        <w:ind w:left="284" w:hanging="142"/>
      </w:pPr>
      <w:r w:rsidRPr="00555AAA">
        <w:t>They could not secure long-term renewable PPA contracts at the prices assumed in their financial models.</w:t>
      </w:r>
    </w:p>
    <w:p w14:paraId="087ED18E" w14:textId="77777777" w:rsidR="00555AAA" w:rsidRPr="00555AAA" w:rsidRDefault="00555AAA" w:rsidP="00555AAA">
      <w:pPr>
        <w:numPr>
          <w:ilvl w:val="0"/>
          <w:numId w:val="11"/>
        </w:numPr>
        <w:ind w:left="284" w:hanging="142"/>
      </w:pPr>
      <w:r w:rsidRPr="00555AAA">
        <w:t>Permitting timelines and grid interconnections were delayed well beyond the EHB’s strict 5-year operational deadline.</w:t>
      </w:r>
    </w:p>
    <w:p w14:paraId="0439EE82" w14:textId="77777777" w:rsidR="00555AAA" w:rsidRPr="00555AAA" w:rsidRDefault="00555AAA" w:rsidP="00555AAA">
      <w:pPr>
        <w:numPr>
          <w:ilvl w:val="0"/>
          <w:numId w:val="11"/>
        </w:numPr>
        <w:ind w:left="284" w:hanging="142"/>
      </w:pPr>
      <w:r w:rsidRPr="00555AAA">
        <w:t>Offtakers were unwilling to sign binding contracts without fixed delivered hydrogen prices.</w:t>
      </w:r>
    </w:p>
    <w:p w14:paraId="1C890AB0" w14:textId="77777777" w:rsidR="00555AAA" w:rsidRDefault="00555AAA" w:rsidP="00555AAA">
      <w:pPr>
        <w:spacing w:after="70"/>
      </w:pPr>
      <w:r>
        <w:rPr>
          <w:b/>
          <w:bCs/>
        </w:rPr>
        <w:t>2</w:t>
      </w:r>
      <w:r w:rsidRPr="00555AAA">
        <w:rPr>
          <w:b/>
          <w:bCs/>
        </w:rPr>
        <w:t>. Balkan Green Energy News</w:t>
      </w:r>
    </w:p>
    <w:p w14:paraId="2D0131F0" w14:textId="1213CC15" w:rsidR="00555AAA" w:rsidRPr="00555AAA" w:rsidRDefault="00555AAA" w:rsidP="00555AAA">
      <w:pPr>
        <w:spacing w:after="70"/>
      </w:pPr>
      <w:r w:rsidRPr="00555AAA">
        <w:t xml:space="preserve"> The Market Reality</w:t>
      </w:r>
      <w:r w:rsidRPr="00555AAA">
        <w:rPr>
          <w:b/>
          <w:bCs/>
        </w:rPr>
        <w:t>:</w:t>
      </w:r>
      <w:r w:rsidRPr="00555AAA">
        <w:rPr>
          <w:rStyle w:val="apple-converted-space"/>
        </w:rPr>
        <w:t> </w:t>
      </w:r>
      <w:r w:rsidRPr="00555AAA">
        <w:t>Analysts countered that while it prevented wasted public money, the mechanism caused severe market churn. Over half the budget sat idle, and reserve-list projects invited to replace the dropouts lacked the scale to fill the 1.88 GW gap</w:t>
      </w:r>
    </w:p>
    <w:p w14:paraId="50D95080" w14:textId="43D9B3AC" w:rsidR="00555AAA" w:rsidRPr="00555AAA" w:rsidRDefault="00555AAA" w:rsidP="00555AAA">
      <w:pPr>
        <w:spacing w:after="70"/>
        <w:rPr>
          <w:b/>
          <w:bCs/>
        </w:rPr>
      </w:pPr>
      <w:r w:rsidRPr="00555AAA">
        <w:rPr>
          <w:b/>
          <w:bCs/>
        </w:rPr>
        <w:t>3. Clean Air Task Force (CATF) &amp; Tim Harper Analysis</w:t>
      </w:r>
    </w:p>
    <w:p w14:paraId="3BF231E4" w14:textId="77777777" w:rsidR="00555AAA" w:rsidRPr="00555AAA" w:rsidRDefault="00555AAA" w:rsidP="00555AAA">
      <w:pPr>
        <w:spacing w:after="70"/>
      </w:pPr>
      <w:r w:rsidRPr="00555AAA">
        <w:rPr>
          <w:b/>
          <w:bCs/>
        </w:rPr>
        <w:t>"Designing a €100bn Industrial Decarbonisation Bank to Deliver"</w:t>
      </w:r>
      <w:r w:rsidRPr="00555AAA">
        <w:t> / </w:t>
      </w:r>
      <w:r w:rsidRPr="00555AAA">
        <w:rPr>
          <w:b/>
          <w:bCs/>
        </w:rPr>
        <w:t>"IF25 European Hydrogen Auction Explained"</w:t>
      </w:r>
    </w:p>
    <w:p w14:paraId="5570C72D" w14:textId="77777777" w:rsidR="00555AAA" w:rsidRPr="00555AAA" w:rsidRDefault="00555AAA" w:rsidP="00555AAA">
      <w:pPr>
        <w:spacing w:after="70"/>
      </w:pPr>
      <w:r w:rsidRPr="00555AAA">
        <w:t>Energy commentators noted that requiring bankable commitments (like financial completion guarantees) </w:t>
      </w:r>
      <w:r w:rsidRPr="00555AAA">
        <w:rPr>
          <w:b/>
          <w:bCs/>
        </w:rPr>
        <w:t>before</w:t>
      </w:r>
      <w:r w:rsidRPr="00555AAA">
        <w:t>projects have achieved developmental maturity creates a structural mismatch:</w:t>
      </w:r>
    </w:p>
    <w:p w14:paraId="6295F0E6" w14:textId="77777777" w:rsidR="00555AAA" w:rsidRPr="00555AAA" w:rsidRDefault="00555AAA" w:rsidP="00555AAA">
      <w:pPr>
        <w:numPr>
          <w:ilvl w:val="0"/>
          <w:numId w:val="8"/>
        </w:numPr>
        <w:spacing w:after="70"/>
      </w:pPr>
      <w:r w:rsidRPr="00555AAA">
        <w:rPr>
          <w:b/>
          <w:bCs/>
        </w:rPr>
        <w:t>Optionality vs. Obligation:</w:t>
      </w:r>
      <w:r w:rsidRPr="00555AAA">
        <w:t> Bidders treat early-stage government auctions like free financial call options. If public frameworks demand hard financial guarantees too early in the project timeline, developers face a binary choice: post expensive capital for an unpermitted project or walk away.</w:t>
      </w:r>
    </w:p>
    <w:p w14:paraId="2D478272" w14:textId="77777777" w:rsidR="00555AAA" w:rsidRPr="00555AAA" w:rsidRDefault="00555AAA" w:rsidP="00555AAA">
      <w:pPr>
        <w:numPr>
          <w:ilvl w:val="0"/>
          <w:numId w:val="8"/>
        </w:numPr>
        <w:spacing w:after="70"/>
      </w:pPr>
      <w:r w:rsidRPr="00555AAA">
        <w:rPr>
          <w:b/>
          <w:bCs/>
        </w:rPr>
        <w:t>The Paradigm Shift:</w:t>
      </w:r>
      <w:r w:rsidRPr="00555AAA">
        <w:t> Industry commentary shifted the core policy metric from </w:t>
      </w:r>
      <w:r w:rsidRPr="00555AAA">
        <w:rPr>
          <w:i/>
          <w:iCs/>
        </w:rPr>
        <w:t>"How low can subsidy bids go?"</w:t>
      </w:r>
      <w:r w:rsidRPr="00555AAA">
        <w:t>to </w:t>
      </w:r>
      <w:r w:rsidRPr="00555AAA">
        <w:rPr>
          <w:i/>
          <w:iCs/>
        </w:rPr>
        <w:t>"How many winning projects actually reach Final Investment Decision (FID) and get built?"</w:t>
      </w:r>
    </w:p>
    <w:p w14:paraId="2B640F8E" w14:textId="77777777" w:rsidR="00555AAA" w:rsidRPr="00555AAA" w:rsidRDefault="00555AAA" w:rsidP="00555AAA">
      <w:pPr>
        <w:spacing w:after="70"/>
        <w:rPr>
          <w:b/>
          <w:bCs/>
        </w:rPr>
      </w:pPr>
      <w:r w:rsidRPr="00555AAA">
        <w:rPr>
          <w:b/>
          <w:bCs/>
        </w:rPr>
        <w:t>4. EY / Hyvolution Index Report</w:t>
      </w:r>
    </w:p>
    <w:p w14:paraId="38B580A5" w14:textId="77777777" w:rsidR="00555AAA" w:rsidRPr="00555AAA" w:rsidRDefault="00555AAA" w:rsidP="00555AAA">
      <w:pPr>
        <w:spacing w:after="70"/>
      </w:pPr>
      <w:r w:rsidRPr="00555AAA">
        <w:rPr>
          <w:b/>
          <w:bCs/>
        </w:rPr>
        <w:t>"European Hydrogen and Derivatives Index"</w:t>
      </w:r>
    </w:p>
    <w:p w14:paraId="26150D6A" w14:textId="77777777" w:rsidR="00555AAA" w:rsidRPr="00555AAA" w:rsidRDefault="00555AAA" w:rsidP="00555AAA">
      <w:pPr>
        <w:spacing w:after="70"/>
      </w:pPr>
      <w:r w:rsidRPr="00555AAA">
        <w:t>EY’s analysis emphasized that forcing 100% compliance with strict Renewable Fuels of Non-Biological Origin (RFNBO) rules and demanding bank guarantees before grid/PPA terms are finalized created an unbankable risk profile. The high attrition rate served as a wake-up call that regulatory complexity and early financial penalties were chilling developer participation.</w:t>
      </w:r>
    </w:p>
    <w:p w14:paraId="10B05C53" w14:textId="77777777" w:rsidR="00555AAA" w:rsidRPr="00555AAA" w:rsidRDefault="00555AAA" w:rsidP="00555AAA">
      <w:pPr>
        <w:spacing w:after="70"/>
        <w:rPr>
          <w:b/>
          <w:bCs/>
        </w:rPr>
      </w:pPr>
      <w:r w:rsidRPr="00555AAA">
        <w:rPr>
          <w:b/>
          <w:bCs/>
        </w:rPr>
        <w:t>How Policy Evolved as a Result</w:t>
      </w:r>
    </w:p>
    <w:p w14:paraId="58D29433" w14:textId="77777777" w:rsidR="00555AAA" w:rsidRPr="00555AAA" w:rsidRDefault="00555AAA" w:rsidP="00555AAA">
      <w:pPr>
        <w:spacing w:after="70"/>
      </w:pPr>
      <w:r w:rsidRPr="00555AAA">
        <w:t>To fix this attrition loop, the European Commission adjusted the rules for subsequent auction rounds (IF25 and IF26):</w:t>
      </w:r>
    </w:p>
    <w:p w14:paraId="218C3D46" w14:textId="77777777" w:rsidR="00555AAA" w:rsidRPr="00555AAA" w:rsidRDefault="00555AAA" w:rsidP="00555AAA">
      <w:pPr>
        <w:numPr>
          <w:ilvl w:val="0"/>
          <w:numId w:val="9"/>
        </w:numPr>
        <w:spacing w:after="70"/>
      </w:pPr>
      <w:r w:rsidRPr="00555AAA">
        <w:rPr>
          <w:b/>
          <w:bCs/>
        </w:rPr>
        <w:t>Stricter Front-Loaded Maturity Criteria:</w:t>
      </w:r>
      <w:r w:rsidRPr="00555AAA">
        <w:t> Bidders must now submit pre-contractual term sheets (Heads of Terms / MoUs) for power supply and off-take, along with proven grid application status, </w:t>
      </w:r>
      <w:r w:rsidRPr="00555AAA">
        <w:rPr>
          <w:i/>
          <w:iCs/>
        </w:rPr>
        <w:t>before</w:t>
      </w:r>
      <w:r w:rsidRPr="00555AAA">
        <w:t> entering the auction.</w:t>
      </w:r>
    </w:p>
    <w:p w14:paraId="1C176A9E" w14:textId="77777777" w:rsidR="00555AAA" w:rsidRPr="00555AAA" w:rsidRDefault="00555AAA" w:rsidP="00555AAA">
      <w:pPr>
        <w:numPr>
          <w:ilvl w:val="0"/>
          <w:numId w:val="9"/>
        </w:numPr>
        <w:spacing w:after="70"/>
      </w:pPr>
      <w:r w:rsidRPr="00555AAA">
        <w:rPr>
          <w:b/>
          <w:bCs/>
        </w:rPr>
        <w:t>Standardized Completion Guarantees:</w:t>
      </w:r>
      <w:r w:rsidRPr="00555AAA">
        <w:t> Clarified timing and terms for the 8% completion guarantee so developers can price the risk directly into their initial bids.</w:t>
      </w:r>
    </w:p>
    <w:p w14:paraId="4961EE1D" w14:textId="77777777" w:rsidR="00555AAA" w:rsidRPr="00555AAA" w:rsidRDefault="00555AAA" w:rsidP="00555AAA">
      <w:pPr>
        <w:numPr>
          <w:ilvl w:val="0"/>
          <w:numId w:val="9"/>
        </w:numPr>
        <w:spacing w:after="70"/>
      </w:pPr>
      <w:r w:rsidRPr="00555AAA">
        <w:rPr>
          <w:b/>
          <w:bCs/>
        </w:rPr>
        <w:t>Resilience &amp; Regional Caps:</w:t>
      </w:r>
      <w:r w:rsidRPr="00555AAA">
        <w:t> Introduced stricter rules to prevent lowball bidding strategies relying on unproven equipment or unrealistic supply chains.</w:t>
      </w:r>
    </w:p>
    <w:p w14:paraId="6E9254A2" w14:textId="77777777" w:rsidR="00555AAA" w:rsidRDefault="00555AAA" w:rsidP="00A72A6E">
      <w:pPr>
        <w:spacing w:after="70"/>
      </w:pPr>
    </w:p>
    <w:p w14:paraId="2FF65144" w14:textId="77777777" w:rsidR="00DC6A2F" w:rsidRPr="00DC6A2F" w:rsidRDefault="00DC6A2F" w:rsidP="00DC6A2F">
      <w:pPr>
        <w:shd w:val="clear" w:color="auto" w:fill="FFFFFF"/>
        <w:rPr>
          <w:rFonts w:ascii="Arial" w:eastAsia="Times New Roman" w:hAnsi="Arial" w:cs="Arial"/>
          <w:color w:val="2C303B"/>
          <w:sz w:val="20"/>
          <w:szCs w:val="20"/>
        </w:rPr>
      </w:pPr>
      <w:r w:rsidRPr="00DC6A2F">
        <w:rPr>
          <w:rFonts w:ascii="Arial" w:eastAsia="Times New Roman" w:hAnsi="Arial" w:cs="Arial"/>
          <w:color w:val="2C303B"/>
          <w:sz w:val="20"/>
          <w:szCs w:val="20"/>
        </w:rPr>
        <w:t>Projects must provide extensive documentation at application stage, including:</w:t>
      </w:r>
    </w:p>
    <w:p w14:paraId="17985C1F" w14:textId="77777777" w:rsidR="00DC6A2F" w:rsidRPr="00A83973" w:rsidRDefault="00DC6A2F" w:rsidP="00A83973">
      <w:pPr>
        <w:numPr>
          <w:ilvl w:val="0"/>
          <w:numId w:val="12"/>
        </w:numPr>
        <w:shd w:val="clear" w:color="auto" w:fill="FFFFFF"/>
        <w:tabs>
          <w:tab w:val="clear" w:pos="720"/>
          <w:tab w:val="num" w:pos="567"/>
        </w:tabs>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Electricity sourcing strategy proving 60% of supply secured via pre-contractual agreements;</w:t>
      </w:r>
    </w:p>
    <w:p w14:paraId="4B12D080"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Off-take agreements covering at least 60% of hydrogen output;</w:t>
      </w:r>
    </w:p>
    <w:p w14:paraId="2BD5A408"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Electrolyser procurement plans (MoUs or LoIs with suppliers);</w:t>
      </w:r>
    </w:p>
    <w:p w14:paraId="3E027F1A"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Environmental and grid connection permits;</w:t>
      </w:r>
    </w:p>
    <w:p w14:paraId="00D2EB21"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lastRenderedPageBreak/>
        <w:t>Evidence of equity support for at least 60% of total financing;</w:t>
      </w:r>
    </w:p>
    <w:p w14:paraId="36930CEF" w14:textId="77777777" w:rsidR="00DC6A2F" w:rsidRPr="00DC6A2F" w:rsidRDefault="00DC6A2F" w:rsidP="00A83973">
      <w:pPr>
        <w:numPr>
          <w:ilvl w:val="0"/>
          <w:numId w:val="12"/>
        </w:numPr>
        <w:shd w:val="clear" w:color="auto" w:fill="FFFFFF"/>
        <w:tabs>
          <w:tab w:val="clear" w:pos="720"/>
          <w:tab w:val="num" w:pos="567"/>
        </w:tabs>
        <w:spacing w:before="100" w:beforeAutospacing="1"/>
        <w:rPr>
          <w:rFonts w:ascii="Arial" w:eastAsia="Times New Roman" w:hAnsi="Arial" w:cs="Arial"/>
          <w:color w:val="2C303B"/>
          <w:sz w:val="20"/>
          <w:szCs w:val="20"/>
        </w:rPr>
      </w:pPr>
      <w:r w:rsidRPr="00A83973">
        <w:rPr>
          <w:rFonts w:asciiTheme="minorHAnsi" w:eastAsia="Times New Roman" w:hAnsiTheme="minorHAnsi" w:cstheme="minorHAnsi"/>
          <w:color w:val="2C303B"/>
          <w:sz w:val="16"/>
          <w:szCs w:val="16"/>
        </w:rPr>
        <w:t>Completion guarantee equal to 8% of the maximum grant amount</w:t>
      </w:r>
      <w:r w:rsidRPr="00DC6A2F">
        <w:rPr>
          <w:rFonts w:ascii="Arial" w:eastAsia="Times New Roman" w:hAnsi="Arial" w:cs="Arial"/>
          <w:color w:val="2C303B"/>
          <w:sz w:val="20"/>
          <w:szCs w:val="20"/>
        </w:rPr>
        <w:t>.</w:t>
      </w:r>
    </w:p>
    <w:p w14:paraId="4263EC4A" w14:textId="77777777" w:rsidR="00DC6A2F" w:rsidRPr="00A83973" w:rsidRDefault="00DC6A2F" w:rsidP="00DC6A2F">
      <w:pPr>
        <w:shd w:val="clear" w:color="auto" w:fill="FFFFFF"/>
        <w:rPr>
          <w:rFonts w:ascii="Arial" w:eastAsia="Times New Roman" w:hAnsi="Arial" w:cs="Arial"/>
          <w:color w:val="2C303B"/>
          <w:sz w:val="18"/>
          <w:szCs w:val="18"/>
        </w:rPr>
      </w:pPr>
      <w:r w:rsidRPr="00A83973">
        <w:rPr>
          <w:rFonts w:ascii="Arial" w:eastAsia="Times New Roman" w:hAnsi="Arial" w:cs="Arial"/>
          <w:color w:val="2C303B"/>
          <w:sz w:val="18"/>
          <w:szCs w:val="18"/>
        </w:rPr>
        <w:t>These requirements ensure only mature, bankable projects enter the competition</w:t>
      </w:r>
    </w:p>
    <w:p w14:paraId="2E1AAD8A" w14:textId="77777777" w:rsidR="00DC6A2F" w:rsidRPr="00A83973" w:rsidRDefault="00DC6A2F" w:rsidP="00A72A6E">
      <w:pPr>
        <w:spacing w:after="70"/>
        <w:rPr>
          <w:sz w:val="20"/>
          <w:szCs w:val="20"/>
        </w:rPr>
      </w:pPr>
    </w:p>
    <w:p w14:paraId="46E64733" w14:textId="37D89B03" w:rsidR="001002DD" w:rsidRPr="00A83973" w:rsidRDefault="00A83973" w:rsidP="00A83973">
      <w:pPr>
        <w:rPr>
          <w:b/>
          <w:bCs/>
        </w:rPr>
      </w:pPr>
      <w:r w:rsidRPr="00A83973">
        <w:rPr>
          <w:b/>
          <w:bCs/>
        </w:rPr>
        <w:t xml:space="preserve">Mandatory </w:t>
      </w:r>
      <w:r>
        <w:rPr>
          <w:b/>
          <w:bCs/>
        </w:rPr>
        <w:t>C</w:t>
      </w:r>
      <w:r w:rsidRPr="00A83973">
        <w:rPr>
          <w:b/>
          <w:bCs/>
        </w:rPr>
        <w:t>ross-</w:t>
      </w:r>
      <w:r>
        <w:rPr>
          <w:b/>
          <w:bCs/>
        </w:rPr>
        <w:t>C</w:t>
      </w:r>
      <w:r w:rsidRPr="00A83973">
        <w:rPr>
          <w:b/>
          <w:bCs/>
        </w:rPr>
        <w:t xml:space="preserve">hecks </w:t>
      </w:r>
      <w:r>
        <w:rPr>
          <w:b/>
          <w:bCs/>
        </w:rPr>
        <w:t>B</w:t>
      </w:r>
      <w:r w:rsidRPr="00A83973">
        <w:rPr>
          <w:b/>
          <w:bCs/>
        </w:rPr>
        <w:t xml:space="preserve">efore </w:t>
      </w:r>
      <w:r>
        <w:rPr>
          <w:b/>
          <w:bCs/>
        </w:rPr>
        <w:t>A</w:t>
      </w:r>
      <w:r w:rsidRPr="00A83973">
        <w:rPr>
          <w:b/>
          <w:bCs/>
        </w:rPr>
        <w:t>uction Submission</w:t>
      </w:r>
    </w:p>
    <w:tbl>
      <w:tblPr>
        <w:tblW w:w="8505" w:type="dxa"/>
        <w:tblCellSpacing w:w="15" w:type="dxa"/>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276"/>
        <w:gridCol w:w="2693"/>
        <w:gridCol w:w="4536"/>
      </w:tblGrid>
      <w:tr w:rsidR="00A83973" w:rsidRPr="00A83973" w14:paraId="73E4E44E" w14:textId="77777777" w:rsidTr="00A83973">
        <w:trPr>
          <w:tblHeader/>
          <w:tblCellSpacing w:w="15" w:type="dxa"/>
        </w:trPr>
        <w:tc>
          <w:tcPr>
            <w:tcW w:w="1231" w:type="dxa"/>
            <w:shd w:val="clear" w:color="auto" w:fill="F2F2F2" w:themeFill="background1" w:themeFillShade="F2"/>
            <w:hideMark/>
          </w:tcPr>
          <w:p w14:paraId="651DE5F0" w14:textId="77777777" w:rsidR="00A83973" w:rsidRPr="00A83973" w:rsidRDefault="00A83973" w:rsidP="00A83973">
            <w:pPr>
              <w:jc w:val="center"/>
              <w:rPr>
                <w:rFonts w:ascii="Helvetica Neue" w:eastAsia="Times New Roman" w:hAnsi="Helvetica Neue" w:cs="Times New Roman"/>
                <w:b/>
                <w:bCs/>
                <w:color w:val="1F1F1F"/>
                <w:sz w:val="18"/>
                <w:szCs w:val="18"/>
              </w:rPr>
            </w:pPr>
            <w:r w:rsidRPr="00A83973">
              <w:rPr>
                <w:rFonts w:ascii="Helvetica Neue" w:eastAsia="Times New Roman" w:hAnsi="Helvetica Neue" w:cs="Times New Roman"/>
                <w:b/>
                <w:bCs/>
                <w:color w:val="1F1F1F"/>
                <w:sz w:val="18"/>
                <w:szCs w:val="18"/>
              </w:rPr>
              <w:t>Parameter</w:t>
            </w:r>
          </w:p>
        </w:tc>
        <w:tc>
          <w:tcPr>
            <w:tcW w:w="2663" w:type="dxa"/>
            <w:shd w:val="clear" w:color="auto" w:fill="F2F2F2" w:themeFill="background1" w:themeFillShade="F2"/>
            <w:hideMark/>
          </w:tcPr>
          <w:p w14:paraId="470B0420" w14:textId="77777777" w:rsidR="00A83973" w:rsidRPr="00A83973" w:rsidRDefault="00A83973" w:rsidP="00A83973">
            <w:pPr>
              <w:jc w:val="center"/>
              <w:rPr>
                <w:rFonts w:ascii="Helvetica Neue" w:eastAsia="Times New Roman" w:hAnsi="Helvetica Neue" w:cs="Times New Roman"/>
                <w:b/>
                <w:bCs/>
                <w:color w:val="1F1F1F"/>
                <w:sz w:val="18"/>
                <w:szCs w:val="18"/>
              </w:rPr>
            </w:pPr>
            <w:r w:rsidRPr="00A83973">
              <w:rPr>
                <w:rFonts w:ascii="Helvetica Neue" w:eastAsia="Times New Roman" w:hAnsi="Helvetica Neue" w:cs="Times New Roman"/>
                <w:b/>
                <w:bCs/>
                <w:color w:val="1F1F1F"/>
                <w:sz w:val="18"/>
                <w:szCs w:val="18"/>
              </w:rPr>
              <w:t>Minimum Requirement</w:t>
            </w:r>
          </w:p>
        </w:tc>
        <w:tc>
          <w:tcPr>
            <w:tcW w:w="4491" w:type="dxa"/>
            <w:shd w:val="clear" w:color="auto" w:fill="F2F2F2" w:themeFill="background1" w:themeFillShade="F2"/>
            <w:hideMark/>
          </w:tcPr>
          <w:p w14:paraId="0CAA1499" w14:textId="77777777" w:rsidR="00A83973" w:rsidRPr="00A83973" w:rsidRDefault="00A83973" w:rsidP="00A83973">
            <w:pPr>
              <w:jc w:val="center"/>
              <w:rPr>
                <w:rFonts w:ascii="Helvetica Neue" w:eastAsia="Times New Roman" w:hAnsi="Helvetica Neue" w:cs="Times New Roman"/>
                <w:b/>
                <w:bCs/>
                <w:color w:val="1F1F1F"/>
                <w:sz w:val="18"/>
                <w:szCs w:val="18"/>
              </w:rPr>
            </w:pPr>
            <w:r w:rsidRPr="00A83973">
              <w:rPr>
                <w:rFonts w:ascii="Helvetica Neue" w:eastAsia="Times New Roman" w:hAnsi="Helvetica Neue" w:cs="Times New Roman"/>
                <w:b/>
                <w:bCs/>
                <w:color w:val="1F1F1F"/>
                <w:sz w:val="18"/>
                <w:szCs w:val="18"/>
              </w:rPr>
              <w:t>Common Rejection Reason</w:t>
            </w:r>
          </w:p>
        </w:tc>
      </w:tr>
      <w:tr w:rsidR="00A83973" w:rsidRPr="00A83973" w14:paraId="2573EF42" w14:textId="77777777" w:rsidTr="00A83973">
        <w:trPr>
          <w:tblCellSpacing w:w="15" w:type="dxa"/>
        </w:trPr>
        <w:tc>
          <w:tcPr>
            <w:tcW w:w="1231" w:type="dxa"/>
            <w:shd w:val="clear" w:color="auto" w:fill="F2F2F2" w:themeFill="background1" w:themeFillShade="F2"/>
            <w:hideMark/>
          </w:tcPr>
          <w:p w14:paraId="2F17836A"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PPA Coverage</w:t>
            </w:r>
          </w:p>
        </w:tc>
        <w:tc>
          <w:tcPr>
            <w:tcW w:w="2663" w:type="dxa"/>
            <w:shd w:val="clear" w:color="auto" w:fill="F2F2F2" w:themeFill="background1" w:themeFillShade="F2"/>
            <w:hideMark/>
          </w:tcPr>
          <w:p w14:paraId="341955BF"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 60% of required annual MWh</w:t>
            </w:r>
          </w:p>
        </w:tc>
        <w:tc>
          <w:tcPr>
            <w:tcW w:w="4491" w:type="dxa"/>
            <w:shd w:val="clear" w:color="auto" w:fill="F2F2F2" w:themeFill="background1" w:themeFillShade="F2"/>
            <w:hideMark/>
          </w:tcPr>
          <w:p w14:paraId="4AFB4ADD"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Submitting an MoU with an energy broker instead of an asset owner or licensed utility.</w:t>
            </w:r>
          </w:p>
        </w:tc>
      </w:tr>
      <w:tr w:rsidR="00A83973" w:rsidRPr="00A83973" w14:paraId="71DC60BF" w14:textId="77777777" w:rsidTr="00A83973">
        <w:trPr>
          <w:tblCellSpacing w:w="15" w:type="dxa"/>
        </w:trPr>
        <w:tc>
          <w:tcPr>
            <w:tcW w:w="1231" w:type="dxa"/>
            <w:shd w:val="clear" w:color="auto" w:fill="F2F2F2" w:themeFill="background1" w:themeFillShade="F2"/>
            <w:hideMark/>
          </w:tcPr>
          <w:p w14:paraId="6BAE6AD3"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Off-take Volume</w:t>
            </w:r>
          </w:p>
        </w:tc>
        <w:tc>
          <w:tcPr>
            <w:tcW w:w="2663" w:type="dxa"/>
            <w:shd w:val="clear" w:color="auto" w:fill="F2F2F2" w:themeFill="background1" w:themeFillShade="F2"/>
            <w:hideMark/>
          </w:tcPr>
          <w:p w14:paraId="1D45152B"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 60% of 10-year H₂ production</w:t>
            </w:r>
          </w:p>
        </w:tc>
        <w:tc>
          <w:tcPr>
            <w:tcW w:w="4491" w:type="dxa"/>
            <w:shd w:val="clear" w:color="auto" w:fill="F2F2F2" w:themeFill="background1" w:themeFillShade="F2"/>
            <w:hideMark/>
          </w:tcPr>
          <w:p w14:paraId="7E49D77A"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Off-taker lacks corporate sign-off or price formula is undefined.</w:t>
            </w:r>
          </w:p>
        </w:tc>
      </w:tr>
      <w:tr w:rsidR="00A83973" w:rsidRPr="00A83973" w14:paraId="04AC62BE" w14:textId="77777777" w:rsidTr="00A83973">
        <w:trPr>
          <w:tblCellSpacing w:w="15" w:type="dxa"/>
        </w:trPr>
        <w:tc>
          <w:tcPr>
            <w:tcW w:w="1231" w:type="dxa"/>
            <w:shd w:val="clear" w:color="auto" w:fill="F2F2F2" w:themeFill="background1" w:themeFillShade="F2"/>
            <w:hideMark/>
          </w:tcPr>
          <w:p w14:paraId="2E78824A"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Grid Status</w:t>
            </w:r>
          </w:p>
        </w:tc>
        <w:tc>
          <w:tcPr>
            <w:tcW w:w="2663" w:type="dxa"/>
            <w:shd w:val="clear" w:color="auto" w:fill="F2F2F2" w:themeFill="background1" w:themeFillShade="F2"/>
            <w:hideMark/>
          </w:tcPr>
          <w:p w14:paraId="602B10F2"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Evidence of formal TSO/DSO submission or offer</w:t>
            </w:r>
          </w:p>
        </w:tc>
        <w:tc>
          <w:tcPr>
            <w:tcW w:w="4491" w:type="dxa"/>
            <w:shd w:val="clear" w:color="auto" w:fill="F2F2F2" w:themeFill="background1" w:themeFillShade="F2"/>
            <w:hideMark/>
          </w:tcPr>
          <w:p w14:paraId="6F35F95D"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Indicating "unsolicited intent" without an official TSO/DSO reference number.</w:t>
            </w:r>
          </w:p>
        </w:tc>
      </w:tr>
      <w:tr w:rsidR="00A83973" w:rsidRPr="00A83973" w14:paraId="60479F61" w14:textId="77777777" w:rsidTr="00A83973">
        <w:trPr>
          <w:tblCellSpacing w:w="15" w:type="dxa"/>
        </w:trPr>
        <w:tc>
          <w:tcPr>
            <w:tcW w:w="1231" w:type="dxa"/>
            <w:shd w:val="clear" w:color="auto" w:fill="F2F2F2" w:themeFill="background1" w:themeFillShade="F2"/>
            <w:hideMark/>
          </w:tcPr>
          <w:p w14:paraId="6454D389"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Electrolyser Procurement</w:t>
            </w:r>
          </w:p>
        </w:tc>
        <w:tc>
          <w:tcPr>
            <w:tcW w:w="2663" w:type="dxa"/>
            <w:shd w:val="clear" w:color="auto" w:fill="F2F2F2" w:themeFill="background1" w:themeFillShade="F2"/>
            <w:hideMark/>
          </w:tcPr>
          <w:p w14:paraId="254417AC"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Signed MoU with manufacturer specifying country of origin</w:t>
            </w:r>
          </w:p>
        </w:tc>
        <w:tc>
          <w:tcPr>
            <w:tcW w:w="4491" w:type="dxa"/>
            <w:shd w:val="clear" w:color="auto" w:fill="F2F2F2" w:themeFill="background1" w:themeFillShade="F2"/>
            <w:hideMark/>
          </w:tcPr>
          <w:p w14:paraId="404CE059"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Failure to comply with Net Zero Industry Act (NZIA) non-EU stack sourcing limits.</w:t>
            </w:r>
          </w:p>
        </w:tc>
      </w:tr>
    </w:tbl>
    <w:p w14:paraId="233C08B4" w14:textId="77777777" w:rsidR="00511222" w:rsidRDefault="00511222" w:rsidP="00511222">
      <w:pPr>
        <w:pStyle w:val="Heading2"/>
      </w:pPr>
    </w:p>
    <w:p w14:paraId="17AE1CA6" w14:textId="77777777" w:rsidR="00511222" w:rsidRDefault="00511222" w:rsidP="00511222">
      <w:pPr>
        <w:pStyle w:val="Heading1"/>
        <w:keepNext/>
        <w:pageBreakBefore/>
        <w:spacing w:after="160"/>
      </w:pPr>
      <w:bookmarkStart w:id="47" w:name="_Toc241661562"/>
      <w:commentRangeStart w:id="48"/>
      <w:r>
        <w:lastRenderedPageBreak/>
        <w:t>Annex A · After the gates: how capital is released</w:t>
      </w:r>
      <w:bookmarkEnd w:id="47"/>
      <w:commentRangeEnd w:id="48"/>
      <w:r>
        <w:rPr>
          <w:rStyle w:val="CommentReference"/>
          <w:sz w:val="32"/>
          <w:szCs w:val="32"/>
        </w:rPr>
        <w:commentReference w:id="48"/>
      </w:r>
    </w:p>
    <w:p w14:paraId="0D8DBFB5" w14:textId="77777777" w:rsidR="00511222" w:rsidRDefault="00511222" w:rsidP="00511222">
      <w:pPr>
        <w:spacing w:after="120"/>
      </w:pPr>
      <w:r>
        <w:t xml:space="preserve">A note for chief financial officers and funders. The gates decide when a project is eligible for a capital decision; this annex describes what follows the decision, as committed money becomes cash. It summarises common practice; each project’s financing documents govern. GEX does not hold, release or draw money. </w:t>
      </w:r>
      <w:r>
        <w:rPr>
          <w:b/>
          <w:bCs/>
          <w:color w:val="A8341A"/>
          <w:sz w:val="18"/>
          <w:szCs w:val="18"/>
        </w:rPr>
        <w:t>[I]</w:t>
      </w:r>
    </w:p>
    <w:p w14:paraId="12004D76" w14:textId="77777777" w:rsidR="00511222" w:rsidRDefault="00511222" w:rsidP="00511222">
      <w:pPr>
        <w:keepNext/>
        <w:spacing w:before="200" w:after="80"/>
      </w:pPr>
      <w:r>
        <w:rPr>
          <w:b/>
          <w:bCs/>
          <w:color w:val="0D5754"/>
          <w:sz w:val="22"/>
          <w:szCs w:val="22"/>
        </w:rPr>
        <w:t>Announced is not available</w:t>
      </w:r>
    </w:p>
    <w:p w14:paraId="30A85F04" w14:textId="77777777" w:rsidR="00511222" w:rsidRDefault="00511222" w:rsidP="00511222">
      <w:pPr>
        <w:spacing w:after="120"/>
      </w:pPr>
      <w:r>
        <w:t xml:space="preserve">Capital passes through distinct states, and none should be counted as the next: announced, indicative, term-sheeted, credit-approved, legally committed, conditions satisfied, available to draw, drawn, spent, verified as eligible use. The first four are promises. Money is available only once a signed agreement’s conditions precedent are satisfied: “financial close means not only that the financing documents have been signed, but also that the prior conditions for the availability of financing have been fulfilled” (APMG). It counts for grant and development-finance purposes only once its use is verified as eligible. </w:t>
      </w:r>
      <w:r>
        <w:rPr>
          <w:b/>
          <w:bCs/>
          <w:color w:val="0D5754"/>
          <w:sz w:val="18"/>
          <w:szCs w:val="18"/>
        </w:rPr>
        <w:t>[P]</w:t>
      </w:r>
    </w:p>
    <w:p w14:paraId="4651EA4E" w14:textId="77777777" w:rsidR="00511222" w:rsidRDefault="00511222" w:rsidP="00511222">
      <w:pPr>
        <w:keepNext/>
        <w:spacing w:before="200" w:after="80"/>
      </w:pPr>
      <w:r>
        <w:rPr>
          <w:b/>
          <w:bCs/>
          <w:color w:val="0D5754"/>
          <w:sz w:val="22"/>
          <w:szCs w:val="22"/>
        </w:rPr>
        <w:t>What the CFO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11222" w14:paraId="325082A0" w14:textId="77777777" w:rsidTr="00417B99">
        <w:trPr>
          <w:cantSplit/>
          <w:tblHeader/>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96819C" w14:textId="77777777" w:rsidR="00511222" w:rsidRDefault="00511222" w:rsidP="00417B99">
            <w:pPr>
              <w:spacing w:after="40"/>
            </w:pPr>
            <w:r>
              <w:rPr>
                <w:b/>
                <w:bCs/>
                <w:color w:val="0D5754"/>
                <w:sz w:val="16"/>
                <w:szCs w:val="16"/>
              </w:rPr>
              <w:t>Task</w:t>
            </w:r>
          </w:p>
        </w:tc>
        <w:tc>
          <w:tcPr>
            <w:tcW w:w="6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BF71E41" w14:textId="77777777" w:rsidR="00511222" w:rsidRDefault="00511222" w:rsidP="00417B99">
            <w:pPr>
              <w:spacing w:after="40"/>
            </w:pPr>
            <w:r>
              <w:rPr>
                <w:b/>
                <w:bCs/>
                <w:color w:val="0D5754"/>
                <w:sz w:val="16"/>
                <w:szCs w:val="16"/>
              </w:rPr>
              <w:t>Why it matters</w:t>
            </w:r>
          </w:p>
        </w:tc>
      </w:tr>
      <w:tr w:rsidR="00511222" w14:paraId="6DEFECDB"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5AFF3E3" w14:textId="77777777" w:rsidR="00511222" w:rsidRDefault="00511222" w:rsidP="00417B99">
            <w:pPr>
              <w:spacing w:after="40"/>
            </w:pPr>
            <w:r>
              <w:rPr>
                <w:b/>
                <w:bCs/>
                <w:sz w:val="16"/>
                <w:szCs w:val="16"/>
              </w:rPr>
              <w:t>Maintain sources and uses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2C3B68" w14:textId="77777777" w:rsidR="00511222" w:rsidRDefault="00511222" w:rsidP="00417B99">
            <w:pPr>
              <w:spacing w:after="40"/>
            </w:pPr>
            <w:r>
              <w:rPr>
                <w:sz w:val="16"/>
                <w:szCs w:val="16"/>
              </w:rPr>
              <w:t>Prevents funding gaps</w:t>
            </w:r>
          </w:p>
        </w:tc>
      </w:tr>
      <w:tr w:rsidR="00511222" w14:paraId="4579533B"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5E72DD" w14:textId="77777777" w:rsidR="00511222" w:rsidRDefault="00511222" w:rsidP="00417B99">
            <w:pPr>
              <w:spacing w:after="40"/>
            </w:pPr>
            <w:r>
              <w:rPr>
                <w:b/>
                <w:bCs/>
                <w:sz w:val="16"/>
                <w:szCs w:val="16"/>
              </w:rPr>
              <w:t>Track committed, available and drawn capital separately</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6951F0" w14:textId="77777777" w:rsidR="00511222" w:rsidRDefault="00511222" w:rsidP="00417B99">
            <w:pPr>
              <w:spacing w:after="40"/>
            </w:pPr>
            <w:r>
              <w:rPr>
                <w:sz w:val="16"/>
                <w:szCs w:val="16"/>
              </w:rPr>
              <w:t>Avoids counting promises as liquidity</w:t>
            </w:r>
          </w:p>
        </w:tc>
      </w:tr>
      <w:tr w:rsidR="00511222" w14:paraId="03229320"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A7ADF9D" w14:textId="77777777" w:rsidR="00511222" w:rsidRDefault="00511222" w:rsidP="00417B99">
            <w:pPr>
              <w:spacing w:after="40"/>
            </w:pPr>
            <w:r>
              <w:rPr>
                <w:b/>
                <w:bCs/>
                <w:sz w:val="16"/>
                <w:szCs w:val="16"/>
              </w:rPr>
              <w:t>Manage account permissions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E17A6E" w14:textId="77777777" w:rsidR="00511222" w:rsidRDefault="00511222" w:rsidP="00417B99">
            <w:pPr>
              <w:spacing w:after="40"/>
            </w:pPr>
            <w:r>
              <w:rPr>
                <w:sz w:val="16"/>
                <w:szCs w:val="16"/>
              </w:rPr>
              <w:t>Prevents unauthorised cash leakage</w:t>
            </w:r>
          </w:p>
        </w:tc>
      </w:tr>
      <w:tr w:rsidR="00511222" w14:paraId="54A349A4"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072D8D6" w14:textId="77777777" w:rsidR="00511222" w:rsidRDefault="00511222" w:rsidP="00417B99">
            <w:pPr>
              <w:spacing w:after="40"/>
            </w:pPr>
            <w:r>
              <w:rPr>
                <w:b/>
                <w:bCs/>
                <w:sz w:val="16"/>
                <w:szCs w:val="16"/>
              </w:rPr>
              <w:t>Prepare draw requests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F57C03" w14:textId="77777777" w:rsidR="00511222" w:rsidRDefault="00511222" w:rsidP="00417B99">
            <w:pPr>
              <w:spacing w:after="40"/>
            </w:pPr>
            <w:r>
              <w:rPr>
                <w:sz w:val="16"/>
                <w:szCs w:val="16"/>
              </w:rPr>
              <w:t>Unlocks debt and grant money</w:t>
            </w:r>
          </w:p>
        </w:tc>
      </w:tr>
      <w:tr w:rsidR="00511222" w14:paraId="6E31FEE2"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4D0E85" w14:textId="77777777" w:rsidR="00511222" w:rsidRDefault="00511222" w:rsidP="00417B99">
            <w:pPr>
              <w:spacing w:after="40"/>
            </w:pPr>
            <w:r>
              <w:rPr>
                <w:b/>
                <w:bCs/>
                <w:sz w:val="16"/>
                <w:szCs w:val="16"/>
              </w:rPr>
              <w:t>Certify eligible costs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32B40D" w14:textId="77777777" w:rsidR="00511222" w:rsidRDefault="00511222" w:rsidP="00417B99">
            <w:pPr>
              <w:spacing w:after="40"/>
            </w:pPr>
            <w:r>
              <w:rPr>
                <w:sz w:val="16"/>
                <w:szCs w:val="16"/>
              </w:rPr>
              <w:t>Keeps development-finance and grant money valid</w:t>
            </w:r>
          </w:p>
        </w:tc>
      </w:tr>
      <w:tr w:rsidR="00511222" w14:paraId="72977046"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0C0BBC" w14:textId="77777777" w:rsidR="00511222" w:rsidRDefault="00511222" w:rsidP="00417B99">
            <w:pPr>
              <w:spacing w:after="40"/>
            </w:pPr>
            <w:r>
              <w:rPr>
                <w:b/>
                <w:bCs/>
                <w:sz w:val="16"/>
                <w:szCs w:val="16"/>
              </w:rPr>
              <w:t>Maintain the cost-to-complete model</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2AD76E" w14:textId="77777777" w:rsidR="00511222" w:rsidRDefault="00511222" w:rsidP="00417B99">
            <w:pPr>
              <w:spacing w:after="40"/>
            </w:pPr>
            <w:r>
              <w:rPr>
                <w:sz w:val="16"/>
                <w:szCs w:val="16"/>
              </w:rPr>
              <w:t>Protects lenders from overrun risk</w:t>
            </w:r>
          </w:p>
        </w:tc>
      </w:tr>
      <w:tr w:rsidR="00511222" w14:paraId="6126460E"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BB1B0D" w14:textId="77777777" w:rsidR="00511222" w:rsidRDefault="00511222" w:rsidP="00417B99">
            <w:pPr>
              <w:spacing w:after="40"/>
            </w:pPr>
            <w:r>
              <w:rPr>
                <w:b/>
                <w:bCs/>
                <w:sz w:val="16"/>
                <w:szCs w:val="16"/>
              </w:rPr>
              <w:t>Manage equity calls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0991AC" w14:textId="77777777" w:rsidR="00511222" w:rsidRDefault="00511222" w:rsidP="00417B99">
            <w:pPr>
              <w:spacing w:after="40"/>
            </w:pPr>
            <w:r>
              <w:rPr>
                <w:sz w:val="16"/>
                <w:szCs w:val="16"/>
              </w:rPr>
              <w:t>Ensures sponsor money arrives before debt exposure grows</w:t>
            </w:r>
          </w:p>
        </w:tc>
      </w:tr>
      <w:tr w:rsidR="00511222" w14:paraId="07D4328F"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45A675F" w14:textId="77777777" w:rsidR="00511222" w:rsidRDefault="00511222" w:rsidP="00417B99">
            <w:pPr>
              <w:spacing w:after="40"/>
            </w:pPr>
            <w:r>
              <w:rPr>
                <w:b/>
                <w:bCs/>
                <w:sz w:val="16"/>
                <w:szCs w:val="16"/>
              </w:rPr>
              <w:t>Monitor conditions precedent and covenants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3C6AA5" w14:textId="77777777" w:rsidR="00511222" w:rsidRDefault="00511222" w:rsidP="00417B99">
            <w:pPr>
              <w:spacing w:after="40"/>
            </w:pPr>
            <w:r>
              <w:rPr>
                <w:sz w:val="16"/>
                <w:szCs w:val="16"/>
              </w:rPr>
              <w:t>Prevents a drawstop</w:t>
            </w:r>
          </w:p>
        </w:tc>
      </w:tr>
      <w:tr w:rsidR="00511222" w14:paraId="62ECA068"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A439BD" w14:textId="77777777" w:rsidR="00511222" w:rsidRDefault="00511222" w:rsidP="00417B99">
            <w:pPr>
              <w:spacing w:after="40"/>
            </w:pPr>
            <w:r>
              <w:rPr>
                <w:b/>
                <w:bCs/>
                <w:sz w:val="16"/>
                <w:szCs w:val="16"/>
              </w:rPr>
              <w:t>Control the cash waterfall</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4804CB" w14:textId="77777777" w:rsidR="00511222" w:rsidRDefault="00511222" w:rsidP="00417B99">
            <w:pPr>
              <w:spacing w:after="40"/>
            </w:pPr>
            <w:r>
              <w:rPr>
                <w:sz w:val="16"/>
                <w:szCs w:val="16"/>
              </w:rPr>
              <w:t>Determines who is paid, and when</w:t>
            </w:r>
          </w:p>
        </w:tc>
      </w:tr>
      <w:tr w:rsidR="00511222" w14:paraId="6042C766"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D2AC9E" w14:textId="77777777" w:rsidR="00511222" w:rsidRDefault="00511222" w:rsidP="00417B99">
            <w:pPr>
              <w:spacing w:after="40"/>
            </w:pPr>
            <w:r>
              <w:rPr>
                <w:b/>
                <w:bCs/>
                <w:sz w:val="16"/>
                <w:szCs w:val="16"/>
              </w:rPr>
              <w:t>Manage reserves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350662" w14:textId="77777777" w:rsidR="00511222" w:rsidRDefault="00511222" w:rsidP="00417B99">
            <w:pPr>
              <w:spacing w:after="40"/>
            </w:pPr>
            <w:r>
              <w:rPr>
                <w:sz w:val="16"/>
                <w:szCs w:val="16"/>
              </w:rPr>
              <w:t>Debt service, maintenance, tax, decommissioning</w:t>
            </w:r>
          </w:p>
        </w:tc>
      </w:tr>
      <w:tr w:rsidR="00511222" w14:paraId="136CD426"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E8802C" w14:textId="77777777" w:rsidR="00511222" w:rsidRDefault="00511222" w:rsidP="00417B99">
            <w:pPr>
              <w:spacing w:after="40"/>
            </w:pPr>
            <w:r>
              <w:rPr>
                <w:b/>
                <w:bCs/>
                <w:sz w:val="16"/>
                <w:szCs w:val="16"/>
              </w:rPr>
              <w:t>Handle waivers</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8A1C4E" w14:textId="77777777" w:rsidR="00511222" w:rsidRDefault="00511222" w:rsidP="00417B99">
            <w:pPr>
              <w:spacing w:after="40"/>
            </w:pPr>
            <w:r>
              <w:rPr>
                <w:sz w:val="16"/>
                <w:szCs w:val="16"/>
              </w:rPr>
              <w:t>Needed when the project diverges from the financing documents</w:t>
            </w:r>
          </w:p>
        </w:tc>
      </w:tr>
      <w:tr w:rsidR="00511222" w14:paraId="7E3AAD79" w14:textId="77777777" w:rsidTr="00417B99">
        <w:trPr>
          <w:cantSplit/>
        </w:trPr>
        <w:tc>
          <w:tcPr>
            <w:tcW w:w="3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137A5D" w14:textId="77777777" w:rsidR="00511222" w:rsidRDefault="00511222" w:rsidP="00417B99">
            <w:pPr>
              <w:spacing w:after="40"/>
            </w:pPr>
            <w:r>
              <w:rPr>
                <w:b/>
                <w:bCs/>
                <w:sz w:val="16"/>
                <w:szCs w:val="16"/>
              </w:rPr>
              <w:t>Preserve the audit trail</w:t>
            </w:r>
          </w:p>
        </w:tc>
        <w:tc>
          <w:tcPr>
            <w:tcW w:w="6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4A2357" w14:textId="77777777" w:rsidR="00511222" w:rsidRDefault="00511222" w:rsidP="00417B99">
            <w:pPr>
              <w:spacing w:after="40"/>
            </w:pPr>
            <w:r>
              <w:rPr>
                <w:sz w:val="16"/>
                <w:szCs w:val="16"/>
              </w:rPr>
              <w:t>Required by lenders, development-finance institutions, grant agencies, tax authorities and certifiers</w:t>
            </w:r>
          </w:p>
        </w:tc>
      </w:tr>
    </w:tbl>
    <w:p w14:paraId="2C1DF850" w14:textId="77777777" w:rsidR="00511222" w:rsidRDefault="00511222" w:rsidP="00511222">
      <w:pPr>
        <w:keepNext/>
        <w:spacing w:before="200" w:after="80"/>
      </w:pPr>
      <w:r>
        <w:rPr>
          <w:b/>
          <w:bCs/>
          <w:color w:val="0D5754"/>
          <w:sz w:val="22"/>
          <w:szCs w:val="22"/>
        </w:rPr>
        <w:t>What a construction drawdown needs</w:t>
      </w:r>
    </w:p>
    <w:p w14:paraId="14CBEA8F" w14:textId="77777777" w:rsidR="00511222" w:rsidRDefault="00511222" w:rsidP="00511222">
      <w:pPr>
        <w:spacing w:after="120"/>
      </w:pPr>
      <w:r>
        <w:t xml:space="preserve">Construction disbursements follow verified spend and certified progress, not dates. A typical draw package: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511222" w14:paraId="0DE8326E" w14:textId="77777777" w:rsidTr="00417B99">
        <w:trPr>
          <w:cantSplit/>
          <w:tblHeader/>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DF22D17" w14:textId="77777777" w:rsidR="00511222" w:rsidRDefault="00511222" w:rsidP="00417B99">
            <w:pPr>
              <w:spacing w:after="40"/>
            </w:pPr>
            <w:r>
              <w:rPr>
                <w:b/>
                <w:bCs/>
                <w:color w:val="0D5754"/>
                <w:sz w:val="16"/>
                <w:szCs w:val="16"/>
              </w:rPr>
              <w:t>Evidence</w:t>
            </w:r>
          </w:p>
        </w:tc>
        <w:tc>
          <w:tcPr>
            <w:tcW w:w="5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EB8AD95" w14:textId="77777777" w:rsidR="00511222" w:rsidRDefault="00511222" w:rsidP="00417B99">
            <w:pPr>
              <w:spacing w:after="40"/>
            </w:pPr>
            <w:r>
              <w:rPr>
                <w:b/>
                <w:bCs/>
                <w:color w:val="0D5754"/>
                <w:sz w:val="16"/>
                <w:szCs w:val="16"/>
              </w:rPr>
              <w:t>Who validates</w:t>
            </w:r>
          </w:p>
        </w:tc>
      </w:tr>
      <w:tr w:rsidR="00511222" w14:paraId="26BB3DF1"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E35ED5" w14:textId="77777777" w:rsidR="00511222" w:rsidRDefault="00511222" w:rsidP="00417B99">
            <w:pPr>
              <w:spacing w:after="40"/>
            </w:pPr>
            <w:r>
              <w:rPr>
                <w:b/>
                <w:bCs/>
                <w:sz w:val="16"/>
                <w:szCs w:val="16"/>
              </w:rPr>
              <w:t>EPC invoice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B9E60C" w14:textId="77777777" w:rsidR="00511222" w:rsidRDefault="00511222" w:rsidP="00417B99">
            <w:pPr>
              <w:spacing w:after="40"/>
            </w:pPr>
            <w:r>
              <w:rPr>
                <w:sz w:val="16"/>
                <w:szCs w:val="16"/>
              </w:rPr>
              <w:t>EPC contractor</w:t>
            </w:r>
          </w:p>
        </w:tc>
      </w:tr>
      <w:tr w:rsidR="00511222" w14:paraId="5DAD3CD8"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440975" w14:textId="77777777" w:rsidR="00511222" w:rsidRDefault="00511222" w:rsidP="00417B99">
            <w:pPr>
              <w:spacing w:after="40"/>
            </w:pPr>
            <w:r>
              <w:rPr>
                <w:b/>
                <w:bCs/>
                <w:sz w:val="16"/>
                <w:szCs w:val="16"/>
              </w:rPr>
              <w:t>Payment certificate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2BD592" w14:textId="77777777" w:rsidR="00511222" w:rsidRDefault="00511222" w:rsidP="00417B99">
            <w:pPr>
              <w:spacing w:after="40"/>
            </w:pPr>
            <w:r>
              <w:rPr>
                <w:sz w:val="16"/>
                <w:szCs w:val="16"/>
              </w:rPr>
              <w:t>Owner’s engineer or project controller</w:t>
            </w:r>
          </w:p>
        </w:tc>
      </w:tr>
      <w:tr w:rsidR="00511222" w14:paraId="19F36837"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A041F81" w14:textId="77777777" w:rsidR="00511222" w:rsidRDefault="00511222" w:rsidP="00417B99">
            <w:pPr>
              <w:spacing w:after="40"/>
            </w:pPr>
            <w:r>
              <w:rPr>
                <w:b/>
                <w:bCs/>
                <w:sz w:val="16"/>
                <w:szCs w:val="16"/>
              </w:rPr>
              <w:t>Independent engineer’s report</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398D6C" w14:textId="77777777" w:rsidR="00511222" w:rsidRDefault="00511222" w:rsidP="00417B99">
            <w:pPr>
              <w:spacing w:after="40"/>
            </w:pPr>
            <w:r>
              <w:rPr>
                <w:sz w:val="16"/>
                <w:szCs w:val="16"/>
              </w:rPr>
              <w:t>Lenders’ technical adviser</w:t>
            </w:r>
          </w:p>
        </w:tc>
      </w:tr>
      <w:tr w:rsidR="00511222" w14:paraId="4BF0D52E"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9F1C2C0" w14:textId="77777777" w:rsidR="00511222" w:rsidRDefault="00511222" w:rsidP="00417B99">
            <w:pPr>
              <w:spacing w:after="40"/>
            </w:pPr>
            <w:r>
              <w:rPr>
                <w:b/>
                <w:bCs/>
                <w:sz w:val="16"/>
                <w:szCs w:val="16"/>
              </w:rPr>
              <w:t>Updated cost to complete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C8FF24" w14:textId="77777777" w:rsidR="00511222" w:rsidRDefault="00511222" w:rsidP="00417B99">
            <w:pPr>
              <w:spacing w:after="40"/>
            </w:pPr>
            <w:r>
              <w:rPr>
                <w:sz w:val="16"/>
                <w:szCs w:val="16"/>
              </w:rPr>
              <w:t>CFO, project controls, independent engineer</w:t>
            </w:r>
          </w:p>
        </w:tc>
      </w:tr>
      <w:tr w:rsidR="00511222" w14:paraId="0A64FACC"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12F1C07" w14:textId="77777777" w:rsidR="00511222" w:rsidRDefault="00511222" w:rsidP="00417B99">
            <w:pPr>
              <w:spacing w:after="40"/>
            </w:pPr>
            <w:r>
              <w:rPr>
                <w:b/>
                <w:bCs/>
                <w:sz w:val="16"/>
                <w:szCs w:val="16"/>
              </w:rPr>
              <w:t>Updated schedule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531BF9" w14:textId="77777777" w:rsidR="00511222" w:rsidRDefault="00511222" w:rsidP="00417B99">
            <w:pPr>
              <w:spacing w:after="40"/>
            </w:pPr>
            <w:r>
              <w:rPr>
                <w:sz w:val="16"/>
                <w:szCs w:val="16"/>
              </w:rPr>
              <w:t>EPC contractor and owner’s team</w:t>
            </w:r>
          </w:p>
        </w:tc>
      </w:tr>
      <w:tr w:rsidR="00511222" w14:paraId="3883BE24"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EF627B1" w14:textId="77777777" w:rsidR="00511222" w:rsidRDefault="00511222" w:rsidP="00417B99">
            <w:pPr>
              <w:spacing w:after="40"/>
            </w:pPr>
            <w:r>
              <w:rPr>
                <w:b/>
                <w:bCs/>
                <w:sz w:val="16"/>
                <w:szCs w:val="16"/>
              </w:rPr>
              <w:t>Permits still valid</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5DAB5C" w14:textId="77777777" w:rsidR="00511222" w:rsidRDefault="00511222" w:rsidP="00417B99">
            <w:pPr>
              <w:spacing w:after="40"/>
            </w:pPr>
            <w:r>
              <w:rPr>
                <w:sz w:val="16"/>
                <w:szCs w:val="16"/>
              </w:rPr>
              <w:t>Legal and compliance</w:t>
            </w:r>
          </w:p>
        </w:tc>
      </w:tr>
      <w:tr w:rsidR="00511222" w14:paraId="6C5823C1"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1223D20" w14:textId="77777777" w:rsidR="00511222" w:rsidRDefault="00511222" w:rsidP="00417B99">
            <w:pPr>
              <w:spacing w:after="40"/>
            </w:pPr>
            <w:r>
              <w:rPr>
                <w:b/>
                <w:bCs/>
                <w:sz w:val="16"/>
                <w:szCs w:val="16"/>
              </w:rPr>
              <w:t>No-default certificate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8FCA7F" w14:textId="77777777" w:rsidR="00511222" w:rsidRDefault="00511222" w:rsidP="00417B99">
            <w:pPr>
              <w:spacing w:after="40"/>
            </w:pPr>
            <w:r>
              <w:rPr>
                <w:sz w:val="16"/>
                <w:szCs w:val="16"/>
              </w:rPr>
              <w:t>Borrower</w:t>
            </w:r>
          </w:p>
        </w:tc>
      </w:tr>
      <w:tr w:rsidR="00511222" w14:paraId="1DE1284C"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C60971B" w14:textId="77777777" w:rsidR="00511222" w:rsidRDefault="00511222" w:rsidP="00417B99">
            <w:pPr>
              <w:spacing w:after="40"/>
            </w:pPr>
            <w:r>
              <w:rPr>
                <w:b/>
                <w:bCs/>
                <w:sz w:val="16"/>
                <w:szCs w:val="16"/>
              </w:rPr>
              <w:lastRenderedPageBreak/>
              <w:t>Equity contribution confirmation</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91A12D" w14:textId="77777777" w:rsidR="00511222" w:rsidRDefault="00511222" w:rsidP="00417B99">
            <w:pPr>
              <w:spacing w:after="40"/>
            </w:pPr>
            <w:r>
              <w:rPr>
                <w:sz w:val="16"/>
                <w:szCs w:val="16"/>
              </w:rPr>
              <w:t>Account bank or facility agent</w:t>
            </w:r>
          </w:p>
        </w:tc>
      </w:tr>
      <w:tr w:rsidR="00511222" w14:paraId="2040DD07"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1D3A348" w14:textId="77777777" w:rsidR="00511222" w:rsidRDefault="00511222" w:rsidP="00417B99">
            <w:pPr>
              <w:spacing w:after="40"/>
            </w:pPr>
            <w:r>
              <w:rPr>
                <w:b/>
                <w:bCs/>
                <w:sz w:val="16"/>
                <w:szCs w:val="16"/>
              </w:rPr>
              <w:t>Use-of-proceeds certificate</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2BD96D" w14:textId="77777777" w:rsidR="00511222" w:rsidRDefault="00511222" w:rsidP="00417B99">
            <w:pPr>
              <w:spacing w:after="40"/>
            </w:pPr>
            <w:r>
              <w:rPr>
                <w:sz w:val="16"/>
                <w:szCs w:val="16"/>
              </w:rPr>
              <w:t>CFO</w:t>
            </w:r>
          </w:p>
        </w:tc>
      </w:tr>
      <w:tr w:rsidR="00511222" w14:paraId="646D0735"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6C1262" w14:textId="77777777" w:rsidR="00511222" w:rsidRDefault="00511222" w:rsidP="00417B99">
            <w:pPr>
              <w:spacing w:after="40"/>
            </w:pPr>
            <w:r>
              <w:rPr>
                <w:b/>
                <w:bCs/>
                <w:sz w:val="16"/>
                <w:szCs w:val="16"/>
              </w:rPr>
              <w:t>Insurance confirmation</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0A2653" w14:textId="77777777" w:rsidR="00511222" w:rsidRDefault="00511222" w:rsidP="00417B99">
            <w:pPr>
              <w:spacing w:after="40"/>
            </w:pPr>
            <w:r>
              <w:rPr>
                <w:sz w:val="16"/>
                <w:szCs w:val="16"/>
              </w:rPr>
              <w:t>Insurance adviser</w:t>
            </w:r>
          </w:p>
        </w:tc>
      </w:tr>
      <w:tr w:rsidR="00511222" w14:paraId="52A0F624"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5BA59EA" w14:textId="77777777" w:rsidR="00511222" w:rsidRDefault="00511222" w:rsidP="00417B99">
            <w:pPr>
              <w:spacing w:after="40"/>
            </w:pPr>
            <w:r>
              <w:rPr>
                <w:b/>
                <w:bCs/>
                <w:sz w:val="16"/>
                <w:szCs w:val="16"/>
              </w:rPr>
              <w:t>Environmental and social compliance report</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1841CC" w14:textId="77777777" w:rsidR="00511222" w:rsidRDefault="00511222" w:rsidP="00417B99">
            <w:pPr>
              <w:spacing w:after="40"/>
            </w:pPr>
            <w:r>
              <w:rPr>
                <w:sz w:val="16"/>
                <w:szCs w:val="16"/>
              </w:rPr>
              <w:t>E&amp;S adviser or development-finance agent</w:t>
            </w:r>
          </w:p>
        </w:tc>
      </w:tr>
      <w:tr w:rsidR="00511222" w14:paraId="4AC69D74" w14:textId="77777777" w:rsidTr="00417B99">
        <w:trPr>
          <w:cantSplit/>
        </w:trPr>
        <w:tc>
          <w:tcPr>
            <w:tcW w:w="4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40FA46A" w14:textId="77777777" w:rsidR="00511222" w:rsidRDefault="00511222" w:rsidP="00417B99">
            <w:pPr>
              <w:spacing w:after="40"/>
            </w:pPr>
            <w:r>
              <w:rPr>
                <w:b/>
                <w:bCs/>
                <w:sz w:val="16"/>
                <w:szCs w:val="16"/>
              </w:rPr>
              <w:t>Updated financial model, where required</w:t>
            </w:r>
          </w:p>
        </w:tc>
        <w:tc>
          <w:tcPr>
            <w:tcW w:w="5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23281C" w14:textId="77777777" w:rsidR="00511222" w:rsidRDefault="00511222" w:rsidP="00417B99">
            <w:pPr>
              <w:spacing w:after="40"/>
            </w:pPr>
            <w:r>
              <w:rPr>
                <w:sz w:val="16"/>
                <w:szCs w:val="16"/>
              </w:rPr>
              <w:t>Model auditor and lenders</w:t>
            </w:r>
          </w:p>
        </w:tc>
      </w:tr>
    </w:tbl>
    <w:p w14:paraId="40933878" w14:textId="77777777" w:rsidR="00511222" w:rsidRDefault="00511222" w:rsidP="00511222">
      <w:pPr>
        <w:spacing w:after="120"/>
      </w:pPr>
      <w:r>
        <w:t xml:space="preserve">Green-fuel projects add: RFNBO or RED III evidence status; power-sourcing evidence, including additionality and temporal correlation; CO2 feedstock contract status; water permits; grid milestones; offtake conditions precedent; the technology guarantee package; electrolyser and synthesis-unit delivery evidence; certification-body engagement; and mass-balance, guarantee-of-origin and proof-of-sustainability readiness. Much of this is evidence the gates already hold. </w:t>
      </w:r>
      <w:r>
        <w:rPr>
          <w:b/>
          <w:bCs/>
          <w:color w:val="A8341A"/>
          <w:sz w:val="18"/>
          <w:szCs w:val="18"/>
        </w:rPr>
        <w:t>[I]</w:t>
      </w:r>
    </w:p>
    <w:p w14:paraId="6AEA1873" w14:textId="77777777" w:rsidR="00511222" w:rsidRDefault="00511222" w:rsidP="00511222">
      <w:pPr>
        <w:keepNext/>
        <w:spacing w:before="200" w:after="80"/>
      </w:pPr>
      <w:r>
        <w:rPr>
          <w:b/>
          <w:bCs/>
          <w:color w:val="0D5754"/>
          <w:sz w:val="22"/>
          <w:szCs w:val="22"/>
        </w:rPr>
        <w:t>Accounts: one structure, many funders</w:t>
      </w:r>
    </w:p>
    <w:p w14:paraId="31B8F135" w14:textId="77777777" w:rsidR="00511222" w:rsidRDefault="00511222" w:rsidP="00511222">
      <w:pPr>
        <w:spacing w:after="120"/>
      </w:pPr>
      <w:r>
        <w:t xml:space="preserve">Money flows through a secured project account structure, with a ledger per funding source, not one account per investor. During development a few accounts suffice: sponsor operating, development budget, grant or subsidy, tax, escrow. After financial close the structure enforces the cash waterfall, in which operating costs are paid first, then debt service and reserves, and distributions last. Typical accounts then include equity proceeds, debt proceeds and construction, project disbursement, operating, revenue collection, debt service reserve, major maintenance reserve, tax, insurance proceeds, damages received, distribution and lock-up, decommissioning reserve, a designated grant account and hedging collateral. </w:t>
      </w:r>
      <w:r>
        <w:rPr>
          <w:b/>
          <w:bCs/>
          <w:color w:val="A8341A"/>
          <w:sz w:val="18"/>
          <w:szCs w:val="18"/>
        </w:rPr>
        <w:t>[I]</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104"/>
      </w:tblGrid>
      <w:tr w:rsidR="00511222" w14:paraId="0BCC53C9" w14:textId="77777777" w:rsidTr="00511222">
        <w:trPr>
          <w:cantSplit/>
          <w:tblHeader/>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0A5ACB" w14:textId="77777777" w:rsidR="00511222" w:rsidRDefault="00511222" w:rsidP="00511222">
            <w:pPr>
              <w:spacing w:after="40"/>
              <w:ind w:right="45"/>
            </w:pPr>
            <w:r>
              <w:rPr>
                <w:b/>
                <w:bCs/>
                <w:color w:val="0D5754"/>
                <w:sz w:val="16"/>
                <w:szCs w:val="16"/>
              </w:rPr>
              <w:t>Funder</w:t>
            </w:r>
          </w:p>
        </w:tc>
        <w:tc>
          <w:tcPr>
            <w:tcW w:w="6104"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49DDBC" w14:textId="77777777" w:rsidR="00511222" w:rsidRDefault="00511222" w:rsidP="00417B99">
            <w:pPr>
              <w:spacing w:after="40"/>
            </w:pPr>
            <w:r>
              <w:rPr>
                <w:b/>
                <w:bCs/>
                <w:color w:val="0D5754"/>
                <w:sz w:val="16"/>
                <w:szCs w:val="16"/>
              </w:rPr>
              <w:t>What it usually gets</w:t>
            </w:r>
          </w:p>
        </w:tc>
      </w:tr>
      <w:tr w:rsidR="00511222" w14:paraId="4798F5BF"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8B6FB72" w14:textId="77777777" w:rsidR="00511222" w:rsidRDefault="00511222" w:rsidP="00511222">
            <w:pPr>
              <w:spacing w:after="40"/>
              <w:ind w:right="45"/>
            </w:pPr>
            <w:r>
              <w:rPr>
                <w:b/>
                <w:bCs/>
                <w:sz w:val="16"/>
                <w:szCs w:val="16"/>
              </w:rPr>
              <w:t>Senior lenders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D90B72" w14:textId="77777777" w:rsidR="00511222" w:rsidRDefault="00511222" w:rsidP="00417B99">
            <w:pPr>
              <w:spacing w:after="40"/>
            </w:pPr>
            <w:r>
              <w:rPr>
                <w:sz w:val="16"/>
                <w:szCs w:val="16"/>
              </w:rPr>
              <w:t>Security over the project accounts, draw approval, cash-sweep rights, covenant control</w:t>
            </w:r>
          </w:p>
        </w:tc>
      </w:tr>
      <w:tr w:rsidR="00511222" w14:paraId="6BAEFF25"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218785A" w14:textId="77777777" w:rsidR="00511222" w:rsidRDefault="00511222" w:rsidP="00511222">
            <w:pPr>
              <w:spacing w:after="40"/>
              <w:ind w:right="45"/>
            </w:pPr>
            <w:r>
              <w:rPr>
                <w:b/>
                <w:bCs/>
                <w:sz w:val="16"/>
                <w:szCs w:val="16"/>
              </w:rPr>
              <w:t>Development-finance institutions and export-credit agencies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CDF7FB" w14:textId="77777777" w:rsidR="00511222" w:rsidRDefault="00511222" w:rsidP="00417B99">
            <w:pPr>
              <w:spacing w:after="40"/>
            </w:pPr>
            <w:r>
              <w:rPr>
                <w:sz w:val="16"/>
                <w:szCs w:val="16"/>
              </w:rPr>
              <w:t>Eligible-cost controls, environmental and social conditions, procurement rules, monitoring rights</w:t>
            </w:r>
          </w:p>
        </w:tc>
      </w:tr>
      <w:tr w:rsidR="00511222" w14:paraId="133A0BEA"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7F19AA" w14:textId="77777777" w:rsidR="00511222" w:rsidRDefault="00511222" w:rsidP="00511222">
            <w:pPr>
              <w:spacing w:after="40"/>
              <w:ind w:right="45"/>
            </w:pPr>
            <w:r>
              <w:rPr>
                <w:b/>
                <w:bCs/>
                <w:sz w:val="16"/>
                <w:szCs w:val="16"/>
              </w:rPr>
              <w:t>Grant agencies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0865E7" w14:textId="77777777" w:rsidR="00511222" w:rsidRDefault="00511222" w:rsidP="00417B99">
            <w:pPr>
              <w:spacing w:after="40"/>
            </w:pPr>
            <w:r>
              <w:rPr>
                <w:sz w:val="16"/>
                <w:szCs w:val="16"/>
              </w:rPr>
              <w:t>A designated account where required, claims documentation, milestone verification</w:t>
            </w:r>
          </w:p>
        </w:tc>
      </w:tr>
      <w:tr w:rsidR="00511222" w14:paraId="6048F953"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E7BDF1" w14:textId="77777777" w:rsidR="00511222" w:rsidRDefault="00511222" w:rsidP="00511222">
            <w:pPr>
              <w:spacing w:after="40"/>
              <w:ind w:right="45"/>
            </w:pPr>
            <w:r>
              <w:rPr>
                <w:b/>
                <w:bCs/>
                <w:sz w:val="16"/>
                <w:szCs w:val="16"/>
              </w:rPr>
              <w:t>Sponsors (equity)</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6E874A" w14:textId="77777777" w:rsidR="00511222" w:rsidRDefault="00511222" w:rsidP="00417B99">
            <w:pPr>
              <w:spacing w:after="40"/>
            </w:pPr>
            <w:r>
              <w:rPr>
                <w:sz w:val="16"/>
                <w:szCs w:val="16"/>
              </w:rPr>
              <w:t>An equity commitment, a capital-call process, a shareholder-loan or equity ledger</w:t>
            </w:r>
          </w:p>
        </w:tc>
      </w:tr>
      <w:tr w:rsidR="00511222" w14:paraId="7833A7B9"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91BE04" w14:textId="77777777" w:rsidR="00511222" w:rsidRDefault="00511222" w:rsidP="00511222">
            <w:pPr>
              <w:spacing w:after="40"/>
              <w:ind w:right="45"/>
            </w:pPr>
            <w:r>
              <w:rPr>
                <w:b/>
                <w:bCs/>
                <w:sz w:val="16"/>
                <w:szCs w:val="16"/>
              </w:rPr>
              <w:t>Mezzanine lenders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3389A0" w14:textId="77777777" w:rsidR="00511222" w:rsidRDefault="00511222" w:rsidP="00417B99">
            <w:pPr>
              <w:spacing w:after="40"/>
            </w:pPr>
            <w:r>
              <w:rPr>
                <w:sz w:val="16"/>
                <w:szCs w:val="16"/>
              </w:rPr>
              <w:t>Subordinated payment rights, an intercreditor agreement, restricted-payment tests</w:t>
            </w:r>
          </w:p>
        </w:tc>
      </w:tr>
      <w:tr w:rsidR="00511222" w14:paraId="3001C851"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0B653EC" w14:textId="77777777" w:rsidR="00511222" w:rsidRDefault="00511222" w:rsidP="00511222">
            <w:pPr>
              <w:spacing w:after="40"/>
              <w:ind w:right="45"/>
            </w:pPr>
            <w:r>
              <w:rPr>
                <w:b/>
                <w:bCs/>
                <w:sz w:val="16"/>
                <w:szCs w:val="16"/>
              </w:rPr>
              <w:t>Equipment lessors</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BE7E58" w14:textId="77777777" w:rsidR="00511222" w:rsidRDefault="00511222" w:rsidP="00417B99">
            <w:pPr>
              <w:spacing w:after="40"/>
            </w:pPr>
            <w:r>
              <w:rPr>
                <w:sz w:val="16"/>
                <w:szCs w:val="16"/>
              </w:rPr>
              <w:t>A lease payment account or direct payment</w:t>
            </w:r>
          </w:p>
        </w:tc>
      </w:tr>
      <w:tr w:rsidR="00511222" w14:paraId="625DAE5D"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6E96CE" w14:textId="77777777" w:rsidR="00511222" w:rsidRDefault="00511222" w:rsidP="00511222">
            <w:pPr>
              <w:spacing w:after="40"/>
              <w:ind w:right="45"/>
            </w:pPr>
            <w:r>
              <w:rPr>
                <w:b/>
                <w:bCs/>
                <w:sz w:val="16"/>
                <w:szCs w:val="16"/>
              </w:rPr>
              <w:t>EPC contractor</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9C2C55" w14:textId="77777777" w:rsidR="00511222" w:rsidRDefault="00511222" w:rsidP="00417B99">
            <w:pPr>
              <w:spacing w:after="40"/>
            </w:pPr>
            <w:r>
              <w:rPr>
                <w:sz w:val="16"/>
                <w:szCs w:val="16"/>
              </w:rPr>
              <w:t>Payment certificates, direct payment from the construction account, retention</w:t>
            </w:r>
          </w:p>
        </w:tc>
      </w:tr>
      <w:tr w:rsidR="00511222" w14:paraId="2B487404" w14:textId="77777777" w:rsidTr="00511222">
        <w:trPr>
          <w:cantSplit/>
        </w:trPr>
        <w:tc>
          <w:tcPr>
            <w:tcW w:w="2547"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F71ECB" w14:textId="77777777" w:rsidR="00511222" w:rsidRDefault="00511222" w:rsidP="00511222">
            <w:pPr>
              <w:spacing w:after="40"/>
              <w:ind w:right="45"/>
            </w:pPr>
            <w:r>
              <w:rPr>
                <w:b/>
                <w:bCs/>
                <w:sz w:val="16"/>
                <w:szCs w:val="16"/>
              </w:rPr>
              <w:t>Offtaker</w:t>
            </w:r>
          </w:p>
        </w:tc>
        <w:tc>
          <w:tcPr>
            <w:tcW w:w="6104"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653900" w14:textId="77777777" w:rsidR="00511222" w:rsidRDefault="00511222" w:rsidP="00417B99">
            <w:pPr>
              <w:spacing w:after="40"/>
            </w:pPr>
            <w:r>
              <w:rPr>
                <w:sz w:val="16"/>
                <w:szCs w:val="16"/>
              </w:rPr>
              <w:t>Sometimes payment into the collection account, credit support, step-in or assignment rights</w:t>
            </w:r>
          </w:p>
        </w:tc>
      </w:tr>
    </w:tbl>
    <w:p w14:paraId="15978E14" w14:textId="77777777" w:rsidR="00511222" w:rsidRDefault="00511222" w:rsidP="00511222">
      <w:pPr>
        <w:keepNext/>
        <w:spacing w:before="200" w:after="80"/>
      </w:pPr>
      <w:r>
        <w:rPr>
          <w:b/>
          <w:bCs/>
          <w:color w:val="0D5754"/>
          <w:sz w:val="22"/>
          <w:szCs w:val="22"/>
        </w:rPr>
        <w:t>Release conditions by funder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11222" w14:paraId="517C3F46" w14:textId="77777777" w:rsidTr="00417B99">
        <w:trPr>
          <w:cantSplit/>
          <w:tblHeader/>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3259D3" w14:textId="77777777" w:rsidR="00511222" w:rsidRDefault="00511222" w:rsidP="00417B99">
            <w:pPr>
              <w:spacing w:after="40"/>
            </w:pPr>
            <w:r>
              <w:rPr>
                <w:b/>
                <w:bCs/>
                <w:color w:val="0D5754"/>
                <w:sz w:val="16"/>
                <w:szCs w:val="16"/>
              </w:rPr>
              <w:t>Funder</w:t>
            </w:r>
          </w:p>
        </w:tc>
        <w:tc>
          <w:tcPr>
            <w:tcW w:w="6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0ACD536" w14:textId="77777777" w:rsidR="00511222" w:rsidRDefault="00511222" w:rsidP="00417B99">
            <w:pPr>
              <w:spacing w:after="40"/>
            </w:pPr>
            <w:r>
              <w:rPr>
                <w:b/>
                <w:bCs/>
                <w:color w:val="0D5754"/>
                <w:sz w:val="16"/>
                <w:szCs w:val="16"/>
              </w:rPr>
              <w:t>Typical conditions for releasing money</w:t>
            </w:r>
          </w:p>
        </w:tc>
      </w:tr>
      <w:tr w:rsidR="00511222" w14:paraId="34250BFA"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6944549" w14:textId="77777777" w:rsidR="00511222" w:rsidRDefault="00511222" w:rsidP="00417B99">
            <w:pPr>
              <w:spacing w:after="40"/>
            </w:pPr>
            <w:r>
              <w:rPr>
                <w:b/>
                <w:bCs/>
                <w:sz w:val="16"/>
                <w:szCs w:val="16"/>
              </w:rPr>
              <w:t>Senior banks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32C7BB" w14:textId="77777777" w:rsidR="00511222" w:rsidRDefault="00511222" w:rsidP="00417B99">
            <w:pPr>
              <w:spacing w:after="40"/>
            </w:pPr>
            <w:r>
              <w:rPr>
                <w:sz w:val="16"/>
                <w:szCs w:val="16"/>
              </w:rPr>
              <w:t>Financial close; conditions precedent satisfied; base-case model locked; budget approved; EPC contract signed; permits materially in place; independent engineer’s report delivered; no default; sponsor equity funded first or pro rata; use of proceeds certified; cost-to-complete test passed</w:t>
            </w:r>
          </w:p>
        </w:tc>
      </w:tr>
      <w:tr w:rsidR="00511222" w14:paraId="21FEFE22"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C4954C2" w14:textId="77777777" w:rsidR="00511222" w:rsidRDefault="00511222" w:rsidP="00417B99">
            <w:pPr>
              <w:spacing w:after="40"/>
            </w:pPr>
            <w:r>
              <w:rPr>
                <w:b/>
                <w:bCs/>
                <w:sz w:val="16"/>
                <w:szCs w:val="16"/>
              </w:rPr>
              <w:t>Development-finance institutions and export-credit agencies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454F45" w14:textId="77777777" w:rsidR="00511222" w:rsidRDefault="00511222" w:rsidP="00417B99">
            <w:pPr>
              <w:spacing w:after="40"/>
            </w:pPr>
            <w:r>
              <w:rPr>
                <w:sz w:val="16"/>
                <w:szCs w:val="16"/>
              </w:rPr>
              <w:t>The banks’ conditions, plus environmental and social action plans, procurement compliance, anti-corruption and sanctions checks, host-country permits, community, land and biodiversity matters, reporting and disbursement documentation; often paid in stages</w:t>
            </w:r>
          </w:p>
        </w:tc>
      </w:tr>
      <w:tr w:rsidR="00511222" w14:paraId="4B08FFFD"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E681FC3" w14:textId="77777777" w:rsidR="00511222" w:rsidRDefault="00511222" w:rsidP="00417B99">
            <w:pPr>
              <w:spacing w:after="40"/>
            </w:pPr>
            <w:r>
              <w:rPr>
                <w:b/>
                <w:bCs/>
                <w:sz w:val="16"/>
                <w:szCs w:val="16"/>
              </w:rPr>
              <w:t>Grant agencies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976BA3" w14:textId="77777777" w:rsidR="00511222" w:rsidRDefault="00511222" w:rsidP="00417B99">
            <w:pPr>
              <w:spacing w:after="40"/>
            </w:pPr>
            <w:r>
              <w:rPr>
                <w:sz w:val="16"/>
                <w:szCs w:val="16"/>
              </w:rPr>
              <w:t>Reimbursement after eligible spend, an advance into a designated account, direct payment to suppliers or release on milestone evidence; restricted to set cost categories; clawback if conditions are breached</w:t>
            </w:r>
          </w:p>
        </w:tc>
      </w:tr>
      <w:tr w:rsidR="00511222" w14:paraId="6D30C2DE"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517A75" w14:textId="77777777" w:rsidR="00511222" w:rsidRDefault="00511222" w:rsidP="00417B99">
            <w:pPr>
              <w:spacing w:after="40"/>
            </w:pPr>
            <w:r>
              <w:rPr>
                <w:b/>
                <w:bCs/>
                <w:sz w:val="16"/>
                <w:szCs w:val="16"/>
              </w:rPr>
              <w:lastRenderedPageBreak/>
              <w:t>Sponsors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D3A368" w14:textId="77777777" w:rsidR="00511222" w:rsidRDefault="00511222" w:rsidP="00417B99">
            <w:pPr>
              <w:spacing w:after="40"/>
            </w:pPr>
            <w:r>
              <w:rPr>
                <w:sz w:val="16"/>
                <w:szCs w:val="16"/>
              </w:rPr>
              <w:t>Shareholders’ agreement, equity commitment or subscription agreement, sponsor support, parent guarantee or letter of credit, capital calls; banks want equity in before debt, or pro rata</w:t>
            </w:r>
          </w:p>
        </w:tc>
      </w:tr>
      <w:tr w:rsidR="00511222" w14:paraId="1EBEB106" w14:textId="77777777" w:rsidTr="00417B99">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B0A2AF" w14:textId="77777777" w:rsidR="00511222" w:rsidRDefault="00511222" w:rsidP="00417B99">
            <w:pPr>
              <w:spacing w:after="40"/>
            </w:pPr>
            <w:r>
              <w:rPr>
                <w:b/>
                <w:bCs/>
                <w:sz w:val="16"/>
                <w:szCs w:val="16"/>
              </w:rPr>
              <w:t>Mezzanine lenders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5DB391" w14:textId="77777777" w:rsidR="00511222" w:rsidRDefault="00511222" w:rsidP="00417B99">
            <w:pPr>
              <w:spacing w:after="40"/>
            </w:pPr>
            <w:r>
              <w:rPr>
                <w:sz w:val="16"/>
                <w:szCs w:val="16"/>
              </w:rPr>
              <w:t>Subordinated loan or notes, intercreditor agreement, payment blockage and standstill; paid only after senior debt, prior reserves and lock-up tests</w:t>
            </w:r>
          </w:p>
        </w:tc>
      </w:tr>
    </w:tbl>
    <w:p w14:paraId="1499FA84" w14:textId="77777777" w:rsidR="00511222" w:rsidRDefault="00511222" w:rsidP="00511222">
      <w:pPr>
        <w:spacing w:after="120"/>
      </w:pPr>
      <w:r>
        <w:t xml:space="preserve">Public funders use a small set of disbursement methods; the World Bank’s, for instance, are reimbursement, advance, direct payment and special commitment, each against a withdrawal application with supporting documents. </w:t>
      </w:r>
      <w:r>
        <w:rPr>
          <w:b/>
          <w:bCs/>
          <w:color w:val="0D5754"/>
          <w:sz w:val="18"/>
          <w:szCs w:val="18"/>
        </w:rPr>
        <w:t>[P]</w:t>
      </w:r>
    </w:p>
    <w:p w14:paraId="722C4A6E" w14:textId="77777777" w:rsidR="00511222" w:rsidRDefault="00511222" w:rsidP="00511222">
      <w:pPr>
        <w:pStyle w:val="Heading1"/>
        <w:keepNext/>
        <w:pageBreakBefore/>
        <w:spacing w:after="160"/>
      </w:pPr>
      <w:bookmarkStart w:id="49" w:name="_Toc241661563"/>
      <w:commentRangeStart w:id="50"/>
      <w:r>
        <w:lastRenderedPageBreak/>
        <w:t>Annex B · Illustrative heads-of-terms templates</w:t>
      </w:r>
      <w:bookmarkEnd w:id="49"/>
      <w:commentRangeEnd w:id="50"/>
      <w:r>
        <w:rPr>
          <w:rStyle w:val="CommentReference"/>
          <w:sz w:val="32"/>
          <w:szCs w:val="32"/>
        </w:rPr>
        <w:commentReference w:id="50"/>
      </w:r>
    </w:p>
    <w:p w14:paraId="28304BCF" w14:textId="77777777" w:rsidR="00511222" w:rsidRDefault="00511222" w:rsidP="00511222">
      <w:pPr>
        <w:spacing w:after="120"/>
      </w:pPr>
      <w:r>
        <w:t xml:space="preserve">These templates are GEX-drafted illustrations of the documents the EU Hydrogen Bank asks for at application (section 10): heads of terms for power and for offtake, and a grid-connection status declaration. They are not legal advice and not the auction’s official forms; use counsel and the auction’s current terms and templates. </w:t>
      </w:r>
      <w:r>
        <w:rPr>
          <w:b/>
          <w:bCs/>
          <w:color w:val="A8341A"/>
          <w:sz w:val="18"/>
          <w:szCs w:val="18"/>
        </w:rPr>
        <w:t>[I]</w:t>
      </w:r>
    </w:p>
    <w:p w14:paraId="5123FCB5" w14:textId="77777777" w:rsidR="00511222" w:rsidRDefault="00511222" w:rsidP="00511222">
      <w:pPr>
        <w:pStyle w:val="Heading2"/>
      </w:pPr>
    </w:p>
    <w:p w14:paraId="7A4B4966" w14:textId="51269B63" w:rsidR="001002DD" w:rsidRDefault="00511222" w:rsidP="00511222">
      <w:pPr>
        <w:pStyle w:val="Heading2"/>
      </w:pPr>
      <w:r>
        <w:t xml:space="preserve">Examples </w:t>
      </w:r>
    </w:p>
    <w:p w14:paraId="33C9093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HEADS OF TERMS: POWER PURCHASE AGREEMENT (PRE-AUCTION BID SUBMISSION)</w:t>
      </w:r>
    </w:p>
    <w:p w14:paraId="368A04F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1. PARTIES</w:t>
      </w:r>
    </w:p>
    <w:p w14:paraId="67ECA72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Buyer: [Project Developer SPV Name] ("Producer")</w:t>
      </w:r>
    </w:p>
    <w:p w14:paraId="7CD685C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Seller: [Renewable Energy Generator / Utility Name] ("Power Supplier")</w:t>
      </w:r>
    </w:p>
    <w:p w14:paraId="0CFF767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2. RENEWABLE ELECTRICITY SOURCE &amp; COMPLIANCE</w:t>
      </w:r>
    </w:p>
    <w:p w14:paraId="3F6F6FA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Generation Technology: [Solar PV / Onshore Wind / Offshore Wind / Direct Line]</w:t>
      </w:r>
    </w:p>
    <w:p w14:paraId="311BC9D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Asset Location / Bidding Zone: [Specify Bidding Zone, e.g., DE-LU, NO2, ES]</w:t>
      </w:r>
    </w:p>
    <w:p w14:paraId="121A1079"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Regulatory Compliance: Electricity supplied under this agreement is structured to qualify as 100% renewable under [insert applicable rule, e.g., EU Delegated Regulation (EU) 2023/1184 on RFNBOs (Additionality, Temporal &amp; Geographic Correlation)].</w:t>
      </w:r>
    </w:p>
    <w:p w14:paraId="701543E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3. QUANTITY &amp; CONTRACTED CAPACITY</w:t>
      </w:r>
    </w:p>
    <w:p w14:paraId="7ADA4808" w14:textId="25BBA232" w:rsidR="00DC6A2F" w:rsidRPr="001002DD" w:rsidRDefault="00DC6A2F" w:rsidP="00511222">
      <w:pPr>
        <w:pBdr>
          <w:top w:val="single" w:sz="4" w:space="1" w:color="auto"/>
          <w:left w:val="single" w:sz="4" w:space="4" w:color="auto"/>
          <w:bottom w:val="single" w:sz="4" w:space="1" w:color="auto"/>
          <w:right w:val="single" w:sz="4" w:space="4" w:color="auto"/>
        </w:pBdr>
        <w:shd w:val="clear" w:color="auto" w:fill="E7E6E6" w:themeFill="background2"/>
        <w:ind w:left="284" w:hanging="284"/>
        <w:rPr>
          <w:rFonts w:ascii="Calibri Light" w:hAnsi="Calibri Light" w:cs="Calibri Light"/>
          <w:sz w:val="18"/>
          <w:szCs w:val="18"/>
        </w:rPr>
      </w:pPr>
      <w:r w:rsidRPr="001002DD">
        <w:rPr>
          <w:rFonts w:ascii="Calibri Light" w:hAnsi="Calibri Light" w:cs="Calibri Light"/>
          <w:sz w:val="18"/>
          <w:szCs w:val="18"/>
        </w:rPr>
        <w:t xml:space="preserve">   - Contracted Volume: [X] GWh/year (representing [X]% </w:t>
      </w:r>
      <w:r w:rsidR="00511222" w:rsidRPr="00511222">
        <w:rPr>
          <w:rFonts w:ascii="Calibri Light" w:hAnsi="Calibri Light" w:cs="Calibri Light"/>
          <w:sz w:val="18"/>
          <w:szCs w:val="18"/>
        </w:rPr>
        <w:t>of total electrolyser power demand; heads of terms must cover at least 60% in total)</w:t>
      </w:r>
    </w:p>
    <w:p w14:paraId="230A62C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Capacity: [X] MW installed generation capacity</w:t>
      </w:r>
    </w:p>
    <w:p w14:paraId="607B45B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Supply Structure: [Pay-as-Produced / As-Generated / Baseload with Guarantees of Origin]</w:t>
      </w:r>
    </w:p>
    <w:p w14:paraId="435141B8"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4. COMMERCIAL TERMS &amp; PRICING</w:t>
      </w:r>
    </w:p>
    <w:p w14:paraId="1F53147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Pricing Model: [Fixed EUR/MWh / Floor Price + Upside / Index-Linked with Cap and Floor]</w:t>
      </w:r>
    </w:p>
    <w:p w14:paraId="51453D9F"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Indexation: [CPI / Energy Index Adjustment Formula]</w:t>
      </w:r>
    </w:p>
    <w:p w14:paraId="5C874137"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5. TENOR &amp; DELIVERY</w:t>
      </w:r>
    </w:p>
    <w:p w14:paraId="4BDDC4B4"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Delivery Start Date (COD): Targeted for [Q/Year], aligned with Auction Grant Agreement deadline.</w:t>
      </w:r>
    </w:p>
    <w:p w14:paraId="15D0128C"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Contract Duration: [10 / 15] years from Commercial Operation Date.</w:t>
      </w:r>
    </w:p>
    <w:p w14:paraId="230E3EB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6. CONDITIONS PRECEDENT (CPs)</w:t>
      </w:r>
    </w:p>
    <w:p w14:paraId="7487C65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Full PPA execution is conditional solely upon:</w:t>
      </w:r>
    </w:p>
    <w:p w14:paraId="17D1FB9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a) Successful selection and grant award under [Name of Auction, e.g., EU Hydrogen Bank Auction].</w:t>
      </w:r>
    </w:p>
    <w:p w14:paraId="6DAD71A5"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b) Final Investment Decision (FID) reached by Buyer on or before [Date].</w:t>
      </w:r>
    </w:p>
    <w:p w14:paraId="31EDC41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c) Issuance of final grid connection approval for the generation asset.</w:t>
      </w:r>
    </w:p>
    <w:p w14:paraId="39E6042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7. EXCLUSIVITY &amp; STATUS</w:t>
      </w:r>
    </w:p>
    <w:p w14:paraId="483A02C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Binding Nature: This Term Sheet represents a legally binding commitment to negotiate exclusively in good faith toward a definitive PPA based on these terms prior to [Date].</w:t>
      </w:r>
    </w:p>
    <w:p w14:paraId="045ECE2B" w14:textId="77777777" w:rsidR="00DC6A2F" w:rsidRDefault="00DC6A2F" w:rsidP="00DC6A2F">
      <w:pPr>
        <w:spacing w:after="70"/>
        <w:rPr>
          <w:sz w:val="18"/>
          <w:szCs w:val="18"/>
        </w:rPr>
      </w:pPr>
    </w:p>
    <w:p w14:paraId="6B607EEB" w14:textId="77777777" w:rsidR="00DC6A2F" w:rsidRDefault="00DC6A2F" w:rsidP="00DC6A2F">
      <w:pPr>
        <w:spacing w:after="70"/>
        <w:rPr>
          <w:sz w:val="18"/>
          <w:szCs w:val="18"/>
        </w:rPr>
      </w:pPr>
    </w:p>
    <w:p w14:paraId="2DABAF6A" w14:textId="77777777" w:rsidR="00DC6A2F" w:rsidRDefault="00DC6A2F" w:rsidP="00DC6A2F">
      <w:pPr>
        <w:spacing w:after="70"/>
        <w:rPr>
          <w:sz w:val="18"/>
          <w:szCs w:val="18"/>
        </w:rPr>
      </w:pPr>
    </w:p>
    <w:p w14:paraId="4A906081" w14:textId="77777777" w:rsidR="001002DD" w:rsidRDefault="001002DD" w:rsidP="00DC6A2F">
      <w:pPr>
        <w:spacing w:after="70"/>
        <w:rPr>
          <w:sz w:val="18"/>
          <w:szCs w:val="18"/>
        </w:rPr>
      </w:pPr>
    </w:p>
    <w:p w14:paraId="7D8C10B5" w14:textId="77777777" w:rsidR="001002DD" w:rsidRDefault="001002DD" w:rsidP="00DC6A2F">
      <w:pPr>
        <w:spacing w:after="70"/>
        <w:rPr>
          <w:sz w:val="18"/>
          <w:szCs w:val="18"/>
        </w:rPr>
      </w:pPr>
    </w:p>
    <w:p w14:paraId="641EAA43" w14:textId="77777777" w:rsidR="00DC6A2F" w:rsidRDefault="00DC6A2F" w:rsidP="00DC6A2F">
      <w:pPr>
        <w:spacing w:after="70"/>
        <w:rPr>
          <w:sz w:val="18"/>
          <w:szCs w:val="18"/>
        </w:rPr>
      </w:pPr>
    </w:p>
    <w:p w14:paraId="00CD012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b/>
          <w:bCs/>
          <w:sz w:val="16"/>
          <w:szCs w:val="16"/>
        </w:rPr>
      </w:pPr>
      <w:r w:rsidRPr="001002DD">
        <w:rPr>
          <w:b/>
          <w:bCs/>
          <w:sz w:val="16"/>
          <w:szCs w:val="16"/>
        </w:rPr>
        <w:t>HEADS OF TERMS: HYDROGEN / DERIVATIVE OFF-TAKE AGREEMENT</w:t>
      </w:r>
    </w:p>
    <w:p w14:paraId="6AA8730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1. PARTIES</w:t>
      </w:r>
    </w:p>
    <w:p w14:paraId="5B51660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Seller: [Project Developer SPV Name] ("Producer")</w:t>
      </w:r>
    </w:p>
    <w:p w14:paraId="5CC4D56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Buyer / Off-taker: [Industrial Off-taker / Mobility Partner / Utility Name] ("Off-taker")</w:t>
      </w:r>
    </w:p>
    <w:p w14:paraId="063B40E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Off-taker Sector: [Steel / Refining / Chemicals / Maritime / Aviation / Heavy Transport]</w:t>
      </w:r>
    </w:p>
    <w:p w14:paraId="71E4626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2. PRODUCT SPECIFICATION &amp; VOLUME</w:t>
      </w:r>
    </w:p>
    <w:p w14:paraId="61A0A1C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Product: [RFNBO Clean Hydrogen / Green Ammonia / e-Methanol]</w:t>
      </w:r>
    </w:p>
    <w:p w14:paraId="6A6C03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Purity / Grade: [e.g., ISO 14687 Grade D / Min 99.97% Purity]</w:t>
      </w:r>
    </w:p>
    <w:p w14:paraId="4CDF5564" w14:textId="0B6437A6"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Contracted Annual Volume: [X] metric tonnes / [X] kg per annum (representing [X]% </w:t>
      </w:r>
      <w:r w:rsidR="00511222" w:rsidRPr="00511222">
        <w:rPr>
          <w:rFonts w:ascii="Calibri Light" w:hAnsi="Calibri Light" w:cs="Calibri Light"/>
          <w:sz w:val="16"/>
          <w:szCs w:val="16"/>
        </w:rPr>
        <w:t>of total planned production; heads of terms must cover at least 60% in total)</w:t>
      </w:r>
    </w:p>
    <w:p w14:paraId="2EDBC34F"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Minimum Take-or-Pay Obligation: [X]% of Annual Contracted Volume</w:t>
      </w:r>
    </w:p>
    <w:p w14:paraId="1F361EE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3. DELIVERY &amp; LOGISTICS</w:t>
      </w:r>
    </w:p>
    <w:p w14:paraId="7A4D284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Point of Delivery: [Ex-Works / Pipeline Interconnect / Truck Loading Terminal / Port Storage]</w:t>
      </w:r>
    </w:p>
    <w:p w14:paraId="7D0F6F9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lastRenderedPageBreak/>
        <w:t xml:space="preserve">   - Delivery Mode: [Gaseous Pipeline / Liquid Trailer / Direct Line]</w:t>
      </w:r>
    </w:p>
    <w:p w14:paraId="149654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4. PRICING &amp; CERTIFICATION</w:t>
      </w:r>
    </w:p>
    <w:p w14:paraId="6631303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Base Price: EUR [X] per [kg / Tonne]</w:t>
      </w:r>
    </w:p>
    <w:p w14:paraId="081463D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Indexation / Escalation: [Fixed / CPI-indexed / Linked to Gas/Power Reference Price]</w:t>
      </w:r>
    </w:p>
    <w:p w14:paraId="1145D94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Guarantees of Origin: Seller shall transfer all environmental attributes and EU RFNBO certificates confirming ≥70% GHG lifecycle savings to Buyer alongside physical delivery.</w:t>
      </w:r>
    </w:p>
    <w:p w14:paraId="5DF8C60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5. TENOR &amp; TIMELINE</w:t>
      </w:r>
    </w:p>
    <w:p w14:paraId="2BD1B284" w14:textId="7902466A"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First Gas Date: Targeted for [Q/Year] </w:t>
      </w:r>
      <w:r w:rsidR="00A0346F" w:rsidRPr="00A0346F">
        <w:rPr>
          <w:rFonts w:ascii="Calibri Light" w:hAnsi="Calibri Light" w:cs="Calibri Light"/>
          <w:sz w:val="16"/>
          <w:szCs w:val="16"/>
        </w:rPr>
        <w:t>(no later than 5 years after signature of the grant agreement).</w:t>
      </w:r>
    </w:p>
    <w:p w14:paraId="26BA3FB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Contract Term: [10 / 12 / 15] years from First Gas Date.</w:t>
      </w:r>
    </w:p>
    <w:p w14:paraId="713B55D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6. CONDITIONS PRECEDENT (CPs)</w:t>
      </w:r>
    </w:p>
    <w:p w14:paraId="0C59DD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a) Successful grant award in [Auction Name] securing EUR [X]/kg subsidy premium.</w:t>
      </w:r>
    </w:p>
    <w:p w14:paraId="6EA36A1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b) Project reaching Final Investment Decision (FID) by [Date].</w:t>
      </w:r>
    </w:p>
    <w:p w14:paraId="71A35869" w14:textId="58133C94" w:rsidR="00DC6A2F"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c) Off-taker internal corporate/board approval by [Date].</w:t>
      </w:r>
    </w:p>
    <w:p w14:paraId="4C8F2D6E" w14:textId="77777777" w:rsidR="001002DD" w:rsidRDefault="001002DD" w:rsidP="001002DD">
      <w:pPr>
        <w:spacing w:after="70"/>
        <w:rPr>
          <w:sz w:val="18"/>
          <w:szCs w:val="18"/>
        </w:rPr>
      </w:pPr>
    </w:p>
    <w:p w14:paraId="37BB044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sidRPr="001002DD">
        <w:rPr>
          <w:b/>
          <w:bCs/>
          <w:sz w:val="18"/>
          <w:szCs w:val="18"/>
        </w:rPr>
        <w:t>GRID CONNECTION STATUS DECLARATION FORM</w:t>
      </w:r>
    </w:p>
    <w:p w14:paraId="4C70AAF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PROJECT &amp; APPLICANT DETAILS</w:t>
      </w:r>
    </w:p>
    <w:p w14:paraId="195C2A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Project Name: [Project Name]</w:t>
      </w:r>
    </w:p>
    <w:p w14:paraId="7FD3E611"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Applicant Legal Entity: [SPV Name]</w:t>
      </w:r>
    </w:p>
    <w:p w14:paraId="7F2E17E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Electrolyser Facility Location: [Address / GPS Coordinates / Cadastral Plot Number]</w:t>
      </w:r>
    </w:p>
    <w:p w14:paraId="2657F15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Relevant Grid Operator (TSO/DSO): [e.g., TenneT / Elia / Red Eléctrica / Local DSO Name]</w:t>
      </w:r>
    </w:p>
    <w:p w14:paraId="105BE47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INTERCONNECTION TECHNICAL SPECIFICATIONS</w:t>
      </w:r>
    </w:p>
    <w:p w14:paraId="3058260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Required Grid Import Capacity: [X] MWe / MVA</w:t>
      </w:r>
    </w:p>
    <w:p w14:paraId="40B6FBD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Connection Voltage Level: [High Voltage 110 kV / Extra High Voltage 220–380 kV]</w:t>
      </w:r>
    </w:p>
    <w:p w14:paraId="4DE6BF1E" w14:textId="4D00F20C"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Point of Common Coupling (PCC): [Substation Name / Grid Connection Node]</w:t>
      </w:r>
    </w:p>
    <w:p w14:paraId="283EAE1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CURRENT APPLICATION STATUS (Select highest milestone achieved &amp; attach evidence)</w:t>
      </w:r>
    </w:p>
    <w:p w14:paraId="07A9EAE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 Level 1: Formal Grid Connection Application Submitted (Ref #: ___________, Date: ________)</w:t>
      </w:r>
    </w:p>
    <w:p w14:paraId="1CA4352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 Level 2: Grid Feasibility Study / System Impact Study Approved by TSO/DSO</w:t>
      </w:r>
    </w:p>
    <w:p w14:paraId="6298896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 Level 3: Binding Grid Connection Offer Received (Capacity Reserved: ____ MW)</w:t>
      </w:r>
    </w:p>
    <w:p w14:paraId="10DB81D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 Level 4: Fully Executed Grid Connection Agreement (GCA) in Place</w:t>
      </w:r>
    </w:p>
    <w:p w14:paraId="36ED519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sidRPr="001002DD">
        <w:rPr>
          <w:b/>
          <w:bCs/>
          <w:sz w:val="18"/>
          <w:szCs w:val="18"/>
        </w:rPr>
        <w:t>KEY TIMELINE MILESTONES (CONFIRMED BY TSO/DSO CORRESPONDENCE)</w:t>
      </w:r>
    </w:p>
    <w:p w14:paraId="495FF6E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1. Estimated Date for Grid Works Completion: [Q/Year]</w:t>
      </w:r>
    </w:p>
    <w:p w14:paraId="018FEF1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2. Target Energization Date (COD): [Q/Year]</w:t>
      </w:r>
    </w:p>
    <w:p w14:paraId="1F496B3E"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sidRPr="001002DD">
        <w:rPr>
          <w:b/>
          <w:bCs/>
          <w:sz w:val="18"/>
          <w:szCs w:val="18"/>
        </w:rPr>
        <w:t>ATTACHED MANDATORY EVIDENCE DOCUMENTS:</w:t>
      </w:r>
    </w:p>
    <w:p w14:paraId="5EA3E86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1. Copy of official letter/acknowledgment from TSO/DSO confirming application receipt or connection offer.</w:t>
      </w:r>
    </w:p>
    <w:p w14:paraId="337C3B7D" w14:textId="1A47BBEB" w:rsid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2. Technical layout diagram showing Point of Interconnection (PCC).</w:t>
      </w:r>
    </w:p>
    <w:p w14:paraId="1563BBAF" w14:textId="77777777" w:rsidR="00A0346F" w:rsidRDefault="00A0346F"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p>
    <w:p w14:paraId="2EFA5843" w14:textId="77777777" w:rsidR="00A0346F" w:rsidRDefault="00A0346F" w:rsidP="00A0346F">
      <w:pPr>
        <w:pStyle w:val="Heading1"/>
        <w:keepNext/>
        <w:pageBreakBefore/>
        <w:spacing w:after="160"/>
      </w:pPr>
      <w:bookmarkStart w:id="51" w:name="_Toc241661564"/>
      <w:commentRangeStart w:id="52"/>
      <w:r>
        <w:lastRenderedPageBreak/>
        <w:t>Annex C · Glossary of GEX terms</w:t>
      </w:r>
      <w:bookmarkEnd w:id="51"/>
      <w:commentRangeEnd w:id="52"/>
      <w:r>
        <w:rPr>
          <w:rStyle w:val="CommentReference"/>
          <w:sz w:val="32"/>
          <w:szCs w:val="32"/>
        </w:rPr>
        <w:commentReference w:id="52"/>
      </w:r>
    </w:p>
    <w:p w14:paraId="5518C0E7" w14:textId="77777777" w:rsidR="00A0346F" w:rsidRDefault="00A0346F" w:rsidP="00A0346F">
      <w:pPr>
        <w:spacing w:after="120"/>
      </w:pPr>
      <w:r>
        <w:t xml:space="preserve">Terms as the GEX engine uses them, evidence rules 4.1.0. </w:t>
      </w:r>
      <w:r>
        <w:rPr>
          <w:b/>
          <w:bCs/>
          <w:color w:val="3A4A46"/>
          <w:sz w:val="18"/>
          <w:szCs w:val="18"/>
        </w:rPr>
        <w:t>[GEX]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0346F" w14:paraId="5D156EB1" w14:textId="77777777" w:rsidTr="00417B99">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1AD5175" w14:textId="77777777" w:rsidR="00A0346F" w:rsidRDefault="00A0346F" w:rsidP="00417B99">
            <w:pPr>
              <w:spacing w:after="40"/>
            </w:pPr>
            <w:r>
              <w:rPr>
                <w:b/>
                <w:bCs/>
                <w:color w:val="0D5754"/>
                <w:sz w:val="16"/>
                <w:szCs w:val="16"/>
              </w:rPr>
              <w:t>Term</w:t>
            </w:r>
          </w:p>
        </w:tc>
        <w:tc>
          <w:tcPr>
            <w:tcW w:w="70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11AD2CA" w14:textId="77777777" w:rsidR="00A0346F" w:rsidRDefault="00A0346F" w:rsidP="00417B99">
            <w:pPr>
              <w:spacing w:after="40"/>
            </w:pPr>
            <w:r>
              <w:rPr>
                <w:b/>
                <w:bCs/>
                <w:color w:val="0D5754"/>
                <w:sz w:val="16"/>
                <w:szCs w:val="16"/>
              </w:rPr>
              <w:t>Meaning in GEX</w:t>
            </w:r>
          </w:p>
        </w:tc>
      </w:tr>
      <w:tr w:rsidR="00A0346F" w14:paraId="388AB084"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4457F1" w14:textId="77777777" w:rsidR="00A0346F" w:rsidRDefault="00A0346F" w:rsidP="00417B99">
            <w:pPr>
              <w:spacing w:after="40"/>
            </w:pPr>
            <w:r>
              <w:rPr>
                <w:b/>
                <w:bCs/>
                <w:sz w:val="16"/>
                <w:szCs w:val="16"/>
              </w:rPr>
              <w:t>Gate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EE71A5" w14:textId="77777777" w:rsidR="00A0346F" w:rsidRDefault="00A0346F" w:rsidP="00417B99">
            <w:pPr>
              <w:spacing w:after="40"/>
            </w:pPr>
            <w:r>
              <w:rPr>
                <w:sz w:val="16"/>
                <w:szCs w:val="16"/>
              </w:rPr>
              <w:t>One of twelve evidence checkpoints, G0 to G11, each with one determination.</w:t>
            </w:r>
          </w:p>
        </w:tc>
      </w:tr>
      <w:tr w:rsidR="00A0346F" w14:paraId="57F06A16"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BA28F2C" w14:textId="77777777" w:rsidR="00A0346F" w:rsidRDefault="00A0346F" w:rsidP="00417B99">
            <w:pPr>
              <w:spacing w:after="40"/>
            </w:pPr>
            <w:r>
              <w:rPr>
                <w:b/>
                <w:bCs/>
                <w:sz w:val="16"/>
                <w:szCs w:val="16"/>
              </w:rPr>
              <w:t>Determination</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5B4EF1" w14:textId="77777777" w:rsidR="00A0346F" w:rsidRDefault="00A0346F" w:rsidP="00417B99">
            <w:pPr>
              <w:spacing w:after="40"/>
            </w:pPr>
            <w:r>
              <w:rPr>
                <w:sz w:val="16"/>
                <w:szCs w:val="16"/>
              </w:rPr>
              <w:t>SATISFIED, BLOCKED, INCOMPLETE or WAIVED. A gate waived by financing model counts towards the state but is never shown as satisfied by evidence.</w:t>
            </w:r>
          </w:p>
        </w:tc>
      </w:tr>
      <w:tr w:rsidR="00A0346F" w14:paraId="32ECDC37"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22B578" w14:textId="77777777" w:rsidR="00A0346F" w:rsidRDefault="00A0346F" w:rsidP="00417B99">
            <w:pPr>
              <w:spacing w:after="40"/>
            </w:pPr>
            <w:r>
              <w:rPr>
                <w:b/>
                <w:bCs/>
                <w:sz w:val="16"/>
                <w:szCs w:val="16"/>
              </w:rPr>
              <w:t>State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989083" w14:textId="77777777" w:rsidR="00A0346F" w:rsidRDefault="00A0346F" w:rsidP="00417B99">
            <w:pPr>
              <w:spacing w:after="40"/>
            </w:pPr>
            <w:r>
              <w:rPr>
                <w:sz w:val="16"/>
                <w:szCs w:val="16"/>
              </w:rPr>
              <w:t>One of nine stages, from Speculative to Refinancing eligible, reached in strict order; each names the commitment it makes possible.</w:t>
            </w:r>
          </w:p>
        </w:tc>
      </w:tr>
      <w:tr w:rsidR="00A0346F" w14:paraId="7871BC0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C8EFBD" w14:textId="77777777" w:rsidR="00A0346F" w:rsidRDefault="00A0346F" w:rsidP="00417B99">
            <w:pPr>
              <w:spacing w:after="40"/>
            </w:pPr>
            <w:r>
              <w:rPr>
                <w:b/>
                <w:bCs/>
                <w:sz w:val="16"/>
                <w:szCs w:val="16"/>
              </w:rPr>
              <w:t>Capital decision</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A203A0" w14:textId="77777777" w:rsidR="00A0346F" w:rsidRDefault="00A0346F" w:rsidP="00417B99">
            <w:pPr>
              <w:spacing w:after="40"/>
            </w:pPr>
            <w:r>
              <w:rPr>
                <w:sz w:val="16"/>
                <w:szCs w:val="16"/>
              </w:rPr>
              <w:t>The capital provider’s decision that a satisfied gate makes a project eligible for (eight types). GEX does not commit, release or draw capital.</w:t>
            </w:r>
          </w:p>
        </w:tc>
      </w:tr>
      <w:tr w:rsidR="00A0346F" w14:paraId="5CF0AB7E"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48685C" w14:textId="77777777" w:rsidR="00A0346F" w:rsidRDefault="00A0346F" w:rsidP="00417B99">
            <w:pPr>
              <w:spacing w:after="40"/>
            </w:pPr>
            <w:r>
              <w:rPr>
                <w:b/>
                <w:bCs/>
                <w:sz w:val="16"/>
                <w:szCs w:val="16"/>
              </w:rPr>
              <w:t>Financing model</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D87440" w14:textId="77777777" w:rsidR="00A0346F" w:rsidRDefault="00A0346F" w:rsidP="00417B99">
            <w:pPr>
              <w:spacing w:after="40"/>
            </w:pPr>
            <w:r>
              <w:rPr>
                <w:sz w:val="16"/>
                <w:szCs w:val="16"/>
              </w:rPr>
              <w:t>Project finance or balance sheet. Twenty-three lender-protection items, and gates G6 and G8 in full, apply only under project finance.</w:t>
            </w:r>
          </w:p>
        </w:tc>
      </w:tr>
      <w:tr w:rsidR="00A0346F" w14:paraId="47FD9D75"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EFDE83" w14:textId="77777777" w:rsidR="00A0346F" w:rsidRDefault="00A0346F" w:rsidP="00417B99">
            <w:pPr>
              <w:spacing w:after="40"/>
            </w:pPr>
            <w:r>
              <w:rPr>
                <w:b/>
                <w:bCs/>
                <w:sz w:val="16"/>
                <w:szCs w:val="16"/>
              </w:rPr>
              <w:t>Power model</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3803FB" w14:textId="77777777" w:rsidR="00A0346F" w:rsidRDefault="00A0346F" w:rsidP="00417B99">
            <w:pPr>
              <w:spacing w:after="40"/>
            </w:pPr>
            <w:r>
              <w:rPr>
                <w:sz w:val="16"/>
                <w:szCs w:val="16"/>
              </w:rPr>
              <w:t>Grid-connected, behind-the-meter or hybrid; it decides which power items apply.</w:t>
            </w:r>
          </w:p>
        </w:tc>
      </w:tr>
      <w:tr w:rsidR="00A0346F" w14:paraId="53703B7D"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8E7335" w14:textId="77777777" w:rsidR="00A0346F" w:rsidRDefault="00A0346F" w:rsidP="00417B99">
            <w:pPr>
              <w:spacing w:after="40"/>
            </w:pPr>
            <w:r>
              <w:rPr>
                <w:b/>
                <w:bCs/>
                <w:sz w:val="16"/>
                <w:szCs w:val="16"/>
              </w:rPr>
              <w:t>Evidence status</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E6B30F" w14:textId="77777777" w:rsidR="00A0346F" w:rsidRDefault="00A0346F" w:rsidP="00417B99">
            <w:pPr>
              <w:spacing w:after="40"/>
            </w:pPr>
            <w:r>
              <w:rPr>
                <w:sz w:val="16"/>
                <w:szCs w:val="16"/>
              </w:rPr>
              <w:t>Not started, in progress, submitted, under review, verified, rejected, expired or not applicable. Only verified evidence counts.</w:t>
            </w:r>
          </w:p>
        </w:tc>
      </w:tr>
      <w:tr w:rsidR="00A0346F" w14:paraId="52CB66A6"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3A6F99D" w14:textId="77777777" w:rsidR="00A0346F" w:rsidRDefault="00A0346F" w:rsidP="00417B99">
            <w:pPr>
              <w:spacing w:after="40"/>
            </w:pPr>
            <w:r>
              <w:rPr>
                <w:b/>
                <w:bCs/>
                <w:sz w:val="16"/>
                <w:szCs w:val="16"/>
              </w:rPr>
              <w:t>Verified</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C2AF4A" w14:textId="77777777" w:rsidR="00A0346F" w:rsidRDefault="00A0346F" w:rsidP="00417B99">
            <w:pPr>
              <w:spacing w:after="40"/>
            </w:pPr>
            <w:r>
              <w:rPr>
                <w:sz w:val="16"/>
                <w:szCs w:val="16"/>
              </w:rPr>
              <w:t>The document is authentic. Verification says nothing about maturity or coherence.</w:t>
            </w:r>
          </w:p>
        </w:tc>
      </w:tr>
      <w:tr w:rsidR="00A0346F" w14:paraId="30E0C78B"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02DD40E" w14:textId="77777777" w:rsidR="00A0346F" w:rsidRDefault="00A0346F" w:rsidP="00417B99">
            <w:pPr>
              <w:spacing w:after="40"/>
            </w:pPr>
            <w:r>
              <w:rPr>
                <w:b/>
                <w:bCs/>
                <w:sz w:val="16"/>
                <w:szCs w:val="16"/>
              </w:rPr>
              <w:t>Maturity</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2D108D" w14:textId="77777777" w:rsidR="00A0346F" w:rsidRDefault="00A0346F" w:rsidP="00417B99">
            <w:pPr>
              <w:spacing w:after="40"/>
            </w:pPr>
            <w:r>
              <w:rPr>
                <w:sz w:val="16"/>
                <w:szCs w:val="16"/>
              </w:rPr>
              <w:t>How far an instrument has progressed: intent (plan, letter of intent, MoU), indicative (term sheet, quotation, application submitted), agreed (agreed form, not yet signed or granted), executed (signed, bound, granted, issued or passed), effective (in force: conditions precedent satisfied, policy incepted, appeal period expired).</w:t>
            </w:r>
          </w:p>
        </w:tc>
      </w:tr>
      <w:tr w:rsidR="00A0346F" w14:paraId="6C62F961"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53DC90" w14:textId="77777777" w:rsidR="00A0346F" w:rsidRDefault="00A0346F" w:rsidP="00417B99">
            <w:pPr>
              <w:spacing w:after="40"/>
            </w:pPr>
            <w:r>
              <w:rPr>
                <w:b/>
                <w:bCs/>
                <w:sz w:val="16"/>
                <w:szCs w:val="16"/>
              </w:rPr>
              <w:t>Required maturity</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415B93" w14:textId="77777777" w:rsidR="00A0346F" w:rsidRDefault="00A0346F" w:rsidP="00417B99">
            <w:pPr>
              <w:spacing w:after="40"/>
            </w:pPr>
            <w:r>
              <w:rPr>
                <w:sz w:val="16"/>
                <w:szCs w:val="16"/>
              </w:rPr>
              <w:t>The maturity at which a verified instrument counts; 31 items carry one, and an undeclared maturity fails closed.</w:t>
            </w:r>
          </w:p>
        </w:tc>
      </w:tr>
      <w:tr w:rsidR="00A0346F" w14:paraId="3D44958D"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C05FC6B" w14:textId="77777777" w:rsidR="00A0346F" w:rsidRDefault="00A0346F" w:rsidP="00417B99">
            <w:pPr>
              <w:spacing w:after="40"/>
            </w:pPr>
            <w:r>
              <w:rPr>
                <w:b/>
                <w:bCs/>
                <w:sz w:val="16"/>
                <w:szCs w:val="16"/>
              </w:rPr>
              <w:t>Offtake level (O0–O7)</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B16A36" w14:textId="77777777" w:rsidR="00A0346F" w:rsidRDefault="00A0346F" w:rsidP="00417B99">
            <w:pPr>
              <w:spacing w:after="40"/>
            </w:pPr>
            <w:r>
              <w:rPr>
                <w:sz w:val="16"/>
                <w:szCs w:val="16"/>
              </w:rPr>
              <w:t>The offtake’s commitment, derived from its verified maturity and the offtake card (section 4.1).</w:t>
            </w:r>
          </w:p>
        </w:tc>
      </w:tr>
      <w:tr w:rsidR="00A0346F" w14:paraId="615544EC"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2A067C" w14:textId="77777777" w:rsidR="00A0346F" w:rsidRDefault="00A0346F" w:rsidP="00417B99">
            <w:pPr>
              <w:spacing w:after="40"/>
            </w:pPr>
            <w:r>
              <w:rPr>
                <w:b/>
                <w:bCs/>
                <w:sz w:val="16"/>
                <w:szCs w:val="16"/>
              </w:rPr>
              <w:t>Effective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4788BA" w14:textId="77777777" w:rsidR="00A0346F" w:rsidRDefault="00A0346F" w:rsidP="00417B99">
            <w:pPr>
              <w:spacing w:after="40"/>
            </w:pPr>
            <w:r>
              <w:rPr>
                <w:sz w:val="16"/>
                <w:szCs w:val="16"/>
              </w:rPr>
              <w:t>Conditions precedent satisfied, so obligations run. Financeable requires an effective offtake.</w:t>
            </w:r>
          </w:p>
        </w:tc>
      </w:tr>
      <w:tr w:rsidR="00A0346F" w14:paraId="4FC86AC3"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420D85" w14:textId="77777777" w:rsidR="00A0346F" w:rsidRDefault="00A0346F" w:rsidP="00417B99">
            <w:pPr>
              <w:spacing w:after="40"/>
            </w:pPr>
            <w:r>
              <w:rPr>
                <w:b/>
                <w:bCs/>
                <w:sz w:val="16"/>
                <w:szCs w:val="16"/>
              </w:rPr>
              <w:t>Offtake coverage</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0D5D7D" w14:textId="77777777" w:rsidR="00A0346F" w:rsidRDefault="00A0346F" w:rsidP="00417B99">
            <w:pPr>
              <w:spacing w:after="40"/>
            </w:pPr>
            <w:r>
              <w:rPr>
                <w:sz w:val="16"/>
                <w:szCs w:val="16"/>
              </w:rPr>
              <w:t>Contracted tonnes per year as a share of planned output, or of the EPC’s guaranteed capacity. Commercially plausible needs at least 60% under terms.</w:t>
            </w:r>
          </w:p>
        </w:tc>
      </w:tr>
      <w:tr w:rsidR="00A0346F" w14:paraId="444164B6"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6B49953" w14:textId="77777777" w:rsidR="00A0346F" w:rsidRDefault="00A0346F" w:rsidP="00417B99">
            <w:pPr>
              <w:spacing w:after="40"/>
            </w:pPr>
            <w:r>
              <w:rPr>
                <w:b/>
                <w:bCs/>
                <w:sz w:val="16"/>
                <w:szCs w:val="16"/>
              </w:rPr>
              <w:t>EPC level (E0–E6)</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6AE0DD" w14:textId="77777777" w:rsidR="00A0346F" w:rsidRDefault="00A0346F" w:rsidP="00417B99">
            <w:pPr>
              <w:spacing w:after="40"/>
            </w:pPr>
            <w:r>
              <w:rPr>
                <w:sz w:val="16"/>
                <w:szCs w:val="16"/>
              </w:rPr>
              <w:t>The EPC’s commitment, derived from verified evidence and the EPC card (section 5).</w:t>
            </w:r>
          </w:p>
        </w:tc>
      </w:tr>
      <w:tr w:rsidR="00A0346F" w14:paraId="04C1964B"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BC17F93" w14:textId="77777777" w:rsidR="00A0346F" w:rsidRDefault="00A0346F" w:rsidP="00417B99">
            <w:pPr>
              <w:spacing w:after="40"/>
            </w:pPr>
            <w:r>
              <w:rPr>
                <w:b/>
                <w:bCs/>
                <w:sz w:val="16"/>
                <w:szCs w:val="16"/>
              </w:rPr>
              <w:t>Commitment card</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47DBA1" w14:textId="77777777" w:rsidR="00A0346F" w:rsidRDefault="00A0346F" w:rsidP="00417B99">
            <w:pPr>
              <w:spacing w:after="40"/>
            </w:pPr>
            <w:r>
              <w:rPr>
                <w:sz w:val="16"/>
                <w:szCs w:val="16"/>
              </w:rPr>
              <w:t>A structured record of a commitment’s terms: offtake, EPC, schedule, supply or model.</w:t>
            </w:r>
          </w:p>
        </w:tc>
      </w:tr>
      <w:tr w:rsidR="00A0346F" w14:paraId="7C0CBD51"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AF76D1" w14:textId="77777777" w:rsidR="00A0346F" w:rsidRDefault="00A0346F" w:rsidP="00417B99">
            <w:pPr>
              <w:spacing w:after="40"/>
            </w:pPr>
            <w:r>
              <w:rPr>
                <w:b/>
                <w:bCs/>
                <w:sz w:val="16"/>
                <w:szCs w:val="16"/>
              </w:rPr>
              <w:t>Coherence check</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36DF2EA" w14:textId="77777777" w:rsidR="00A0346F" w:rsidRDefault="00A0346F" w:rsidP="00417B99">
            <w:pPr>
              <w:spacing w:after="40"/>
            </w:pPr>
            <w:r>
              <w:rPr>
                <w:sz w:val="16"/>
                <w:szCs w:val="16"/>
              </w:rPr>
              <w:t>A computed comparison of two commitments (C1–C10). PASS or FAIL decide, and a FAIL blocks the check’s gate; NOT_EVALUABLE and NOT_APPLICABLE never block and never pass.</w:t>
            </w:r>
          </w:p>
        </w:tc>
      </w:tr>
      <w:tr w:rsidR="00A0346F" w14:paraId="57F78C2B"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C7C31E" w14:textId="77777777" w:rsidR="00A0346F" w:rsidRDefault="00A0346F" w:rsidP="00417B99">
            <w:pPr>
              <w:spacing w:after="40"/>
            </w:pPr>
            <w:r>
              <w:rPr>
                <w:b/>
                <w:bCs/>
                <w:sz w:val="16"/>
                <w:szCs w:val="16"/>
              </w:rPr>
              <w:t>Trigger</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94FE95" w14:textId="77777777" w:rsidR="00A0346F" w:rsidRDefault="00A0346F" w:rsidP="00417B99">
            <w:pPr>
              <w:spacing w:after="40"/>
            </w:pPr>
            <w:r>
              <w:rPr>
                <w:sz w:val="16"/>
                <w:szCs w:val="16"/>
              </w:rPr>
              <w:t>An event after the investment decision that blocks the gates it undermines (T1–T3).</w:t>
            </w:r>
          </w:p>
        </w:tc>
      </w:tr>
      <w:tr w:rsidR="00A0346F" w14:paraId="1BDA44B9"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EC93925" w14:textId="77777777" w:rsidR="00A0346F" w:rsidRDefault="00A0346F" w:rsidP="00417B99">
            <w:pPr>
              <w:spacing w:after="40"/>
            </w:pPr>
            <w:r>
              <w:rPr>
                <w:b/>
                <w:bCs/>
                <w:sz w:val="16"/>
                <w:szCs w:val="16"/>
              </w:rPr>
              <w:t>Lens</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A20D05" w14:textId="77777777" w:rsidR="00A0346F" w:rsidRDefault="00A0346F" w:rsidP="00417B99">
            <w:pPr>
              <w:spacing w:after="40"/>
            </w:pPr>
            <w:r>
              <w:rPr>
                <w:sz w:val="16"/>
                <w:szCs w:val="16"/>
              </w:rPr>
              <w:t>What an item means to a party: Producer, Offtaker, Capital or Certifier. A view, never a score.</w:t>
            </w:r>
          </w:p>
        </w:tc>
      </w:tr>
      <w:tr w:rsidR="00A0346F" w14:paraId="0D09D32C" w14:textId="77777777" w:rsidTr="00417B99">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F8B20C3" w14:textId="77777777" w:rsidR="00A0346F" w:rsidRDefault="00A0346F" w:rsidP="00417B99">
            <w:pPr>
              <w:spacing w:after="40"/>
            </w:pPr>
            <w:r>
              <w:rPr>
                <w:b/>
                <w:bCs/>
                <w:sz w:val="16"/>
                <w:szCs w:val="16"/>
              </w:rPr>
              <w:t>Gate view</w:t>
            </w:r>
          </w:p>
        </w:tc>
        <w:tc>
          <w:tcPr>
            <w:tcW w:w="7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748B1E" w14:textId="77777777" w:rsidR="00A0346F" w:rsidRDefault="00A0346F" w:rsidP="00417B99">
            <w:pPr>
              <w:spacing w:after="40"/>
            </w:pPr>
            <w:r>
              <w:rPr>
                <w:sz w:val="16"/>
                <w:szCs w:val="16"/>
              </w:rPr>
              <w:t>The gates a party sees: producer, finance, regulator, offtaker or executive.</w:t>
            </w:r>
          </w:p>
        </w:tc>
      </w:tr>
    </w:tbl>
    <w:p w14:paraId="32923B51" w14:textId="77777777" w:rsidR="00A0346F" w:rsidRPr="00DC6A2F" w:rsidRDefault="00A0346F" w:rsidP="00A0346F">
      <w:pPr>
        <w:spacing w:after="70"/>
        <w:ind w:right="1138"/>
        <w:rPr>
          <w:sz w:val="18"/>
          <w:szCs w:val="18"/>
        </w:rPr>
      </w:pPr>
    </w:p>
    <w:sectPr w:rsidR="00A0346F" w:rsidRPr="00DC6A2F">
      <w:footerReference w:type="default" r:id="rId13"/>
      <w:pgSz w:w="12240" w:h="15840"/>
      <w:pgMar w:top="1080" w:right="144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5" w:author="Claude" w:date="2026-09-30T09:37:00Z" w:initials="C">
    <w:p w14:paraId="01E5C876" w14:textId="77777777" w:rsidR="00667D30" w:rsidRDefault="00667D30">
      <w:r>
        <w:annotationRef/>
      </w:r>
      <w:r>
        <w:rPr>
          <w:color w:val="000000"/>
          <w:sz w:val="20"/>
          <w:szCs w:val="20"/>
        </w:rPr>
        <w:t>D6: JML’s §11 rewritten from primary sources and placed before the sources. Corrections: the 60% heads-of-terms rules already applied in IF24, the auction whose winners withdrew, so they were not introduced afterwards; equity letters cover 60% of projected equity, not of total financing; the electrolyser rule is non-China, not non-EU (N3); the guarantee is 8% (B4). Removed as unverifiable: the three reasons attributed to S&amp;P, the “free options” commentary, the EY/Hyvolution claim (its report predates the withdrawals) and the “common rejection reason” column (N5). Each is logged in 03_conflict_register.md.</w:t>
      </w:r>
    </w:p>
  </w:comment>
  <w:comment w:id="48" w:author="Claude" w:date="2026-09-30T09:37:00Z" w:initials="C">
    <w:p w14:paraId="5FD902C3" w14:textId="77777777" w:rsidR="00511222" w:rsidRDefault="00511222">
      <w:r>
        <w:annotationRef/>
      </w:r>
      <w:r>
        <w:rPr>
          <w:color w:val="000000"/>
          <w:sz w:val="20"/>
          <w:szCs w:val="20"/>
        </w:rPr>
        <w:t>D7: CFO annex drawn from GREENEARTHX §4.0–4.2, without code; unsourced constants (such as account counts) left out.</w:t>
      </w:r>
    </w:p>
  </w:comment>
  <w:comment w:id="50" w:author="Claude" w:date="2026-09-30T09:37:00Z" w:initials="C">
    <w:p w14:paraId="234BE662" w14:textId="77777777" w:rsidR="00511222" w:rsidRDefault="00511222">
      <w:r>
        <w:annotationRef/>
      </w:r>
      <w:r>
        <w:rPr>
          <w:color w:val="000000"/>
          <w:sz w:val="20"/>
          <w:szCs w:val="20"/>
        </w:rPr>
        <w:t>D6/B5: templates marked illustrative, not legal advice. Checked: RFNBO ≥70% GHG saving and Delegated Regulation 2023/1184 (correct); ISO 14687 Grade D at 99.97% (correct). Corrected: entry into operation is due 5 years after grant-agreement signature, not after the award. The heads-of-terms lines now state the 60% total.</w:t>
      </w:r>
    </w:p>
  </w:comment>
  <w:comment w:id="52" w:author="Claude" w:date="2026-09-30T09:37:00Z" w:initials="C">
    <w:p w14:paraId="37113DF0" w14:textId="77777777" w:rsidR="00A0346F" w:rsidRDefault="00A0346F">
      <w:r>
        <w:annotationRef/>
      </w:r>
      <w:r>
        <w:rPr>
          <w:color w:val="000000"/>
          <w:sz w:val="20"/>
          <w:szCs w:val="20"/>
        </w:rPr>
        <w:t>Suggested by the reconciliation method: a glossary annex generated from the engine (02_glossary.md).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1E5C876" w15:done="0"/>
  <w15:commentEx w15:paraId="5FD902C3" w15:done="0"/>
  <w15:commentEx w15:paraId="234BE662" w15:done="0"/>
  <w15:commentEx w15:paraId="37113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44D62F2" w16cex:dateUtc="2026-09-30T09:37:00Z"/>
  <w16cex:commentExtensible w16cex:durableId="422644D3" w16cex:dateUtc="2026-09-30T09:37:00Z"/>
  <w16cex:commentExtensible w16cex:durableId="5D00FC14" w16cex:dateUtc="2026-09-30T09:37:00Z"/>
  <w16cex:commentExtensible w16cex:durableId="421B4679" w16cex:dateUtc="2026-09-30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1E5C876" w16cid:durableId="644D62F2"/>
  <w16cid:commentId w16cid:paraId="5FD902C3" w16cid:durableId="422644D3"/>
  <w16cid:commentId w16cid:paraId="234BE662" w16cid:durableId="5D00FC14"/>
  <w16cid:commentId w16cid:paraId="37113DF0" w16cid:durableId="421B46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89934" w14:textId="77777777" w:rsidR="00165E74" w:rsidRDefault="00165E74">
      <w:r>
        <w:separator/>
      </w:r>
    </w:p>
  </w:endnote>
  <w:endnote w:type="continuationSeparator" w:id="0">
    <w:p w14:paraId="44374E5C" w14:textId="77777777" w:rsidR="00165E74" w:rsidRDefault="00165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Next Condensed Ultra Lig">
    <w:panose1 w:val="020B0206020202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1523A" w14:textId="77777777" w:rsidR="004C453A" w:rsidRDefault="00000000">
    <w:pPr>
      <w:jc w:val="right"/>
    </w:pPr>
    <w:r>
      <w:rPr>
        <w:color w:val="6A7A76"/>
        <w:sz w:val="16"/>
        <w:szCs w:val="16"/>
      </w:rPr>
      <w:t xml:space="preserve">GreenEarthX · The Twelve Gates, Seen by Every Party · 27 Sept 2026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w:t>
    </w:r>
    <w:r>
      <w:rPr>
        <w:color w:val="6A7A7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53B24" w14:textId="77777777" w:rsidR="004C453A" w:rsidRDefault="00000000">
    <w:pPr>
      <w:jc w:val="right"/>
    </w:pPr>
    <w:r>
      <w:rPr>
        <w:color w:val="6A7A76"/>
        <w:sz w:val="16"/>
        <w:szCs w:val="16"/>
      </w:rPr>
      <w:t xml:space="preserve">GreenEarthX · The Twelve Gates, Seen by Every Party · 27 Sept 2026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17</w:t>
    </w:r>
    <w:r>
      <w:rPr>
        <w:color w:val="6A7A7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E3414" w14:textId="70084AEC" w:rsidR="004C453A" w:rsidRDefault="00000000">
    <w:pPr>
      <w:jc w:val="right"/>
    </w:pPr>
    <w:r>
      <w:rPr>
        <w:color w:val="6A7A76"/>
        <w:sz w:val="16"/>
        <w:szCs w:val="16"/>
      </w:rPr>
      <w:t xml:space="preserve">GreenEarthX · The Twelve Gates, Seen by Every Party · </w:t>
    </w:r>
    <w:r w:rsidR="00A0346F">
      <w:rPr>
        <w:color w:val="6A7A76"/>
        <w:sz w:val="16"/>
        <w:szCs w:val="16"/>
      </w:rPr>
      <w:t>21 Oct. 26</w:t>
    </w:r>
    <w:r>
      <w:rPr>
        <w:color w:val="6A7A76"/>
        <w:sz w:val="16"/>
        <w:szCs w:val="16"/>
      </w:rPr>
      <w:t xml:space="preserve">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21</w:t>
    </w:r>
    <w:r>
      <w:rPr>
        <w:color w:val="6A7A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6195A3" w14:textId="77777777" w:rsidR="00165E74" w:rsidRDefault="00165E74">
      <w:r>
        <w:separator/>
      </w:r>
    </w:p>
  </w:footnote>
  <w:footnote w:type="continuationSeparator" w:id="0">
    <w:p w14:paraId="44B6B0BF" w14:textId="77777777" w:rsidR="00165E74" w:rsidRDefault="00165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F1978"/>
    <w:multiLevelType w:val="multilevel"/>
    <w:tmpl w:val="8AF0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846CC"/>
    <w:multiLevelType w:val="multilevel"/>
    <w:tmpl w:val="8CA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17EA3"/>
    <w:multiLevelType w:val="hybridMultilevel"/>
    <w:tmpl w:val="EE106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8113C2"/>
    <w:multiLevelType w:val="hybridMultilevel"/>
    <w:tmpl w:val="3BE8A8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0D0211"/>
    <w:multiLevelType w:val="multilevel"/>
    <w:tmpl w:val="F6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36198"/>
    <w:multiLevelType w:val="multilevel"/>
    <w:tmpl w:val="939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4532A"/>
    <w:multiLevelType w:val="hybridMultilevel"/>
    <w:tmpl w:val="5C802120"/>
    <w:lvl w:ilvl="0" w:tplc="36F4829A">
      <w:start w:val="1"/>
      <w:numFmt w:val="decimal"/>
      <w:lvlText w:val="%1."/>
      <w:lvlJc w:val="left"/>
      <w:pPr>
        <w:ind w:left="400" w:hanging="300"/>
      </w:pPr>
      <w:rPr>
        <w:b/>
        <w:bCs/>
        <w:color w:val="0D5754"/>
      </w:rPr>
    </w:lvl>
    <w:lvl w:ilvl="1" w:tplc="CD245494">
      <w:numFmt w:val="decimal"/>
      <w:lvlText w:val=""/>
      <w:lvlJc w:val="left"/>
    </w:lvl>
    <w:lvl w:ilvl="2" w:tplc="0E60E7E8">
      <w:numFmt w:val="decimal"/>
      <w:lvlText w:val=""/>
      <w:lvlJc w:val="left"/>
    </w:lvl>
    <w:lvl w:ilvl="3" w:tplc="50E02392">
      <w:numFmt w:val="decimal"/>
      <w:lvlText w:val=""/>
      <w:lvlJc w:val="left"/>
    </w:lvl>
    <w:lvl w:ilvl="4" w:tplc="DC14AFA8">
      <w:numFmt w:val="decimal"/>
      <w:lvlText w:val=""/>
      <w:lvlJc w:val="left"/>
    </w:lvl>
    <w:lvl w:ilvl="5" w:tplc="71BEF7F0">
      <w:numFmt w:val="decimal"/>
      <w:lvlText w:val=""/>
      <w:lvlJc w:val="left"/>
    </w:lvl>
    <w:lvl w:ilvl="6" w:tplc="60AE8DC2">
      <w:numFmt w:val="decimal"/>
      <w:lvlText w:val=""/>
      <w:lvlJc w:val="left"/>
    </w:lvl>
    <w:lvl w:ilvl="7" w:tplc="F5DA38A2">
      <w:numFmt w:val="decimal"/>
      <w:lvlText w:val=""/>
      <w:lvlJc w:val="left"/>
    </w:lvl>
    <w:lvl w:ilvl="8" w:tplc="FFB45328">
      <w:numFmt w:val="decimal"/>
      <w:lvlText w:val=""/>
      <w:lvlJc w:val="left"/>
    </w:lvl>
  </w:abstractNum>
  <w:abstractNum w:abstractNumId="7" w15:restartNumberingAfterBreak="0">
    <w:nsid w:val="6B4B578B"/>
    <w:multiLevelType w:val="hybridMultilevel"/>
    <w:tmpl w:val="56EE3E70"/>
    <w:lvl w:ilvl="0" w:tplc="A606B192">
      <w:start w:val="1"/>
      <w:numFmt w:val="decimal"/>
      <w:lvlText w:val="%1."/>
      <w:lvlJc w:val="left"/>
      <w:pPr>
        <w:ind w:left="400" w:hanging="300"/>
      </w:pPr>
      <w:rPr>
        <w:b/>
        <w:bCs/>
        <w:color w:val="0D5754"/>
      </w:rPr>
    </w:lvl>
    <w:lvl w:ilvl="1" w:tplc="A7447346">
      <w:numFmt w:val="decimal"/>
      <w:lvlText w:val=""/>
      <w:lvlJc w:val="left"/>
    </w:lvl>
    <w:lvl w:ilvl="2" w:tplc="ADCE6622">
      <w:numFmt w:val="decimal"/>
      <w:lvlText w:val=""/>
      <w:lvlJc w:val="left"/>
    </w:lvl>
    <w:lvl w:ilvl="3" w:tplc="A5761B98">
      <w:numFmt w:val="decimal"/>
      <w:lvlText w:val=""/>
      <w:lvlJc w:val="left"/>
    </w:lvl>
    <w:lvl w:ilvl="4" w:tplc="D58C01F6">
      <w:numFmt w:val="decimal"/>
      <w:lvlText w:val=""/>
      <w:lvlJc w:val="left"/>
    </w:lvl>
    <w:lvl w:ilvl="5" w:tplc="B8CCEC4C">
      <w:numFmt w:val="decimal"/>
      <w:lvlText w:val=""/>
      <w:lvlJc w:val="left"/>
    </w:lvl>
    <w:lvl w:ilvl="6" w:tplc="D3420D06">
      <w:numFmt w:val="decimal"/>
      <w:lvlText w:val=""/>
      <w:lvlJc w:val="left"/>
    </w:lvl>
    <w:lvl w:ilvl="7" w:tplc="1186932E">
      <w:numFmt w:val="decimal"/>
      <w:lvlText w:val=""/>
      <w:lvlJc w:val="left"/>
    </w:lvl>
    <w:lvl w:ilvl="8" w:tplc="CC58D808">
      <w:numFmt w:val="decimal"/>
      <w:lvlText w:val=""/>
      <w:lvlJc w:val="left"/>
    </w:lvl>
  </w:abstractNum>
  <w:abstractNum w:abstractNumId="8" w15:restartNumberingAfterBreak="0">
    <w:nsid w:val="6C9E4A8A"/>
    <w:multiLevelType w:val="multilevel"/>
    <w:tmpl w:val="C45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91BCE"/>
    <w:multiLevelType w:val="hybridMultilevel"/>
    <w:tmpl w:val="554CC8F6"/>
    <w:lvl w:ilvl="0" w:tplc="0442B754">
      <w:start w:val="1"/>
      <w:numFmt w:val="bullet"/>
      <w:lvlText w:val="•"/>
      <w:lvlJc w:val="left"/>
      <w:pPr>
        <w:ind w:left="360" w:hanging="220"/>
      </w:pPr>
    </w:lvl>
    <w:lvl w:ilvl="1" w:tplc="08090017">
      <w:start w:val="1"/>
      <w:numFmt w:val="lowerLetter"/>
      <w:lvlText w:val="%2)"/>
      <w:lvlJc w:val="left"/>
      <w:pPr>
        <w:ind w:left="860" w:hanging="360"/>
      </w:pPr>
    </w:lvl>
    <w:lvl w:ilvl="2" w:tplc="F698D4C2">
      <w:numFmt w:val="decimal"/>
      <w:lvlText w:val=""/>
      <w:lvlJc w:val="left"/>
    </w:lvl>
    <w:lvl w:ilvl="3" w:tplc="D2F23E4C">
      <w:numFmt w:val="decimal"/>
      <w:lvlText w:val=""/>
      <w:lvlJc w:val="left"/>
    </w:lvl>
    <w:lvl w:ilvl="4" w:tplc="BEF6869E">
      <w:start w:val="1"/>
      <w:numFmt w:val="bullet"/>
      <w:lvlText w:val="–"/>
      <w:lvlJc w:val="left"/>
      <w:pPr>
        <w:ind w:left="360" w:hanging="360"/>
      </w:pPr>
    </w:lvl>
    <w:lvl w:ilvl="5" w:tplc="0EBEF0A0">
      <w:numFmt w:val="decimal"/>
      <w:lvlText w:val=""/>
      <w:lvlJc w:val="left"/>
    </w:lvl>
    <w:lvl w:ilvl="6" w:tplc="B0961A6E">
      <w:numFmt w:val="decimal"/>
      <w:lvlText w:val=""/>
      <w:lvlJc w:val="left"/>
    </w:lvl>
    <w:lvl w:ilvl="7" w:tplc="4D120B54">
      <w:numFmt w:val="decimal"/>
      <w:lvlText w:val=""/>
      <w:lvlJc w:val="left"/>
    </w:lvl>
    <w:lvl w:ilvl="8" w:tplc="E2AC97B4">
      <w:numFmt w:val="decimal"/>
      <w:lvlText w:val=""/>
      <w:lvlJc w:val="left"/>
    </w:lvl>
  </w:abstractNum>
  <w:abstractNum w:abstractNumId="10" w15:restartNumberingAfterBreak="0">
    <w:nsid w:val="7A8C2FC3"/>
    <w:multiLevelType w:val="hybridMultilevel"/>
    <w:tmpl w:val="F46A3C06"/>
    <w:lvl w:ilvl="0" w:tplc="1DF6D7C8">
      <w:start w:val="1"/>
      <w:numFmt w:val="bullet"/>
      <w:lvlText w:val="●"/>
      <w:lvlJc w:val="left"/>
      <w:pPr>
        <w:ind w:left="720" w:hanging="360"/>
      </w:pPr>
    </w:lvl>
    <w:lvl w:ilvl="1" w:tplc="BA1EB686">
      <w:start w:val="1"/>
      <w:numFmt w:val="bullet"/>
      <w:lvlText w:val="○"/>
      <w:lvlJc w:val="left"/>
      <w:pPr>
        <w:ind w:left="1440" w:hanging="360"/>
      </w:pPr>
    </w:lvl>
    <w:lvl w:ilvl="2" w:tplc="BC6029F6">
      <w:start w:val="1"/>
      <w:numFmt w:val="bullet"/>
      <w:lvlText w:val="■"/>
      <w:lvlJc w:val="left"/>
      <w:pPr>
        <w:ind w:left="2160" w:hanging="360"/>
      </w:pPr>
    </w:lvl>
    <w:lvl w:ilvl="3" w:tplc="0E6C8180">
      <w:start w:val="1"/>
      <w:numFmt w:val="bullet"/>
      <w:lvlText w:val="●"/>
      <w:lvlJc w:val="left"/>
      <w:pPr>
        <w:ind w:left="2880" w:hanging="360"/>
      </w:pPr>
    </w:lvl>
    <w:lvl w:ilvl="4" w:tplc="6BF89388">
      <w:start w:val="1"/>
      <w:numFmt w:val="bullet"/>
      <w:lvlText w:val="○"/>
      <w:lvlJc w:val="left"/>
      <w:pPr>
        <w:ind w:left="3600" w:hanging="360"/>
      </w:pPr>
    </w:lvl>
    <w:lvl w:ilvl="5" w:tplc="72F6C07E">
      <w:start w:val="1"/>
      <w:numFmt w:val="bullet"/>
      <w:lvlText w:val="■"/>
      <w:lvlJc w:val="left"/>
      <w:pPr>
        <w:ind w:left="4320" w:hanging="360"/>
      </w:pPr>
    </w:lvl>
    <w:lvl w:ilvl="6" w:tplc="27F65174">
      <w:start w:val="1"/>
      <w:numFmt w:val="bullet"/>
      <w:lvlText w:val="●"/>
      <w:lvlJc w:val="left"/>
      <w:pPr>
        <w:ind w:left="5040" w:hanging="360"/>
      </w:pPr>
    </w:lvl>
    <w:lvl w:ilvl="7" w:tplc="229C0688">
      <w:start w:val="1"/>
      <w:numFmt w:val="bullet"/>
      <w:lvlText w:val="●"/>
      <w:lvlJc w:val="left"/>
      <w:pPr>
        <w:ind w:left="5760" w:hanging="360"/>
      </w:pPr>
    </w:lvl>
    <w:lvl w:ilvl="8" w:tplc="D74C2CD2">
      <w:start w:val="1"/>
      <w:numFmt w:val="bullet"/>
      <w:lvlText w:val="●"/>
      <w:lvlJc w:val="left"/>
      <w:pPr>
        <w:ind w:left="6480" w:hanging="360"/>
      </w:pPr>
    </w:lvl>
  </w:abstractNum>
  <w:abstractNum w:abstractNumId="11" w15:restartNumberingAfterBreak="0">
    <w:nsid w:val="7D1C75AE"/>
    <w:multiLevelType w:val="multilevel"/>
    <w:tmpl w:val="BA4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87857">
    <w:abstractNumId w:val="10"/>
    <w:lvlOverride w:ilvl="0">
      <w:startOverride w:val="1"/>
    </w:lvlOverride>
  </w:num>
  <w:num w:numId="2" w16cid:durableId="778766033">
    <w:abstractNumId w:val="6"/>
    <w:lvlOverride w:ilvl="0">
      <w:startOverride w:val="1"/>
    </w:lvlOverride>
  </w:num>
  <w:num w:numId="3" w16cid:durableId="798642400">
    <w:abstractNumId w:val="9"/>
  </w:num>
  <w:num w:numId="4" w16cid:durableId="133178029">
    <w:abstractNumId w:val="7"/>
    <w:lvlOverride w:ilvl="0">
      <w:startOverride w:val="1"/>
    </w:lvlOverride>
  </w:num>
  <w:num w:numId="5" w16cid:durableId="1324821938">
    <w:abstractNumId w:val="3"/>
  </w:num>
  <w:num w:numId="6" w16cid:durableId="143621610">
    <w:abstractNumId w:val="9"/>
  </w:num>
  <w:num w:numId="7" w16cid:durableId="1063679805">
    <w:abstractNumId w:val="5"/>
  </w:num>
  <w:num w:numId="8" w16cid:durableId="156380760">
    <w:abstractNumId w:val="8"/>
  </w:num>
  <w:num w:numId="9" w16cid:durableId="1914200299">
    <w:abstractNumId w:val="0"/>
  </w:num>
  <w:num w:numId="10" w16cid:durableId="1214657350">
    <w:abstractNumId w:val="2"/>
  </w:num>
  <w:num w:numId="11" w16cid:durableId="885945621">
    <w:abstractNumId w:val="1"/>
  </w:num>
  <w:num w:numId="12" w16cid:durableId="1067415194">
    <w:abstractNumId w:val="4"/>
  </w:num>
  <w:num w:numId="13" w16cid:durableId="6353374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3A"/>
    <w:rsid w:val="00062919"/>
    <w:rsid w:val="001002DD"/>
    <w:rsid w:val="00165E74"/>
    <w:rsid w:val="0017396C"/>
    <w:rsid w:val="00247110"/>
    <w:rsid w:val="0025383A"/>
    <w:rsid w:val="002F2F57"/>
    <w:rsid w:val="00315D25"/>
    <w:rsid w:val="00337BF8"/>
    <w:rsid w:val="00337DAB"/>
    <w:rsid w:val="0037134B"/>
    <w:rsid w:val="003968FB"/>
    <w:rsid w:val="003E6A50"/>
    <w:rsid w:val="004A281D"/>
    <w:rsid w:val="004A492A"/>
    <w:rsid w:val="004C453A"/>
    <w:rsid w:val="005027AD"/>
    <w:rsid w:val="00511222"/>
    <w:rsid w:val="00536595"/>
    <w:rsid w:val="00555AAA"/>
    <w:rsid w:val="00607E0A"/>
    <w:rsid w:val="006215DA"/>
    <w:rsid w:val="00667D30"/>
    <w:rsid w:val="006B0D51"/>
    <w:rsid w:val="006B10D8"/>
    <w:rsid w:val="007003F8"/>
    <w:rsid w:val="00722BA0"/>
    <w:rsid w:val="0073098B"/>
    <w:rsid w:val="00805C22"/>
    <w:rsid w:val="0083420A"/>
    <w:rsid w:val="008A6F40"/>
    <w:rsid w:val="009556DC"/>
    <w:rsid w:val="009D3BEA"/>
    <w:rsid w:val="009D5DF5"/>
    <w:rsid w:val="00A0346F"/>
    <w:rsid w:val="00A72A6E"/>
    <w:rsid w:val="00A83973"/>
    <w:rsid w:val="00BD0760"/>
    <w:rsid w:val="00BD7694"/>
    <w:rsid w:val="00C03ED8"/>
    <w:rsid w:val="00D31758"/>
    <w:rsid w:val="00DC6A2F"/>
    <w:rsid w:val="00DD1C33"/>
    <w:rsid w:val="00DF5031"/>
    <w:rsid w:val="00E34404"/>
    <w:rsid w:val="00F71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B4FBAD"/>
  <w15:docId w15:val="{5EF006D1-BB63-7B48-8644-53736056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D1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A6E"/>
  </w:style>
  <w:style w:type="paragraph" w:styleId="Heading1">
    <w:name w:val="heading 1"/>
    <w:link w:val="Heading1Char"/>
    <w:uiPriority w:val="9"/>
    <w:qFormat/>
    <w:pPr>
      <w:outlineLvl w:val="0"/>
    </w:pPr>
    <w:rPr>
      <w:b/>
      <w:bCs/>
      <w:sz w:val="32"/>
      <w:szCs w:val="32"/>
    </w:rPr>
  </w:style>
  <w:style w:type="paragraph" w:styleId="Heading2">
    <w:name w:val="heading 2"/>
    <w:link w:val="Heading2Char"/>
    <w:uiPriority w:val="9"/>
    <w:unhideWhenUsed/>
    <w:qFormat/>
    <w:pPr>
      <w:outlineLvl w:val="1"/>
    </w:pPr>
    <w:rPr>
      <w:b/>
      <w:bCs/>
      <w:color w:val="0D575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2BA0"/>
    <w:pPr>
      <w:spacing w:before="36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722BA0"/>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722BA0"/>
    <w:pPr>
      <w:ind w:left="210"/>
    </w:pPr>
    <w:rPr>
      <w:rFonts w:asciiTheme="minorHAnsi" w:hAnsiTheme="minorHAnsi" w:cstheme="minorHAnsi"/>
      <w:sz w:val="20"/>
      <w:szCs w:val="20"/>
    </w:rPr>
  </w:style>
  <w:style w:type="paragraph" w:styleId="TOC4">
    <w:name w:val="toc 4"/>
    <w:basedOn w:val="Normal"/>
    <w:next w:val="Normal"/>
    <w:autoRedefine/>
    <w:uiPriority w:val="39"/>
    <w:unhideWhenUsed/>
    <w:rsid w:val="00722BA0"/>
    <w:pPr>
      <w:ind w:left="420"/>
    </w:pPr>
    <w:rPr>
      <w:rFonts w:asciiTheme="minorHAnsi" w:hAnsiTheme="minorHAnsi" w:cstheme="minorHAnsi"/>
      <w:sz w:val="20"/>
      <w:szCs w:val="20"/>
    </w:rPr>
  </w:style>
  <w:style w:type="paragraph" w:styleId="TOC5">
    <w:name w:val="toc 5"/>
    <w:basedOn w:val="Normal"/>
    <w:next w:val="Normal"/>
    <w:autoRedefine/>
    <w:uiPriority w:val="39"/>
    <w:unhideWhenUsed/>
    <w:rsid w:val="00722BA0"/>
    <w:pPr>
      <w:ind w:left="630"/>
    </w:pPr>
    <w:rPr>
      <w:rFonts w:asciiTheme="minorHAnsi" w:hAnsiTheme="minorHAnsi" w:cstheme="minorHAnsi"/>
      <w:sz w:val="20"/>
      <w:szCs w:val="20"/>
    </w:rPr>
  </w:style>
  <w:style w:type="paragraph" w:styleId="TOC6">
    <w:name w:val="toc 6"/>
    <w:basedOn w:val="Normal"/>
    <w:next w:val="Normal"/>
    <w:autoRedefine/>
    <w:uiPriority w:val="39"/>
    <w:unhideWhenUsed/>
    <w:rsid w:val="00722BA0"/>
    <w:pPr>
      <w:ind w:left="840"/>
    </w:pPr>
    <w:rPr>
      <w:rFonts w:asciiTheme="minorHAnsi" w:hAnsiTheme="minorHAnsi" w:cstheme="minorHAnsi"/>
      <w:sz w:val="20"/>
      <w:szCs w:val="20"/>
    </w:rPr>
  </w:style>
  <w:style w:type="paragraph" w:styleId="TOC7">
    <w:name w:val="toc 7"/>
    <w:basedOn w:val="Normal"/>
    <w:next w:val="Normal"/>
    <w:autoRedefine/>
    <w:uiPriority w:val="39"/>
    <w:unhideWhenUsed/>
    <w:rsid w:val="00722BA0"/>
    <w:pPr>
      <w:ind w:left="1050"/>
    </w:pPr>
    <w:rPr>
      <w:rFonts w:asciiTheme="minorHAnsi" w:hAnsiTheme="minorHAnsi" w:cstheme="minorHAnsi"/>
      <w:sz w:val="20"/>
      <w:szCs w:val="20"/>
    </w:rPr>
  </w:style>
  <w:style w:type="paragraph" w:styleId="TOC8">
    <w:name w:val="toc 8"/>
    <w:basedOn w:val="Normal"/>
    <w:next w:val="Normal"/>
    <w:autoRedefine/>
    <w:uiPriority w:val="39"/>
    <w:unhideWhenUsed/>
    <w:rsid w:val="00722BA0"/>
    <w:pPr>
      <w:ind w:left="1260"/>
    </w:pPr>
    <w:rPr>
      <w:rFonts w:asciiTheme="minorHAnsi" w:hAnsiTheme="minorHAnsi" w:cstheme="minorHAnsi"/>
      <w:sz w:val="20"/>
      <w:szCs w:val="20"/>
    </w:rPr>
  </w:style>
  <w:style w:type="paragraph" w:styleId="TOC9">
    <w:name w:val="toc 9"/>
    <w:basedOn w:val="Normal"/>
    <w:next w:val="Normal"/>
    <w:autoRedefine/>
    <w:uiPriority w:val="39"/>
    <w:unhideWhenUsed/>
    <w:rsid w:val="00722BA0"/>
    <w:pPr>
      <w:ind w:left="1470"/>
    </w:pPr>
    <w:rPr>
      <w:rFonts w:asciiTheme="minorHAnsi" w:hAnsiTheme="minorHAnsi" w:cstheme="minorHAnsi"/>
      <w:sz w:val="20"/>
      <w:szCs w:val="20"/>
    </w:rPr>
  </w:style>
  <w:style w:type="paragraph" w:styleId="NormalWeb">
    <w:name w:val="Normal (Web)"/>
    <w:basedOn w:val="Normal"/>
    <w:uiPriority w:val="99"/>
    <w:unhideWhenUsed/>
    <w:rsid w:val="00555AAA"/>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555AAA"/>
  </w:style>
  <w:style w:type="character" w:customStyle="1" w:styleId="Heading2Char">
    <w:name w:val="Heading 2 Char"/>
    <w:basedOn w:val="DefaultParagraphFont"/>
    <w:link w:val="Heading2"/>
    <w:uiPriority w:val="9"/>
    <w:rsid w:val="00805C22"/>
    <w:rPr>
      <w:b/>
      <w:bCs/>
      <w:color w:val="0D5754"/>
      <w:sz w:val="25"/>
      <w:szCs w:val="25"/>
    </w:rPr>
  </w:style>
  <w:style w:type="character" w:customStyle="1" w:styleId="Heading1Char">
    <w:name w:val="Heading 1 Char"/>
    <w:basedOn w:val="DefaultParagraphFont"/>
    <w:link w:val="Heading1"/>
    <w:uiPriority w:val="9"/>
    <w:rsid w:val="00511222"/>
    <w:rPr>
      <w:b/>
      <w:bCs/>
      <w:sz w:val="32"/>
      <w:szCs w:val="32"/>
    </w:rPr>
  </w:style>
  <w:style w:type="paragraph" w:styleId="Header">
    <w:name w:val="header"/>
    <w:basedOn w:val="Normal"/>
    <w:link w:val="HeaderChar"/>
    <w:uiPriority w:val="99"/>
    <w:unhideWhenUsed/>
    <w:rsid w:val="00A0346F"/>
    <w:pPr>
      <w:tabs>
        <w:tab w:val="center" w:pos="4513"/>
        <w:tab w:val="right" w:pos="9026"/>
      </w:tabs>
    </w:pPr>
  </w:style>
  <w:style w:type="character" w:customStyle="1" w:styleId="HeaderChar">
    <w:name w:val="Header Char"/>
    <w:basedOn w:val="DefaultParagraphFont"/>
    <w:link w:val="Header"/>
    <w:uiPriority w:val="99"/>
    <w:rsid w:val="00A0346F"/>
  </w:style>
  <w:style w:type="paragraph" w:styleId="Footer">
    <w:name w:val="footer"/>
    <w:basedOn w:val="Normal"/>
    <w:link w:val="FooterChar"/>
    <w:uiPriority w:val="99"/>
    <w:unhideWhenUsed/>
    <w:rsid w:val="00A0346F"/>
    <w:pPr>
      <w:tabs>
        <w:tab w:val="center" w:pos="4513"/>
        <w:tab w:val="right" w:pos="9026"/>
      </w:tabs>
    </w:pPr>
  </w:style>
  <w:style w:type="character" w:customStyle="1" w:styleId="FooterChar">
    <w:name w:val="Footer Char"/>
    <w:basedOn w:val="DefaultParagraphFont"/>
    <w:link w:val="Footer"/>
    <w:uiPriority w:val="99"/>
    <w:rsid w:val="00A0346F"/>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16227</Words>
  <Characters>94608</Characters>
  <Application>Microsoft Office Word</Application>
  <DocSecurity>0</DocSecurity>
  <Lines>2425</Lines>
  <Paragraphs>1561</Paragraphs>
  <ScaleCrop>false</ScaleCrop>
  <HeadingPairs>
    <vt:vector size="2" baseType="variant">
      <vt:variant>
        <vt:lpstr>Title</vt:lpstr>
      </vt:variant>
      <vt:variant>
        <vt:i4>1</vt:i4>
      </vt:variant>
    </vt:vector>
  </HeadingPairs>
  <TitlesOfParts>
    <vt:vector size="1" baseType="lpstr">
      <vt:lpstr>The Twelve Gates, Seen by Every Party</vt:lpstr>
    </vt:vector>
  </TitlesOfParts>
  <Company/>
  <LinksUpToDate>false</LinksUpToDate>
  <CharactersWithSpaces>109274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Gates, Seen by Every Party</dc:title>
  <dc:creator>GreenEarthX</dc:creator>
  <dc:description>Multi-stakeholder critique of the GEX Twelve Gates against 2025-2026 market evidence</dc:description>
  <cp:lastModifiedBy>jean-marie lamay</cp:lastModifiedBy>
  <cp:revision>2</cp:revision>
  <cp:lastPrinted>2026-10-21T13:46:00Z</cp:lastPrinted>
  <dcterms:created xsi:type="dcterms:W3CDTF">2026-10-22T15:56:00Z</dcterms:created>
  <dcterms:modified xsi:type="dcterms:W3CDTF">2026-10-22T15:56:00Z</dcterms:modified>
</cp:coreProperties>
</file>